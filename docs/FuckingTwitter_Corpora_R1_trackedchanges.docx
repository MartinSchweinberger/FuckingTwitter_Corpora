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973F" w14:textId="77777777" w:rsidR="00CF3C56" w:rsidRPr="00942F9A" w:rsidRDefault="03F19DB3" w:rsidP="00AA0C23">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Title: F%$# Twitter. A corpus-based analysis of vulgar language on Twitter</w:t>
      </w:r>
    </w:p>
    <w:p w14:paraId="7919FB10" w14:textId="77777777" w:rsidR="00AA0C23" w:rsidRPr="00942F9A" w:rsidRDefault="00AA0C23" w:rsidP="00AA0C23">
      <w:pPr>
        <w:spacing w:after="0"/>
        <w:rPr>
          <w:rFonts w:ascii="Times New Roman" w:eastAsia="Times New Roman" w:hAnsi="Times New Roman" w:cs="Times New Roman"/>
          <w:color w:val="000000" w:themeColor="text1"/>
        </w:rPr>
      </w:pPr>
    </w:p>
    <w:p w14:paraId="264A982F" w14:textId="3F49464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Short title:</w:t>
      </w:r>
      <w:r w:rsidRPr="00942F9A">
        <w:rPr>
          <w:rFonts w:ascii="Times New Roman" w:eastAsia="Times New Roman" w:hAnsi="Times New Roman" w:cs="Times New Roman"/>
          <w:color w:val="000000" w:themeColor="text1"/>
        </w:rPr>
        <w:t xml:space="preserve"> Vulgar language on Twitter</w:t>
      </w:r>
    </w:p>
    <w:p w14:paraId="6CAA23CF" w14:textId="4088AA5C" w:rsidR="03F19DB3" w:rsidRPr="00942F9A" w:rsidRDefault="03F19DB3" w:rsidP="00AA0C23">
      <w:pPr>
        <w:spacing w:after="0"/>
        <w:rPr>
          <w:rFonts w:ascii="Times New Roman" w:eastAsia="Times New Roman" w:hAnsi="Times New Roman" w:cs="Times New Roman"/>
          <w:color w:val="000000" w:themeColor="text1"/>
        </w:rPr>
      </w:pPr>
    </w:p>
    <w:p w14:paraId="16BD0C48" w14:textId="572AF7AF"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Authors</w:t>
      </w:r>
    </w:p>
    <w:p w14:paraId="4B40EB68" w14:textId="77777777" w:rsidR="001C7C0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Martin Schweinberger*</w:t>
      </w:r>
      <w:r w:rsidR="001C7C0D" w:rsidRPr="00942F9A">
        <w:rPr>
          <w:rFonts w:ascii="Times New Roman" w:eastAsia="Times New Roman" w:hAnsi="Times New Roman" w:cs="Times New Roman"/>
          <w:color w:val="000000" w:themeColor="text1"/>
        </w:rPr>
        <w:t xml:space="preserve"> </w:t>
      </w:r>
    </w:p>
    <w:p w14:paraId="6D8CEB63" w14:textId="72052A9E" w:rsidR="00CF3C56" w:rsidRPr="00942F9A" w:rsidRDefault="001C7C0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(corresponding author)</w:t>
      </w:r>
    </w:p>
    <w:p w14:paraId="522F2ED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7260F3A"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Address: School of Languages and Cultures, Gordon Greenwood Building, Union Road,</w:t>
      </w:r>
    </w:p>
    <w:p w14:paraId="0A232BB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 St Lucia, QLD 4072, Australia</w:t>
      </w:r>
    </w:p>
    <w:p w14:paraId="024FF674"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Phone: +61 7 3365-6374</w:t>
      </w:r>
    </w:p>
    <w:p w14:paraId="50AE68C0"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8">
        <w:r w:rsidRPr="00942F9A">
          <w:rPr>
            <w:rFonts w:ascii="Times New Roman" w:eastAsia="Times New Roman" w:hAnsi="Times New Roman" w:cs="Times New Roman"/>
            <w:color w:val="000000" w:themeColor="text1"/>
          </w:rPr>
          <w:t>m.schweinberger@uq.edu.au</w:t>
        </w:r>
      </w:hyperlink>
    </w:p>
    <w:p w14:paraId="5D2916C9" w14:textId="0FD9025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0000-0003-1923-9153</w:t>
      </w:r>
    </w:p>
    <w:p w14:paraId="1A020483" w14:textId="77777777" w:rsidR="00817787" w:rsidRPr="00942F9A" w:rsidRDefault="00817787" w:rsidP="00AA0C23">
      <w:pPr>
        <w:spacing w:after="0"/>
        <w:rPr>
          <w:rFonts w:ascii="Times New Roman" w:eastAsia="Times New Roman" w:hAnsi="Times New Roman" w:cs="Times New Roman"/>
          <w:color w:val="000000" w:themeColor="text1"/>
        </w:rPr>
      </w:pPr>
    </w:p>
    <w:p w14:paraId="0C5BF89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Mikko Laitinen</w:t>
      </w:r>
    </w:p>
    <w:p w14:paraId="3F5C449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51C14F18"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mikko.laitinen@uef.fi</w:t>
      </w:r>
    </w:p>
    <w:p w14:paraId="17383C70" w14:textId="4FF2DFC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0000-0003-3123-6932</w:t>
      </w:r>
    </w:p>
    <w:p w14:paraId="2C790B61" w14:textId="77777777" w:rsidR="00817787" w:rsidRPr="00942F9A" w:rsidRDefault="00817787" w:rsidP="00AA0C23">
      <w:pPr>
        <w:spacing w:after="0"/>
        <w:rPr>
          <w:rFonts w:ascii="Times New Roman" w:eastAsia="Times New Roman" w:hAnsi="Times New Roman" w:cs="Times New Roman"/>
          <w:color w:val="000000" w:themeColor="text1"/>
        </w:rPr>
      </w:pPr>
    </w:p>
    <w:p w14:paraId="637351A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Michael Haugh</w:t>
      </w:r>
    </w:p>
    <w:p w14:paraId="5A115481"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65E3BFF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michael.haugh@uq.edu.au</w:t>
      </w:r>
    </w:p>
    <w:p w14:paraId="6D483E2B" w14:textId="351F8521"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w:t>
      </w:r>
      <w:r w:rsidR="00E2359D" w:rsidRPr="00942F9A">
        <w:rPr>
          <w:rFonts w:ascii="Times New Roman" w:eastAsia="Times New Roman" w:hAnsi="Times New Roman" w:cs="Times New Roman"/>
          <w:color w:val="000000" w:themeColor="text1"/>
        </w:rPr>
        <w:t>0</w:t>
      </w:r>
      <w:r w:rsidRPr="00942F9A">
        <w:rPr>
          <w:rFonts w:ascii="Times New Roman" w:eastAsia="Times New Roman" w:hAnsi="Times New Roman" w:cs="Times New Roman"/>
          <w:color w:val="000000" w:themeColor="text1"/>
        </w:rPr>
        <w:t>-0003-4870-0850</w:t>
      </w:r>
    </w:p>
    <w:p w14:paraId="1D2D40F0" w14:textId="77777777" w:rsidR="00817787" w:rsidRPr="00942F9A" w:rsidRDefault="00817787" w:rsidP="00AA0C23">
      <w:pPr>
        <w:spacing w:after="0"/>
        <w:rPr>
          <w:rFonts w:ascii="Times New Roman" w:eastAsia="Times New Roman" w:hAnsi="Times New Roman" w:cs="Times New Roman"/>
          <w:color w:val="000000" w:themeColor="text1"/>
        </w:rPr>
      </w:pPr>
    </w:p>
    <w:p w14:paraId="3C4D07A8"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Paula Rautionaho</w:t>
      </w:r>
    </w:p>
    <w:p w14:paraId="2F383CBA"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67CC6CDA" w14:textId="77777777" w:rsidR="03F19DB3" w:rsidRPr="00942F9A" w:rsidRDefault="03F19DB3" w:rsidP="00AA0C23">
      <w:pPr>
        <w:spacing w:after="0"/>
        <w:rPr>
          <w:rFonts w:ascii="Times New Roman" w:eastAsia="Times New Roman" w:hAnsi="Times New Roman" w:cs="Times New Roman"/>
          <w:color w:val="000000" w:themeColor="text1"/>
        </w:rPr>
      </w:pPr>
      <w:hyperlink r:id="rId9">
        <w:r w:rsidRPr="00942F9A">
          <w:rPr>
            <w:rFonts w:ascii="Times New Roman" w:eastAsia="Times New Roman" w:hAnsi="Times New Roman" w:cs="Times New Roman"/>
            <w:color w:val="000000" w:themeColor="text1"/>
          </w:rPr>
          <w:t>paula.rautionaho@uef.fi</w:t>
        </w:r>
      </w:hyperlink>
    </w:p>
    <w:p w14:paraId="1010A0F8" w14:textId="6C0C7633" w:rsidR="03F19DB3" w:rsidRPr="00942F9A" w:rsidRDefault="00E2359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0000-0002-5239-8407</w:t>
      </w:r>
    </w:p>
    <w:p w14:paraId="486B5D12" w14:textId="77777777" w:rsidR="00E2359D" w:rsidRPr="00942F9A" w:rsidRDefault="00E2359D" w:rsidP="00AA0C23">
      <w:pPr>
        <w:spacing w:after="0"/>
        <w:rPr>
          <w:rFonts w:ascii="Times New Roman" w:eastAsia="Times New Roman" w:hAnsi="Times New Roman" w:cs="Times New Roman"/>
          <w:color w:val="000000" w:themeColor="text1"/>
        </w:rPr>
      </w:pPr>
    </w:p>
    <w:p w14:paraId="0EE4BAF5" w14:textId="15430D8B"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Masoud Fatemi</w:t>
      </w:r>
    </w:p>
    <w:p w14:paraId="0BD65DE4"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1DB92589" w14:textId="66C055AC"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rPr>
        <w:t>masoud.fatemi@uef.fi</w:t>
      </w:r>
    </w:p>
    <w:p w14:paraId="6A9E9586" w14:textId="4BE704AA" w:rsidR="03F19DB3" w:rsidRPr="00942F9A" w:rsidRDefault="00783591"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0000-0002-3000-0381</w:t>
      </w:r>
    </w:p>
    <w:p w14:paraId="2974FA81" w14:textId="77777777" w:rsidR="00783591" w:rsidRPr="00942F9A" w:rsidRDefault="00783591" w:rsidP="00AA0C23">
      <w:pPr>
        <w:spacing w:after="0"/>
        <w:rPr>
          <w:rFonts w:ascii="Times New Roman" w:eastAsia="Times New Roman" w:hAnsi="Times New Roman" w:cs="Times New Roman"/>
          <w:color w:val="000000" w:themeColor="text1"/>
        </w:rPr>
      </w:pPr>
    </w:p>
    <w:p w14:paraId="395BCD28" w14:textId="29EEAD92"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Sam Hames</w:t>
      </w:r>
    </w:p>
    <w:p w14:paraId="11DA47B5"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DFDABD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10">
        <w:r w:rsidRPr="00942F9A">
          <w:rPr>
            <w:rFonts w:ascii="Times New Roman" w:eastAsia="Times New Roman" w:hAnsi="Times New Roman" w:cs="Times New Roman"/>
            <w:color w:val="000000" w:themeColor="text1"/>
          </w:rPr>
          <w:t>sam.hames@uq.edu.au</w:t>
        </w:r>
      </w:hyperlink>
    </w:p>
    <w:p w14:paraId="07B7379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0000-0002-1824-2361</w:t>
      </w:r>
    </w:p>
    <w:p w14:paraId="1ADBA04D" w14:textId="77777777" w:rsidR="00CF3C56" w:rsidRPr="00942F9A" w:rsidRDefault="00CF3C56" w:rsidP="00AA0C23">
      <w:pPr>
        <w:spacing w:after="0"/>
        <w:rPr>
          <w:rFonts w:ascii="Times New Roman" w:eastAsia="Times New Roman" w:hAnsi="Times New Roman" w:cs="Times New Roman"/>
          <w:color w:val="000000" w:themeColor="text1"/>
        </w:rPr>
      </w:pPr>
    </w:p>
    <w:p w14:paraId="4CED7519"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Marissa Takahashi</w:t>
      </w:r>
    </w:p>
    <w:p w14:paraId="0549C8C6"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Queensland University of Technology</w:t>
      </w:r>
    </w:p>
    <w:p w14:paraId="0CFE7BB3"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marissa.takahashi@qut.edu.au</w:t>
      </w:r>
    </w:p>
    <w:p w14:paraId="4CA15A26" w14:textId="20DB1983" w:rsidR="03F19DB3" w:rsidRPr="00942F9A" w:rsidRDefault="006228E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0000-0002-6695-7660</w:t>
      </w:r>
    </w:p>
    <w:p w14:paraId="29646629" w14:textId="3178B5CD" w:rsidR="002B298C"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lastRenderedPageBreak/>
        <w:t>Word</w:t>
      </w:r>
      <w:r w:rsidR="00AA0C23" w:rsidRPr="00942F9A">
        <w:rPr>
          <w:rFonts w:ascii="Times New Roman" w:eastAsia="Times New Roman" w:hAnsi="Times New Roman" w:cs="Times New Roman"/>
          <w:b/>
          <w:bCs/>
          <w:color w:val="000000" w:themeColor="text1"/>
        </w:rPr>
        <w:t xml:space="preserve"> count</w:t>
      </w:r>
      <w:r w:rsidR="00E61EA0" w:rsidRPr="00942F9A">
        <w:rPr>
          <w:rFonts w:ascii="Times New Roman" w:eastAsia="Times New Roman" w:hAnsi="Times New Roman" w:cs="Times New Roman"/>
          <w:color w:val="000000" w:themeColor="text1"/>
        </w:rPr>
        <w:t xml:space="preserve"> </w:t>
      </w:r>
      <w:r w:rsidR="00A4368D" w:rsidRPr="00942F9A">
        <w:rPr>
          <w:rFonts w:ascii="Times New Roman" w:eastAsia="Times New Roman" w:hAnsi="Times New Roman" w:cs="Times New Roman"/>
          <w:color w:val="000000" w:themeColor="text1"/>
        </w:rPr>
        <w:t xml:space="preserve">(excluding </w:t>
      </w:r>
      <w:r w:rsidR="00E61EA0" w:rsidRPr="00942F9A">
        <w:rPr>
          <w:rFonts w:ascii="Times New Roman" w:eastAsia="Times New Roman" w:hAnsi="Times New Roman" w:cs="Times New Roman"/>
          <w:color w:val="000000" w:themeColor="text1"/>
        </w:rPr>
        <w:t>title page</w:t>
      </w:r>
      <w:ins w:id="0" w:author="Author">
        <w:r w:rsidR="00C10570">
          <w:rPr>
            <w:rFonts w:ascii="Times New Roman" w:eastAsia="Times New Roman" w:hAnsi="Times New Roman" w:cs="Times New Roman"/>
            <w:color w:val="000000" w:themeColor="text1"/>
          </w:rPr>
          <w:t xml:space="preserve"> and Appendix</w:t>
        </w:r>
      </w:ins>
      <w:r w:rsidR="00A4368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p>
    <w:p w14:paraId="2B3CD74B" w14:textId="43EFC6A8" w:rsidR="00FD780E" w:rsidRPr="00942F9A" w:rsidRDefault="00226D44" w:rsidP="00AA0C23">
      <w:pPr>
        <w:spacing w:after="0"/>
        <w:rPr>
          <w:rFonts w:ascii="Times New Roman" w:eastAsia="Times New Roman" w:hAnsi="Times New Roman" w:cs="Times New Roman"/>
          <w:color w:val="000000" w:themeColor="text1"/>
        </w:rPr>
      </w:pPr>
      <w:del w:id="1" w:author="Author">
        <w:r w:rsidRPr="00942F9A">
          <w:rPr>
            <w:rFonts w:ascii="Times New Roman" w:eastAsia="Times New Roman" w:hAnsi="Times New Roman" w:cs="Times New Roman"/>
            <w:color w:val="000000" w:themeColor="text1"/>
          </w:rPr>
          <w:delText>9,</w:delText>
        </w:r>
        <w:r w:rsidR="002B298C" w:rsidRPr="00942F9A">
          <w:rPr>
            <w:rFonts w:ascii="Times New Roman" w:eastAsia="Times New Roman" w:hAnsi="Times New Roman" w:cs="Times New Roman"/>
            <w:color w:val="000000" w:themeColor="text1"/>
          </w:rPr>
          <w:delText>7</w:delText>
        </w:r>
        <w:r w:rsidR="00D44F14" w:rsidRPr="00942F9A">
          <w:rPr>
            <w:rFonts w:ascii="Times New Roman" w:eastAsia="Times New Roman" w:hAnsi="Times New Roman" w:cs="Times New Roman"/>
            <w:color w:val="000000" w:themeColor="text1"/>
          </w:rPr>
          <w:delText>36</w:delText>
        </w:r>
      </w:del>
      <w:ins w:id="2" w:author="Author">
        <w:r w:rsidR="00C10570">
          <w:rPr>
            <w:rFonts w:ascii="Times New Roman" w:eastAsia="Times New Roman" w:hAnsi="Times New Roman" w:cs="Times New Roman"/>
            <w:color w:val="000000" w:themeColor="text1"/>
          </w:rPr>
          <w:t>12,447</w:t>
        </w:r>
      </w:ins>
      <w:r w:rsidR="006E02D1" w:rsidRPr="00942F9A">
        <w:rPr>
          <w:rFonts w:ascii="Times New Roman" w:eastAsia="Times New Roman" w:hAnsi="Times New Roman" w:cs="Times New Roman"/>
          <w:color w:val="000000" w:themeColor="text1"/>
        </w:rPr>
        <w:t xml:space="preserve"> words</w:t>
      </w:r>
    </w:p>
    <w:p w14:paraId="79BF1F20" w14:textId="77777777" w:rsidR="006228E7" w:rsidRPr="00942F9A" w:rsidRDefault="006228E7" w:rsidP="00AA0C23">
      <w:pPr>
        <w:spacing w:after="0"/>
        <w:rPr>
          <w:rFonts w:ascii="Times New Roman" w:eastAsia="Times New Roman" w:hAnsi="Times New Roman" w:cs="Times New Roman"/>
          <w:color w:val="000000" w:themeColor="text1"/>
        </w:rPr>
      </w:pPr>
    </w:p>
    <w:p w14:paraId="1EC1C002" w14:textId="106E7D0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Acknowledgements</w:t>
      </w:r>
    </w:p>
    <w:p w14:paraId="09EFBE8F" w14:textId="5ABEACE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study is part of a collaborative project that has received seed funding from the University of Queensland Centre for Digital Cultures and Societies and the Language Data Commons of Australia (LDaCA). The Language Data Commons of Australia has received </w:t>
      </w:r>
      <w:ins w:id="3" w:author="Author">
        <w:r w:rsidR="00804554">
          <w:rPr>
            <w:rFonts w:ascii="Times New Roman" w:eastAsia="Times New Roman" w:hAnsi="Times New Roman" w:cs="Times New Roman"/>
            <w:color w:val="000000" w:themeColor="text1"/>
          </w:rPr>
          <w:t>co-</w:t>
        </w:r>
      </w:ins>
      <w:r w:rsidRPr="00942F9A">
        <w:rPr>
          <w:rFonts w:ascii="Times New Roman" w:eastAsia="Times New Roman" w:hAnsi="Times New Roman" w:cs="Times New Roman"/>
          <w:color w:val="000000" w:themeColor="text1"/>
        </w:rPr>
        <w:t>investment from the Australian Research Data Commons (ARDC) (</w:t>
      </w:r>
      <w:hyperlink r:id="rId11">
        <w:r w:rsidRPr="00942F9A">
          <w:rPr>
            <w:rStyle w:val="Hyperlink"/>
            <w:rFonts w:ascii="Times New Roman" w:eastAsia="Times New Roman" w:hAnsi="Times New Roman" w:cs="Times New Roman"/>
          </w:rPr>
          <w:t>https://doi.org/10.3565/kq2v-9g52</w:t>
        </w:r>
      </w:hyperlink>
      <w:r w:rsidRPr="00942F9A">
        <w:rPr>
          <w:rFonts w:ascii="Times New Roman" w:eastAsia="Times New Roman" w:hAnsi="Times New Roman" w:cs="Times New Roman"/>
          <w:color w:val="000000" w:themeColor="text1"/>
        </w:rPr>
        <w:t xml:space="preserve">), which is funded by the National Collaborative Research Infrastructure Strategy (NCRIS). The UEF researchers have also been supported through funding from the European Union, including NextGenerationEU instrument, as well as funding from the Research Council of Finland for the FIN-CLARIAH national digital humanities infrastructure (FIRI grant numbers 345640, 358725, 367757) and the COMET Academy project (364048). </w:t>
      </w:r>
    </w:p>
    <w:p w14:paraId="08953A5C" w14:textId="77777777" w:rsidR="00745214" w:rsidRPr="00942F9A" w:rsidRDefault="00745214" w:rsidP="00AA0C23">
      <w:pPr>
        <w:spacing w:after="0"/>
        <w:rPr>
          <w:rFonts w:ascii="Times New Roman" w:eastAsia="Times New Roman" w:hAnsi="Times New Roman" w:cs="Times New Roman"/>
          <w:color w:val="000000" w:themeColor="text1"/>
        </w:rPr>
      </w:pPr>
    </w:p>
    <w:p w14:paraId="70D100BF" w14:textId="77777777" w:rsidR="00ED4CED" w:rsidRPr="00942F9A" w:rsidRDefault="03F19DB3" w:rsidP="00AA0C23">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Statements and declarations</w:t>
      </w:r>
    </w:p>
    <w:p w14:paraId="1D168691"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Ethical considerations</w:t>
      </w:r>
    </w:p>
    <w:p w14:paraId="043520CD"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Ethics approval to undertake this data collection was granted by the Faculty of Humanities, Arts and Social Sciences LNR Ethics Committee at the University of Queensland (2022/HE001069).</w:t>
      </w:r>
    </w:p>
    <w:p w14:paraId="05380DD3" w14:textId="77777777" w:rsidR="00ED4CED" w:rsidRPr="00942F9A" w:rsidRDefault="00ED4CED" w:rsidP="00AA0C23">
      <w:pPr>
        <w:spacing w:after="0"/>
        <w:rPr>
          <w:rFonts w:ascii="Times New Roman" w:eastAsia="Times New Roman" w:hAnsi="Times New Roman" w:cs="Times New Roman"/>
          <w:color w:val="000000" w:themeColor="text1"/>
        </w:rPr>
      </w:pPr>
    </w:p>
    <w:p w14:paraId="527717B7"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Declaration of conflicting interest</w:t>
      </w:r>
    </w:p>
    <w:p w14:paraId="3DD5ACEF"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authors have no conflicts to declare.</w:t>
      </w:r>
    </w:p>
    <w:p w14:paraId="5A2B20C8" w14:textId="77777777" w:rsidR="001C7C0D" w:rsidRPr="00942F9A" w:rsidRDefault="001C7C0D" w:rsidP="00AA0C23">
      <w:pPr>
        <w:spacing w:after="0"/>
        <w:rPr>
          <w:rFonts w:ascii="Times New Roman" w:eastAsia="Times New Roman" w:hAnsi="Times New Roman" w:cs="Times New Roman"/>
          <w:color w:val="000000" w:themeColor="text1"/>
        </w:rPr>
      </w:pPr>
    </w:p>
    <w:p w14:paraId="736D828A" w14:textId="35371E4D" w:rsidR="00FA382B" w:rsidRPr="00942F9A" w:rsidRDefault="00FA382B"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Use of AI</w:t>
      </w:r>
    </w:p>
    <w:p w14:paraId="69F34717" w14:textId="526975D6" w:rsidR="00FA382B" w:rsidRPr="00942F9A" w:rsidRDefault="00FA382B"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In the preparation of this manuscript, the authors used ChatGPT, an AI-assisted tool developed by OpenAI, to improve the style and readability of the text. The content and interpretations of the work are solely our own, and the AI was used </w:t>
      </w:r>
      <w:r w:rsidR="00581304" w:rsidRPr="00942F9A">
        <w:rPr>
          <w:rFonts w:ascii="Times New Roman" w:hAnsi="Times New Roman" w:cs="Times New Roman"/>
          <w:color w:val="000000" w:themeColor="text1"/>
        </w:rPr>
        <w:t>only</w:t>
      </w:r>
      <w:r w:rsidRPr="00942F9A">
        <w:rPr>
          <w:rFonts w:ascii="Times New Roman" w:hAnsi="Times New Roman" w:cs="Times New Roman"/>
          <w:color w:val="000000" w:themeColor="text1"/>
        </w:rPr>
        <w:t xml:space="preserve"> for enhancing </w:t>
      </w:r>
      <w:r w:rsidR="00581304" w:rsidRPr="00942F9A">
        <w:rPr>
          <w:rFonts w:ascii="Times New Roman" w:hAnsi="Times New Roman" w:cs="Times New Roman"/>
          <w:color w:val="000000" w:themeColor="text1"/>
        </w:rPr>
        <w:t xml:space="preserve">the </w:t>
      </w:r>
      <w:r w:rsidRPr="00942F9A">
        <w:rPr>
          <w:rFonts w:ascii="Times New Roman" w:hAnsi="Times New Roman" w:cs="Times New Roman"/>
          <w:color w:val="000000" w:themeColor="text1"/>
        </w:rPr>
        <w:t>clarity and coherence</w:t>
      </w:r>
      <w:r w:rsidR="00581304" w:rsidRPr="00942F9A">
        <w:rPr>
          <w:rFonts w:ascii="Times New Roman" w:hAnsi="Times New Roman" w:cs="Times New Roman"/>
          <w:color w:val="000000" w:themeColor="text1"/>
        </w:rPr>
        <w:t xml:space="preserve"> of text drafted by the authors</w:t>
      </w:r>
      <w:r w:rsidRPr="00942F9A">
        <w:rPr>
          <w:rFonts w:ascii="Times New Roman" w:hAnsi="Times New Roman" w:cs="Times New Roman"/>
          <w:color w:val="000000" w:themeColor="text1"/>
        </w:rPr>
        <w:t>. No AI technology was used in the development of the research methodology, data analysis, or conclusions. This statement is provided in compliance with the publisher’s guidelines on transparency in the use of AI-assisted technologies.</w:t>
      </w:r>
    </w:p>
    <w:p w14:paraId="170B518A" w14:textId="77777777" w:rsidR="00FA382B" w:rsidRPr="00942F9A" w:rsidRDefault="00FA382B" w:rsidP="00AA0C23">
      <w:pPr>
        <w:spacing w:after="0"/>
        <w:rPr>
          <w:rFonts w:ascii="Times New Roman" w:eastAsia="Times New Roman" w:hAnsi="Times New Roman" w:cs="Times New Roman"/>
          <w:color w:val="000000" w:themeColor="text1"/>
        </w:rPr>
      </w:pPr>
    </w:p>
    <w:p w14:paraId="4C41086B"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Data availability statement</w:t>
      </w:r>
    </w:p>
    <w:p w14:paraId="75ECC131" w14:textId="623BBDCB"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Workflow scripts used to process data are available </w:t>
      </w:r>
      <w:r w:rsidR="000E3812" w:rsidRPr="00942F9A">
        <w:rPr>
          <w:rFonts w:ascii="Times New Roman" w:eastAsia="Times New Roman" w:hAnsi="Times New Roman" w:cs="Times New Roman"/>
          <w:color w:val="000000" w:themeColor="text1"/>
        </w:rPr>
        <w:t>on request from the authors</w:t>
      </w:r>
      <w:r w:rsidRPr="00942F9A">
        <w:rPr>
          <w:rFonts w:ascii="Times New Roman" w:eastAsia="Times New Roman" w:hAnsi="Times New Roman" w:cs="Times New Roman"/>
          <w:color w:val="000000" w:themeColor="text1"/>
        </w:rPr>
        <w:t>.</w:t>
      </w:r>
    </w:p>
    <w:p w14:paraId="086247FF" w14:textId="77777777" w:rsidR="00AA0C23" w:rsidRPr="00942F9A" w:rsidRDefault="00AA0C23" w:rsidP="00AA0C23">
      <w:pPr>
        <w:spacing w:after="0"/>
        <w:rPr>
          <w:rFonts w:ascii="Times New Roman" w:eastAsia="Times New Roman" w:hAnsi="Times New Roman" w:cs="Times New Roman"/>
          <w:color w:val="000000" w:themeColor="text1"/>
        </w:rPr>
      </w:pPr>
    </w:p>
    <w:p w14:paraId="1B1493FA" w14:textId="77777777" w:rsidR="00817787" w:rsidRPr="00942F9A" w:rsidRDefault="0081778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br w:type="page"/>
      </w:r>
    </w:p>
    <w:p w14:paraId="35BE7ECA" w14:textId="77777777" w:rsidR="00EC34DF" w:rsidRPr="00942F9A" w:rsidRDefault="03F19DB3" w:rsidP="00EC34DF">
      <w:pPr>
        <w:pStyle w:val="Title"/>
        <w:spacing w:after="0"/>
        <w:jc w:val="center"/>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lastRenderedPageBreak/>
        <w:t>F%$# Twitter. A corpus-based analysis of vulgar language on Twitte</w:t>
      </w:r>
      <w:r w:rsidR="00EC34DF" w:rsidRPr="00942F9A">
        <w:rPr>
          <w:rFonts w:ascii="Times New Roman" w:eastAsia="Times New Roman" w:hAnsi="Times New Roman" w:cs="Times New Roman"/>
          <w:b/>
          <w:bCs/>
          <w:color w:val="000000" w:themeColor="text1"/>
          <w:sz w:val="24"/>
          <w:szCs w:val="24"/>
        </w:rPr>
        <w:t>r</w:t>
      </w:r>
    </w:p>
    <w:p w14:paraId="392F9F06" w14:textId="77777777" w:rsidR="00EC34DF" w:rsidRPr="00942F9A" w:rsidRDefault="00EC34DF" w:rsidP="00EC34DF">
      <w:pPr>
        <w:pStyle w:val="Title"/>
        <w:spacing w:after="0"/>
        <w:rPr>
          <w:rFonts w:ascii="Times New Roman" w:eastAsia="Times New Roman" w:hAnsi="Times New Roman" w:cs="Times New Roman"/>
          <w:color w:val="000000" w:themeColor="text1"/>
          <w:sz w:val="24"/>
          <w:szCs w:val="24"/>
        </w:rPr>
      </w:pPr>
    </w:p>
    <w:p w14:paraId="6A09F669"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Abstract</w:t>
      </w:r>
    </w:p>
    <w:p w14:paraId="1B3F0AFD"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study investigates the use of vulgar language on Twitter in the United States, the United Kingdom, and Australia. Using a large dataset of Twitter posts specifically compiled to be comparable, we analyse the frequency, distribution, and context of vulgar language, exploring how factors such as region, time of day, and topic influence swearing behaviours. Our findings show that vulgarity is more prevalent in the United States compared with both the UK and Australia. And while the results show that a significant proportion of users engage with vulgarity, only a small percentage of tweets contain offensive language. The most used vulgar terms include forms of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online acronyms like </w:t>
      </w:r>
      <w:r w:rsidRPr="00942F9A">
        <w:rPr>
          <w:rFonts w:ascii="Times New Roman" w:eastAsia="Times New Roman" w:hAnsi="Times New Roman" w:cs="Times New Roman"/>
          <w:i/>
          <w:iCs/>
          <w:color w:val="000000" w:themeColor="text1"/>
        </w:rPr>
        <w:t>lmao</w:t>
      </w:r>
      <w:r w:rsidRPr="00942F9A">
        <w:rPr>
          <w:rFonts w:ascii="Times New Roman" w:eastAsia="Times New Roman" w:hAnsi="Times New Roman" w:cs="Times New Roman"/>
          <w:color w:val="000000" w:themeColor="text1"/>
        </w:rPr>
        <w:t xml:space="preserve">, and words like </w:t>
      </w:r>
      <w:r w:rsidRPr="00942F9A">
        <w:rPr>
          <w:rFonts w:ascii="Times New Roman" w:eastAsia="Times New Roman" w:hAnsi="Times New Roman" w:cs="Times New Roman"/>
          <w:i/>
          <w:iCs/>
          <w:color w:val="000000" w:themeColor="text1"/>
        </w:rPr>
        <w:t>damn</w:t>
      </w:r>
      <w:r w:rsidRPr="00942F9A">
        <w:rPr>
          <w:rFonts w:ascii="Times New Roman" w:eastAsia="Times New Roman" w:hAnsi="Times New Roman" w:cs="Times New Roman"/>
          <w:color w:val="000000" w:themeColor="text1"/>
        </w:rPr>
        <w:t xml:space="preserve">, and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Regionally, US users exhibit a preference for online-specific vulgarities, while UK and Australian users favour terms traditionally associated with British English. Analysis of usage patterns reveals that vulgarity tends to peak in the evening, with notable fluctuations around midnight, suggesting a link between mood and time of day. Additionally, vulgarity is notably avoided in topics like crime and unemployment by users from the United States but is common in tweets around these topics by users from the United Kingdom. A Boruta analysis indicates that factors such as the size of a user’s social network (followers and following) and tweet characteristics (reply vs. original tweet) are significant predictors of vulgarity use. This study contributes to understanding the social and regional nuances of online vulgarity, offering new insights into the role of language in digital communication.</w:t>
      </w:r>
    </w:p>
    <w:p w14:paraId="5C955484" w14:textId="77777777" w:rsidR="00A4368D" w:rsidRPr="00942F9A" w:rsidRDefault="00A4368D" w:rsidP="00A4368D">
      <w:pPr>
        <w:spacing w:after="0"/>
        <w:rPr>
          <w:rFonts w:ascii="Times New Roman" w:eastAsia="Times New Roman" w:hAnsi="Times New Roman" w:cs="Times New Roman"/>
          <w:color w:val="000000" w:themeColor="text1"/>
        </w:rPr>
      </w:pPr>
    </w:p>
    <w:p w14:paraId="67D8262A"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Keywords</w:t>
      </w:r>
      <w:r w:rsidRPr="00942F9A">
        <w:rPr>
          <w:rFonts w:ascii="Times New Roman" w:eastAsia="Times New Roman" w:hAnsi="Times New Roman" w:cs="Times New Roman"/>
          <w:color w:val="000000" w:themeColor="text1"/>
        </w:rPr>
        <w:t>: swearing, vulgar language, variation, Englishes (Australian, American, British), social media corpora, Twitter</w:t>
      </w:r>
    </w:p>
    <w:p w14:paraId="6A3D0DC5" w14:textId="77777777" w:rsidR="00A4368D" w:rsidRPr="00942F9A" w:rsidRDefault="00A4368D" w:rsidP="00A4368D">
      <w:pPr>
        <w:spacing w:after="0"/>
        <w:rPr>
          <w:rFonts w:ascii="Times New Roman" w:eastAsia="Times New Roman" w:hAnsi="Times New Roman" w:cs="Times New Roman"/>
          <w:color w:val="000000" w:themeColor="text1"/>
        </w:rPr>
      </w:pPr>
    </w:p>
    <w:p w14:paraId="14B7C01C" w14:textId="6812ED89" w:rsidR="00CF3C56" w:rsidRPr="00942F9A" w:rsidRDefault="03F19DB3" w:rsidP="00EC34DF">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1. Introduction</w:t>
      </w:r>
    </w:p>
    <w:p w14:paraId="53A032F5" w14:textId="336CBF85" w:rsidR="00B34829" w:rsidRPr="00942F9A" w:rsidRDefault="03F19DB3" w:rsidP="004B6B2B">
      <w:pPr>
        <w:spacing w:after="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use of vulgar </w:t>
      </w:r>
      <w:r w:rsidR="00821CA1" w:rsidRPr="00942F9A">
        <w:rPr>
          <w:rFonts w:ascii="Times New Roman" w:eastAsia="Times New Roman" w:hAnsi="Times New Roman" w:cs="Times New Roman"/>
          <w:color w:val="000000" w:themeColor="text1"/>
        </w:rPr>
        <w:t xml:space="preserve">or taboo </w:t>
      </w:r>
      <w:r w:rsidRPr="00942F9A">
        <w:rPr>
          <w:rFonts w:ascii="Times New Roman" w:eastAsia="Times New Roman" w:hAnsi="Times New Roman" w:cs="Times New Roman"/>
          <w:color w:val="000000" w:themeColor="text1"/>
        </w:rPr>
        <w:t xml:space="preserve">language </w:t>
      </w:r>
      <w:r w:rsidR="00517798" w:rsidRPr="00942F9A">
        <w:rPr>
          <w:rFonts w:ascii="Times New Roman" w:eastAsia="Times New Roman" w:hAnsi="Times New Roman" w:cs="Times New Roman"/>
          <w:color w:val="000000" w:themeColor="text1"/>
        </w:rPr>
        <w:t>has been found</w:t>
      </w:r>
      <w:r w:rsidR="00EA691E" w:rsidRPr="00942F9A">
        <w:rPr>
          <w:rFonts w:ascii="Times New Roman" w:eastAsia="Times New Roman" w:hAnsi="Times New Roman" w:cs="Times New Roman"/>
          <w:color w:val="000000" w:themeColor="text1"/>
        </w:rPr>
        <w:t xml:space="preserve"> t</w:t>
      </w:r>
      <w:r w:rsidRPr="00942F9A">
        <w:rPr>
          <w:rFonts w:ascii="Times New Roman" w:eastAsia="Times New Roman" w:hAnsi="Times New Roman" w:cs="Times New Roman"/>
          <w:color w:val="000000" w:themeColor="text1"/>
        </w:rPr>
        <w:t>o be a near universal across the world’s cultures and societies</w:t>
      </w:r>
      <w:del w:id="4" w:author="Author">
        <w:r w:rsidR="00EA691E" w:rsidRPr="00942F9A">
          <w:rPr>
            <w:rFonts w:ascii="Times New Roman" w:eastAsia="Times New Roman" w:hAnsi="Times New Roman" w:cs="Times New Roman"/>
            <w:color w:val="000000" w:themeColor="text1"/>
          </w:rPr>
          <w:delText>.</w:delText>
        </w:r>
      </w:del>
      <w:ins w:id="5" w:author="Author">
        <w:r w:rsidR="007D58E9">
          <w:rPr>
            <w:rFonts w:ascii="Times New Roman" w:eastAsia="Times New Roman" w:hAnsi="Times New Roman" w:cs="Times New Roman"/>
            <w:color w:val="000000" w:themeColor="text1"/>
          </w:rPr>
          <w:t xml:space="preserve"> (</w:t>
        </w:r>
        <w:r w:rsidR="007D58E9" w:rsidRPr="007D58E9">
          <w:rPr>
            <w:rFonts w:ascii="Times New Roman" w:eastAsia="Times New Roman" w:hAnsi="Times New Roman" w:cs="Times New Roman"/>
            <w:color w:val="000000" w:themeColor="text1"/>
          </w:rPr>
          <w:t>Montagu</w:t>
        </w:r>
        <w:r w:rsidR="007D58E9">
          <w:rPr>
            <w:rFonts w:ascii="Times New Roman" w:eastAsia="Times New Roman" w:hAnsi="Times New Roman" w:cs="Times New Roman"/>
            <w:color w:val="000000" w:themeColor="text1"/>
          </w:rPr>
          <w:t>, 1967)</w:t>
        </w:r>
        <w:r w:rsidR="00EA691E" w:rsidRPr="00942F9A">
          <w:rPr>
            <w:rFonts w:ascii="Times New Roman" w:eastAsia="Times New Roman" w:hAnsi="Times New Roman" w:cs="Times New Roman"/>
            <w:color w:val="000000" w:themeColor="text1"/>
          </w:rPr>
          <w:t>.</w:t>
        </w:r>
      </w:ins>
      <w:r w:rsidR="00EA691E"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Humans use vulgar forms of language from</w:t>
      </w:r>
      <w:r w:rsidR="00AA5BA6" w:rsidRPr="00942F9A">
        <w:rPr>
          <w:rFonts w:ascii="Times New Roman" w:eastAsia="Times New Roman" w:hAnsi="Times New Roman" w:cs="Times New Roman"/>
          <w:color w:val="000000" w:themeColor="text1"/>
        </w:rPr>
        <w:t xml:space="preserve"> almost </w:t>
      </w:r>
      <w:r w:rsidR="00C55B84" w:rsidRPr="00942F9A">
        <w:rPr>
          <w:rFonts w:ascii="Times New Roman" w:eastAsia="Times New Roman" w:hAnsi="Times New Roman" w:cs="Times New Roman"/>
          <w:color w:val="000000" w:themeColor="text1"/>
        </w:rPr>
        <w:t>the</w:t>
      </w:r>
      <w:r w:rsidR="00AA5BA6" w:rsidRPr="00942F9A">
        <w:rPr>
          <w:rFonts w:ascii="Times New Roman" w:eastAsia="Times New Roman" w:hAnsi="Times New Roman" w:cs="Times New Roman"/>
          <w:color w:val="000000" w:themeColor="text1"/>
        </w:rPr>
        <w:t xml:space="preserve"> time </w:t>
      </w:r>
      <w:r w:rsidR="003B7403" w:rsidRPr="00942F9A">
        <w:rPr>
          <w:rFonts w:ascii="Times New Roman" w:eastAsia="Times New Roman" w:hAnsi="Times New Roman" w:cs="Times New Roman"/>
          <w:color w:val="000000" w:themeColor="text1"/>
        </w:rPr>
        <w:t xml:space="preserve">they start producing language (Jay </w:t>
      </w:r>
      <w:r w:rsidR="00AA5BA6" w:rsidRPr="00942F9A">
        <w:rPr>
          <w:rFonts w:ascii="Times New Roman" w:eastAsia="Times New Roman" w:hAnsi="Times New Roman" w:cs="Times New Roman"/>
          <w:color w:val="000000" w:themeColor="text1"/>
        </w:rPr>
        <w:t>and</w:t>
      </w:r>
      <w:r w:rsidR="003B7403" w:rsidRPr="00942F9A">
        <w:rPr>
          <w:rFonts w:ascii="Times New Roman" w:eastAsia="Times New Roman" w:hAnsi="Times New Roman" w:cs="Times New Roman"/>
          <w:color w:val="000000" w:themeColor="text1"/>
        </w:rPr>
        <w:t xml:space="preserve"> Jay, 2013) and continue using it throughout their lives. </w:t>
      </w:r>
      <w:r w:rsidR="00734947" w:rsidRPr="00942F9A">
        <w:rPr>
          <w:rFonts w:ascii="Times New Roman" w:eastAsia="Times New Roman" w:hAnsi="Times New Roman" w:cs="Times New Roman"/>
          <w:color w:val="000000" w:themeColor="text1"/>
        </w:rPr>
        <w:t>We even use vulgar</w:t>
      </w:r>
      <w:r w:rsidR="002743FC" w:rsidRPr="00942F9A">
        <w:rPr>
          <w:rFonts w:ascii="Times New Roman" w:eastAsia="Times New Roman" w:hAnsi="Times New Roman" w:cs="Times New Roman"/>
          <w:color w:val="000000" w:themeColor="text1"/>
        </w:rPr>
        <w:t xml:space="preserve"> language</w:t>
      </w:r>
      <w:r w:rsidR="00734947" w:rsidRPr="00942F9A">
        <w:rPr>
          <w:rFonts w:ascii="Times New Roman" w:eastAsia="Times New Roman" w:hAnsi="Times New Roman" w:cs="Times New Roman"/>
          <w:color w:val="000000" w:themeColor="text1"/>
        </w:rPr>
        <w:t xml:space="preserve"> when our speech production is substantively impaired (Van Lancker and Cummings, 1999). </w:t>
      </w:r>
      <w:r w:rsidR="003B7403" w:rsidRPr="00942F9A">
        <w:rPr>
          <w:rFonts w:ascii="Times New Roman" w:eastAsia="Times New Roman" w:hAnsi="Times New Roman" w:cs="Times New Roman"/>
          <w:color w:val="000000" w:themeColor="text1"/>
        </w:rPr>
        <w:t xml:space="preserve">According to Mehl et al. (2006), about 0.5% </w:t>
      </w:r>
      <w:r w:rsidR="00C55B84" w:rsidRPr="00942F9A">
        <w:rPr>
          <w:rFonts w:ascii="Times New Roman" w:eastAsia="Times New Roman" w:hAnsi="Times New Roman" w:cs="Times New Roman"/>
          <w:color w:val="000000" w:themeColor="text1"/>
        </w:rPr>
        <w:t>of the</w:t>
      </w:r>
      <w:r w:rsidR="003B7403" w:rsidRPr="00942F9A">
        <w:rPr>
          <w:rFonts w:ascii="Times New Roman" w:eastAsia="Times New Roman" w:hAnsi="Times New Roman" w:cs="Times New Roman"/>
          <w:color w:val="000000" w:themeColor="text1"/>
        </w:rPr>
        <w:t xml:space="preserve"> words we produce</w:t>
      </w:r>
      <w:r w:rsidR="00404BCD"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 xml:space="preserve">per day </w:t>
      </w:r>
      <w:r w:rsidR="00404BCD" w:rsidRPr="00942F9A">
        <w:rPr>
          <w:rFonts w:ascii="Times New Roman" w:eastAsia="Times New Roman" w:hAnsi="Times New Roman" w:cs="Times New Roman"/>
          <w:color w:val="000000" w:themeColor="text1"/>
        </w:rPr>
        <w:t xml:space="preserve">in spoken interaction </w:t>
      </w:r>
      <w:r w:rsidR="003B7403" w:rsidRPr="00942F9A">
        <w:rPr>
          <w:rFonts w:ascii="Times New Roman" w:eastAsia="Times New Roman" w:hAnsi="Times New Roman" w:cs="Times New Roman"/>
          <w:color w:val="000000" w:themeColor="text1"/>
        </w:rPr>
        <w:t>fall into the taboo or vulgarity category</w:t>
      </w:r>
      <w:r w:rsidR="00821CA1" w:rsidRPr="00942F9A">
        <w:rPr>
          <w:rFonts w:ascii="Times New Roman" w:eastAsia="Times New Roman" w:hAnsi="Times New Roman" w:cs="Times New Roman"/>
          <w:color w:val="000000" w:themeColor="text1"/>
        </w:rPr>
        <w:t xml:space="preserve">. </w:t>
      </w:r>
      <w:r w:rsidR="00873FA8" w:rsidRPr="00942F9A">
        <w:rPr>
          <w:rFonts w:ascii="Times New Roman" w:hAnsi="Times New Roman" w:cs="Times New Roman"/>
          <w:color w:val="000000" w:themeColor="text1"/>
        </w:rPr>
        <w:t>Different forms of vulgar language, such as swearing</w:t>
      </w:r>
      <w:r w:rsidR="006456B8" w:rsidRPr="00942F9A">
        <w:rPr>
          <w:rFonts w:ascii="Times New Roman" w:hAnsi="Times New Roman" w:cs="Times New Roman"/>
          <w:color w:val="000000" w:themeColor="text1"/>
        </w:rPr>
        <w:t>, obscenity and profanity</w:t>
      </w:r>
      <w:r w:rsidR="00873FA8" w:rsidRPr="00942F9A">
        <w:rPr>
          <w:rFonts w:ascii="Times New Roman" w:hAnsi="Times New Roman" w:cs="Times New Roman"/>
          <w:color w:val="000000" w:themeColor="text1"/>
        </w:rPr>
        <w:t xml:space="preserve">, ethnic and racial slurs, </w:t>
      </w:r>
      <w:r w:rsidR="00E5042E" w:rsidRPr="00942F9A">
        <w:rPr>
          <w:rFonts w:ascii="Times New Roman" w:hAnsi="Times New Roman" w:cs="Times New Roman"/>
          <w:color w:val="000000" w:themeColor="text1"/>
        </w:rPr>
        <w:t>taboo words</w:t>
      </w:r>
      <w:r w:rsidR="002743FC" w:rsidRPr="00942F9A">
        <w:rPr>
          <w:rFonts w:ascii="Times New Roman" w:hAnsi="Times New Roman" w:cs="Times New Roman"/>
          <w:color w:val="000000" w:themeColor="text1"/>
        </w:rPr>
        <w:t>,</w:t>
      </w:r>
      <w:r w:rsidR="00E5042E" w:rsidRPr="00942F9A">
        <w:rPr>
          <w:rFonts w:ascii="Times New Roman" w:hAnsi="Times New Roman" w:cs="Times New Roman"/>
          <w:color w:val="000000" w:themeColor="text1"/>
        </w:rPr>
        <w:t xml:space="preserve"> </w:t>
      </w:r>
      <w:del w:id="6" w:author="Author">
        <w:r w:rsidR="00AB7872" w:rsidRPr="00942F9A">
          <w:rPr>
            <w:rFonts w:ascii="Times New Roman" w:hAnsi="Times New Roman" w:cs="Times New Roman"/>
            <w:color w:val="000000" w:themeColor="text1"/>
          </w:rPr>
          <w:delText xml:space="preserve">verbal aggression </w:delText>
        </w:r>
      </w:del>
      <w:r w:rsidR="00E5042E" w:rsidRPr="00942F9A">
        <w:rPr>
          <w:rFonts w:ascii="Times New Roman" w:hAnsi="Times New Roman" w:cs="Times New Roman"/>
          <w:color w:val="000000" w:themeColor="text1"/>
        </w:rPr>
        <w:t>and so on are used not only to express strong</w:t>
      </w:r>
      <w:r w:rsidR="006D55EB" w:rsidRPr="00942F9A">
        <w:rPr>
          <w:rFonts w:ascii="Times New Roman" w:hAnsi="Times New Roman" w:cs="Times New Roman"/>
          <w:color w:val="000000" w:themeColor="text1"/>
        </w:rPr>
        <w:t xml:space="preserve"> negative (or positive)</w:t>
      </w:r>
      <w:r w:rsidR="00E5042E" w:rsidRPr="00942F9A">
        <w:rPr>
          <w:rFonts w:ascii="Times New Roman" w:hAnsi="Times New Roman" w:cs="Times New Roman"/>
          <w:color w:val="000000" w:themeColor="text1"/>
        </w:rPr>
        <w:t xml:space="preserve"> emotions</w:t>
      </w:r>
      <w:r w:rsidR="006D55EB" w:rsidRPr="00942F9A">
        <w:rPr>
          <w:rFonts w:ascii="Times New Roman" w:hAnsi="Times New Roman" w:cs="Times New Roman"/>
          <w:color w:val="000000" w:themeColor="text1"/>
        </w:rPr>
        <w:t xml:space="preserve"> and mark emphasis</w:t>
      </w:r>
      <w:r w:rsidR="00C52AF1" w:rsidRPr="00942F9A">
        <w:rPr>
          <w:rFonts w:ascii="Times New Roman" w:hAnsi="Times New Roman" w:cs="Times New Roman"/>
          <w:color w:val="000000" w:themeColor="text1"/>
        </w:rPr>
        <w:t xml:space="preserve"> (</w:t>
      </w:r>
      <w:r w:rsidR="00C52AF1" w:rsidRPr="00942F9A">
        <w:rPr>
          <w:rFonts w:ascii="Times New Roman" w:eastAsia="Times New Roman" w:hAnsi="Times New Roman" w:cs="Times New Roman"/>
          <w:color w:val="000000" w:themeColor="text1"/>
        </w:rPr>
        <w:t>Martínez and Pertejo, 2012)</w:t>
      </w:r>
      <w:r w:rsidR="00E5042E" w:rsidRPr="00942F9A">
        <w:rPr>
          <w:rFonts w:ascii="Times New Roman" w:hAnsi="Times New Roman" w:cs="Times New Roman"/>
          <w:color w:val="000000" w:themeColor="text1"/>
        </w:rPr>
        <w:t xml:space="preserve">, but also to foster solidarity, </w:t>
      </w:r>
      <w:r w:rsidR="007231F3" w:rsidRPr="00942F9A">
        <w:rPr>
          <w:rFonts w:ascii="Times New Roman" w:hAnsi="Times New Roman" w:cs="Times New Roman"/>
          <w:color w:val="000000" w:themeColor="text1"/>
        </w:rPr>
        <w:t>project particular identities or personas, as well as to attack others</w:t>
      </w:r>
      <w:r w:rsidR="00F22662" w:rsidRPr="00942F9A">
        <w:rPr>
          <w:rFonts w:ascii="Times New Roman" w:hAnsi="Times New Roman" w:cs="Times New Roman"/>
          <w:color w:val="000000" w:themeColor="text1"/>
        </w:rPr>
        <w:t xml:space="preserve"> (McEnery</w:t>
      </w:r>
      <w:r w:rsidR="005B0063" w:rsidRPr="00942F9A">
        <w:rPr>
          <w:rFonts w:ascii="Times New Roman" w:hAnsi="Times New Roman" w:cs="Times New Roman"/>
          <w:color w:val="000000" w:themeColor="text1"/>
        </w:rPr>
        <w:t>, 2006; Stapleton et al., 202</w:t>
      </w:r>
      <w:r w:rsidR="004663D0" w:rsidRPr="00942F9A">
        <w:rPr>
          <w:rFonts w:ascii="Times New Roman" w:hAnsi="Times New Roman" w:cs="Times New Roman"/>
          <w:color w:val="000000" w:themeColor="text1"/>
        </w:rPr>
        <w:t>2</w:t>
      </w:r>
      <w:r w:rsidR="005B0063" w:rsidRPr="00942F9A">
        <w:rPr>
          <w:rFonts w:ascii="Times New Roman" w:hAnsi="Times New Roman" w:cs="Times New Roman"/>
          <w:color w:val="000000" w:themeColor="text1"/>
        </w:rPr>
        <w:t>)</w:t>
      </w:r>
      <w:r w:rsidR="007231F3" w:rsidRPr="00942F9A">
        <w:rPr>
          <w:rFonts w:ascii="Times New Roman" w:hAnsi="Times New Roman" w:cs="Times New Roman"/>
          <w:color w:val="000000" w:themeColor="text1"/>
        </w:rPr>
        <w:t xml:space="preserve">. </w:t>
      </w:r>
    </w:p>
    <w:p w14:paraId="68B327E7" w14:textId="7E300DC7" w:rsidR="00B34829" w:rsidRPr="00942F9A" w:rsidRDefault="007231F3" w:rsidP="00D42EB0">
      <w:pPr>
        <w:spacing w:after="0"/>
        <w:ind w:firstLine="72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V</w:t>
      </w:r>
      <w:r w:rsidR="00F2001B" w:rsidRPr="00942F9A">
        <w:rPr>
          <w:rFonts w:ascii="Times New Roman" w:hAnsi="Times New Roman" w:cs="Times New Roman"/>
          <w:color w:val="000000" w:themeColor="text1"/>
        </w:rPr>
        <w:t xml:space="preserve">ulgar language also carries substantial societal importance in the digital world. </w:t>
      </w:r>
      <w:r w:rsidRPr="00942F9A">
        <w:rPr>
          <w:rFonts w:ascii="Times New Roman" w:hAnsi="Times New Roman" w:cs="Times New Roman"/>
          <w:color w:val="000000" w:themeColor="text1"/>
        </w:rPr>
        <w:t xml:space="preserve">Prior studies have estimated that over 1% of all words in some social media applications are various swear words, and they have been estimated to occur nearly twice as frequently in social media when compared to other communicative settings, such as in co-present, spoken interactions (Cachola et al. 2018; Wang et al. 2014). </w:t>
      </w:r>
      <w:r w:rsidR="00F2001B" w:rsidRPr="00942F9A">
        <w:rPr>
          <w:rFonts w:ascii="Times New Roman" w:hAnsi="Times New Roman" w:cs="Times New Roman"/>
          <w:color w:val="000000" w:themeColor="text1"/>
        </w:rPr>
        <w:t xml:space="preserve">The role played by vulgar language in online polarization and hate speech, and attempts to moderate </w:t>
      </w:r>
      <w:r w:rsidR="00E5042E" w:rsidRPr="00942F9A">
        <w:rPr>
          <w:rFonts w:ascii="Times New Roman" w:hAnsi="Times New Roman" w:cs="Times New Roman"/>
          <w:color w:val="000000" w:themeColor="text1"/>
        </w:rPr>
        <w:t xml:space="preserve">or contest </w:t>
      </w:r>
      <w:r w:rsidR="00F2001B" w:rsidRPr="00942F9A">
        <w:rPr>
          <w:rFonts w:ascii="Times New Roman" w:hAnsi="Times New Roman" w:cs="Times New Roman"/>
          <w:color w:val="000000" w:themeColor="text1"/>
        </w:rPr>
        <w:t>such language</w:t>
      </w:r>
      <w:del w:id="7" w:author="Author">
        <w:r w:rsidR="00F2001B" w:rsidRPr="00942F9A">
          <w:rPr>
            <w:rFonts w:ascii="Times New Roman" w:hAnsi="Times New Roman" w:cs="Times New Roman"/>
            <w:color w:val="000000" w:themeColor="text1"/>
          </w:rPr>
          <w:delText>, for instance,</w:delText>
        </w:r>
      </w:del>
      <w:r w:rsidR="00F2001B" w:rsidRPr="00942F9A">
        <w:rPr>
          <w:rFonts w:ascii="Times New Roman" w:hAnsi="Times New Roman" w:cs="Times New Roman"/>
          <w:color w:val="000000" w:themeColor="text1"/>
        </w:rPr>
        <w:t xml:space="preserve"> are </w:t>
      </w:r>
      <w:r w:rsidRPr="00942F9A">
        <w:rPr>
          <w:rFonts w:ascii="Times New Roman" w:hAnsi="Times New Roman" w:cs="Times New Roman"/>
          <w:color w:val="000000" w:themeColor="text1"/>
        </w:rPr>
        <w:t xml:space="preserve">also </w:t>
      </w:r>
      <w:r w:rsidR="00F2001B" w:rsidRPr="00942F9A">
        <w:rPr>
          <w:rFonts w:ascii="Times New Roman" w:hAnsi="Times New Roman" w:cs="Times New Roman"/>
          <w:color w:val="000000" w:themeColor="text1"/>
        </w:rPr>
        <w:t>now well attested</w:t>
      </w:r>
      <w:r w:rsidR="00734947" w:rsidRPr="00942F9A">
        <w:rPr>
          <w:rFonts w:ascii="Times New Roman" w:hAnsi="Times New Roman" w:cs="Times New Roman"/>
          <w:color w:val="000000" w:themeColor="text1"/>
        </w:rPr>
        <w:t xml:space="preserve"> (</w:t>
      </w:r>
      <w:r w:rsidR="00A5024C" w:rsidRPr="00942F9A">
        <w:rPr>
          <w:rFonts w:ascii="Times New Roman" w:hAnsi="Times New Roman" w:cs="Times New Roman"/>
          <w:color w:val="000000" w:themeColor="text1"/>
        </w:rPr>
        <w:t xml:space="preserve">Brindle, 2016; </w:t>
      </w:r>
      <w:r w:rsidR="00D67243" w:rsidRPr="00942F9A">
        <w:rPr>
          <w:rFonts w:ascii="Times New Roman" w:hAnsi="Times New Roman" w:cs="Times New Roman"/>
          <w:color w:val="000000" w:themeColor="text1"/>
        </w:rPr>
        <w:t>Hardaker, 2015</w:t>
      </w:r>
      <w:r w:rsidR="00217EC9" w:rsidRPr="00942F9A">
        <w:rPr>
          <w:rFonts w:ascii="Times New Roman" w:hAnsi="Times New Roman" w:cs="Times New Roman"/>
          <w:color w:val="000000" w:themeColor="text1"/>
        </w:rPr>
        <w:t>;</w:t>
      </w:r>
      <w:r w:rsidR="00195AA6" w:rsidRPr="00942F9A">
        <w:rPr>
          <w:rFonts w:ascii="Times New Roman" w:hAnsi="Times New Roman" w:cs="Times New Roman"/>
          <w:color w:val="000000" w:themeColor="text1"/>
        </w:rPr>
        <w:t xml:space="preserve"> </w:t>
      </w:r>
      <w:r w:rsidR="00B34829" w:rsidRPr="00942F9A">
        <w:rPr>
          <w:rFonts w:ascii="Times New Roman" w:hAnsi="Times New Roman" w:cs="Times New Roman"/>
          <w:color w:val="000000" w:themeColor="text1"/>
        </w:rPr>
        <w:t>Per</w:t>
      </w:r>
      <w:r w:rsidR="009D2B95" w:rsidRPr="00942F9A">
        <w:rPr>
          <w:rFonts w:ascii="Times New Roman" w:hAnsi="Times New Roman" w:cs="Times New Roman"/>
          <w:color w:val="000000" w:themeColor="text1"/>
        </w:rPr>
        <w:t>é</w:t>
      </w:r>
      <w:r w:rsidR="00B34829" w:rsidRPr="00942F9A">
        <w:rPr>
          <w:rFonts w:ascii="Times New Roman" w:hAnsi="Times New Roman" w:cs="Times New Roman"/>
          <w:color w:val="000000" w:themeColor="text1"/>
        </w:rPr>
        <w:t>z and Almela, 2022</w:t>
      </w:r>
      <w:r w:rsidR="00217EC9" w:rsidRPr="00942F9A">
        <w:rPr>
          <w:rFonts w:ascii="Times New Roman" w:hAnsi="Times New Roman" w:cs="Times New Roman"/>
          <w:color w:val="000000" w:themeColor="text1"/>
        </w:rPr>
        <w:t>)</w:t>
      </w:r>
      <w:r w:rsidR="00734947" w:rsidRPr="00942F9A">
        <w:rPr>
          <w:rFonts w:ascii="Times New Roman" w:hAnsi="Times New Roman" w:cs="Times New Roman"/>
          <w:color w:val="000000" w:themeColor="text1"/>
        </w:rPr>
        <w:t>.</w:t>
      </w:r>
      <w:r w:rsidR="00F2001B" w:rsidRPr="00942F9A">
        <w:rPr>
          <w:rFonts w:ascii="Times New Roman" w:hAnsi="Times New Roman" w:cs="Times New Roman"/>
          <w:color w:val="000000" w:themeColor="text1"/>
        </w:rPr>
        <w:t xml:space="preserve"> </w:t>
      </w:r>
      <w:r w:rsidR="00135987" w:rsidRPr="00942F9A">
        <w:rPr>
          <w:rFonts w:ascii="Times New Roman" w:eastAsia="Times New Roman" w:hAnsi="Times New Roman" w:cs="Times New Roman"/>
          <w:color w:val="000000" w:themeColor="text1"/>
        </w:rPr>
        <w:lastRenderedPageBreak/>
        <w:t xml:space="preserve">Given its central role in shaping social interactions and reinforcing boundaries, vulgarity has long been a subject of both public debate and scholarly inquiry (Schweinberger </w:t>
      </w:r>
      <w:r w:rsidR="00AB7872" w:rsidRPr="00942F9A">
        <w:rPr>
          <w:rFonts w:ascii="Times New Roman" w:eastAsia="Times New Roman" w:hAnsi="Times New Roman" w:cs="Times New Roman"/>
          <w:color w:val="000000" w:themeColor="text1"/>
        </w:rPr>
        <w:t>a</w:t>
      </w:r>
      <w:r w:rsidR="00E65546" w:rsidRPr="00942F9A">
        <w:rPr>
          <w:rFonts w:ascii="Times New Roman" w:eastAsia="Times New Roman" w:hAnsi="Times New Roman" w:cs="Times New Roman"/>
          <w:color w:val="000000" w:themeColor="text1"/>
        </w:rPr>
        <w:t>n</w:t>
      </w:r>
      <w:r w:rsidR="00AB7872" w:rsidRPr="00942F9A">
        <w:rPr>
          <w:rFonts w:ascii="Times New Roman" w:eastAsia="Times New Roman" w:hAnsi="Times New Roman" w:cs="Times New Roman"/>
          <w:color w:val="000000" w:themeColor="text1"/>
        </w:rPr>
        <w:t>d</w:t>
      </w:r>
      <w:r w:rsidR="00135987" w:rsidRPr="00942F9A">
        <w:rPr>
          <w:rFonts w:ascii="Times New Roman" w:eastAsia="Times New Roman" w:hAnsi="Times New Roman" w:cs="Times New Roman"/>
          <w:color w:val="000000" w:themeColor="text1"/>
        </w:rPr>
        <w:t xml:space="preserve"> Burridge, </w:t>
      </w:r>
      <w:del w:id="8" w:author="Author">
        <w:r w:rsidR="00135987" w:rsidRPr="00942F9A">
          <w:rPr>
            <w:rFonts w:ascii="Times New Roman" w:eastAsia="Times New Roman" w:hAnsi="Times New Roman" w:cs="Times New Roman"/>
            <w:color w:val="000000" w:themeColor="text1"/>
          </w:rPr>
          <w:delText>f</w:delText>
        </w:r>
        <w:r w:rsidR="00AB7872" w:rsidRPr="00942F9A">
          <w:rPr>
            <w:rFonts w:ascii="Times New Roman" w:eastAsia="Times New Roman" w:hAnsi="Times New Roman" w:cs="Times New Roman"/>
            <w:color w:val="000000" w:themeColor="text1"/>
          </w:rPr>
          <w:delText>orthcoming</w:delText>
        </w:r>
      </w:del>
      <w:ins w:id="9" w:author="Author">
        <w:r w:rsidR="006D00D0">
          <w:rPr>
            <w:rFonts w:ascii="Times New Roman" w:eastAsia="Times New Roman" w:hAnsi="Times New Roman" w:cs="Times New Roman"/>
            <w:color w:val="000000" w:themeColor="text1"/>
          </w:rPr>
          <w:t>2025</w:t>
        </w:r>
      </w:ins>
      <w:r w:rsidR="00135987" w:rsidRPr="00942F9A">
        <w:rPr>
          <w:rFonts w:ascii="Times New Roman" w:eastAsia="Times New Roman" w:hAnsi="Times New Roman" w:cs="Times New Roman"/>
          <w:color w:val="000000" w:themeColor="text1"/>
        </w:rPr>
        <w:t xml:space="preserve">). </w:t>
      </w:r>
    </w:p>
    <w:p w14:paraId="7AFF5855" w14:textId="50C32D2C" w:rsidR="00B763DD" w:rsidRPr="00942F9A" w:rsidRDefault="03F19DB3" w:rsidP="00CF0BC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Most linguistic research on vulgarity focuses on </w:t>
      </w:r>
      <w:r w:rsidR="006608A9" w:rsidRPr="00942F9A">
        <w:rPr>
          <w:rFonts w:ascii="Times New Roman" w:eastAsia="Times New Roman" w:hAnsi="Times New Roman" w:cs="Times New Roman"/>
          <w:color w:val="000000" w:themeColor="text1"/>
        </w:rPr>
        <w:t xml:space="preserve">elucidating the </w:t>
      </w:r>
      <w:r w:rsidR="00B45009" w:rsidRPr="00942F9A">
        <w:rPr>
          <w:rFonts w:ascii="Times New Roman" w:eastAsia="Times New Roman" w:hAnsi="Times New Roman" w:cs="Times New Roman"/>
          <w:color w:val="000000" w:themeColor="text1"/>
        </w:rPr>
        <w:t xml:space="preserve">discursive functions of swearing </w:t>
      </w:r>
      <w:r w:rsidR="00616AB0"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McEnery, 2006; </w:t>
      </w:r>
      <w:r w:rsidR="00B45262" w:rsidRPr="00942F9A">
        <w:rPr>
          <w:rFonts w:ascii="Times New Roman" w:eastAsia="Times New Roman" w:hAnsi="Times New Roman" w:cs="Times New Roman"/>
          <w:color w:val="000000" w:themeColor="text1"/>
        </w:rPr>
        <w:t>McEnery et al., 2023</w:t>
      </w:r>
      <w:ins w:id="10" w:author="Author">
        <w:r w:rsidR="00E746BD">
          <w:rPr>
            <w:rFonts w:ascii="Times New Roman" w:eastAsia="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ins>
      <w:r w:rsidR="00616AB0" w:rsidRPr="00942F9A">
        <w:rPr>
          <w:rFonts w:ascii="Times New Roman" w:eastAsia="Times New Roman" w:hAnsi="Times New Roman" w:cs="Times New Roman"/>
          <w:color w:val="000000" w:themeColor="text1"/>
        </w:rPr>
        <w:t xml:space="preserve">), </w:t>
      </w:r>
      <w:r w:rsidR="006608A9" w:rsidRPr="00942F9A">
        <w:rPr>
          <w:rFonts w:ascii="Times New Roman" w:eastAsia="Times New Roman" w:hAnsi="Times New Roman" w:cs="Times New Roman"/>
          <w:color w:val="000000" w:themeColor="text1"/>
        </w:rPr>
        <w:t xml:space="preserve">or on investigating </w:t>
      </w:r>
      <w:r w:rsidRPr="00942F9A">
        <w:rPr>
          <w:rFonts w:ascii="Times New Roman" w:eastAsia="Times New Roman" w:hAnsi="Times New Roman" w:cs="Times New Roman"/>
          <w:color w:val="000000" w:themeColor="text1"/>
        </w:rPr>
        <w:t>correlation</w:t>
      </w:r>
      <w:r w:rsidR="006608A9" w:rsidRPr="00942F9A">
        <w:rPr>
          <w:rFonts w:ascii="Times New Roman" w:eastAsia="Times New Roman" w:hAnsi="Times New Roman" w:cs="Times New Roman"/>
          <w:color w:val="000000" w:themeColor="text1"/>
        </w:rPr>
        <w:t>s</w:t>
      </w:r>
      <w:r w:rsidRPr="00942F9A">
        <w:rPr>
          <w:rFonts w:ascii="Times New Roman" w:eastAsia="Times New Roman" w:hAnsi="Times New Roman" w:cs="Times New Roman"/>
          <w:color w:val="000000" w:themeColor="text1"/>
        </w:rPr>
        <w:t xml:space="preserve"> between characterises </w:t>
      </w:r>
      <w:r w:rsidR="00B45009" w:rsidRPr="00942F9A">
        <w:rPr>
          <w:rFonts w:ascii="Times New Roman" w:eastAsia="Times New Roman" w:hAnsi="Times New Roman" w:cs="Times New Roman"/>
          <w:color w:val="000000" w:themeColor="text1"/>
        </w:rPr>
        <w:t xml:space="preserve">of the speaker, </w:t>
      </w:r>
      <w:r w:rsidRPr="00942F9A">
        <w:rPr>
          <w:rFonts w:ascii="Times New Roman" w:eastAsia="Times New Roman" w:hAnsi="Times New Roman" w:cs="Times New Roman"/>
          <w:color w:val="000000" w:themeColor="text1"/>
        </w:rPr>
        <w:t>such as gender or age</w:t>
      </w:r>
      <w:r w:rsidR="00B45009" w:rsidRPr="00942F9A">
        <w:rPr>
          <w:rFonts w:ascii="Times New Roman" w:eastAsia="Times New Roman" w:hAnsi="Times New Roman" w:cs="Times New Roman"/>
          <w:color w:val="000000" w:themeColor="text1"/>
        </w:rPr>
        <w:t>, and their use of vulgar language</w:t>
      </w:r>
      <w:r w:rsidRPr="00942F9A">
        <w:rPr>
          <w:rFonts w:ascii="Times New Roman" w:eastAsia="Times New Roman" w:hAnsi="Times New Roman" w:cs="Times New Roman"/>
          <w:color w:val="000000" w:themeColor="text1"/>
        </w:rPr>
        <w:t xml:space="preserve"> (e.g. Love, 2021; </w:t>
      </w:r>
      <w:r w:rsidR="00F644D3" w:rsidRPr="00942F9A">
        <w:rPr>
          <w:rFonts w:ascii="Times New Roman" w:eastAsia="Times New Roman" w:hAnsi="Times New Roman" w:cs="Times New Roman"/>
          <w:color w:val="000000" w:themeColor="text1"/>
        </w:rPr>
        <w:t xml:space="preserve">Murphy, 2009; </w:t>
      </w:r>
      <w:r w:rsidRPr="00942F9A">
        <w:rPr>
          <w:rFonts w:ascii="Times New Roman" w:eastAsia="Times New Roman" w:hAnsi="Times New Roman" w:cs="Times New Roman"/>
          <w:color w:val="000000" w:themeColor="text1"/>
        </w:rPr>
        <w:t>Schweinberger, 2018</w:t>
      </w:r>
      <w:r w:rsidR="00687B2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BB03D4" w:rsidRPr="00942F9A">
        <w:rPr>
          <w:rFonts w:ascii="Times New Roman" w:eastAsia="Times New Roman" w:hAnsi="Times New Roman" w:cs="Times New Roman"/>
          <w:color w:val="000000" w:themeColor="text1"/>
        </w:rPr>
        <w:t>Yet d</w:t>
      </w:r>
      <w:r w:rsidRPr="00942F9A">
        <w:rPr>
          <w:rFonts w:ascii="Times New Roman" w:eastAsia="Times New Roman" w:hAnsi="Times New Roman" w:cs="Times New Roman"/>
          <w:color w:val="000000" w:themeColor="text1"/>
        </w:rPr>
        <w:t xml:space="preserve">espite this </w:t>
      </w:r>
      <w:r w:rsidR="00BB03D4" w:rsidRPr="00942F9A">
        <w:rPr>
          <w:rFonts w:ascii="Times New Roman" w:eastAsia="Times New Roman" w:hAnsi="Times New Roman" w:cs="Times New Roman"/>
          <w:color w:val="000000" w:themeColor="text1"/>
        </w:rPr>
        <w:t xml:space="preserve">body of </w:t>
      </w:r>
      <w:r w:rsidRPr="00942F9A">
        <w:rPr>
          <w:rFonts w:ascii="Times New Roman" w:eastAsia="Times New Roman" w:hAnsi="Times New Roman" w:cs="Times New Roman"/>
          <w:color w:val="000000" w:themeColor="text1"/>
        </w:rPr>
        <w:t>research provid</w:t>
      </w:r>
      <w:r w:rsidR="00CF0BC0"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us with valuable insights into the sociolinguistic and pragmatic motivations for the use of </w:t>
      </w:r>
      <w:r w:rsidR="00CF0BC0" w:rsidRPr="00942F9A">
        <w:rPr>
          <w:rFonts w:ascii="Times New Roman" w:eastAsia="Times New Roman" w:hAnsi="Times New Roman" w:cs="Times New Roman"/>
          <w:color w:val="000000" w:themeColor="text1"/>
        </w:rPr>
        <w:t>vulgar language,</w:t>
      </w:r>
      <w:r w:rsidRPr="00942F9A">
        <w:rPr>
          <w:rFonts w:ascii="Times New Roman" w:eastAsia="Times New Roman" w:hAnsi="Times New Roman" w:cs="Times New Roman"/>
          <w:color w:val="000000" w:themeColor="text1"/>
        </w:rPr>
        <w:t xml:space="preserve"> little is known about </w:t>
      </w:r>
      <w:r w:rsidR="00687B2D" w:rsidRPr="00942F9A">
        <w:rPr>
          <w:rFonts w:ascii="Times New Roman" w:eastAsia="Times New Roman" w:hAnsi="Times New Roman" w:cs="Times New Roman"/>
          <w:color w:val="000000" w:themeColor="text1"/>
        </w:rPr>
        <w:t xml:space="preserve">potential </w:t>
      </w:r>
      <w:r w:rsidRPr="00942F9A">
        <w:rPr>
          <w:rFonts w:ascii="Times New Roman" w:eastAsia="Times New Roman" w:hAnsi="Times New Roman" w:cs="Times New Roman"/>
          <w:color w:val="000000" w:themeColor="text1"/>
        </w:rPr>
        <w:t>cultural differences across English-speaking regions</w:t>
      </w:r>
      <w:r w:rsidR="001F0CB0" w:rsidRPr="00942F9A">
        <w:rPr>
          <w:rStyle w:val="FootnoteReference"/>
          <w:rFonts w:ascii="Times New Roman" w:eastAsia="Times New Roman" w:hAnsi="Times New Roman" w:cs="Times New Roman"/>
          <w:color w:val="000000" w:themeColor="text1"/>
        </w:rPr>
        <w:footnoteReference w:id="1"/>
      </w:r>
      <w:r w:rsidRPr="00942F9A">
        <w:rPr>
          <w:rFonts w:ascii="Times New Roman" w:eastAsia="Times New Roman" w:hAnsi="Times New Roman" w:cs="Times New Roman"/>
          <w:color w:val="000000" w:themeColor="text1"/>
        </w:rPr>
        <w:t xml:space="preserve">, </w:t>
      </w:r>
      <w:r w:rsidR="00687B2D" w:rsidRPr="00942F9A">
        <w:rPr>
          <w:rFonts w:ascii="Times New Roman" w:eastAsia="Times New Roman" w:hAnsi="Times New Roman" w:cs="Times New Roman"/>
          <w:color w:val="000000" w:themeColor="text1"/>
        </w:rPr>
        <w:t xml:space="preserve">whether </w:t>
      </w:r>
      <w:r w:rsidRPr="00942F9A">
        <w:rPr>
          <w:rFonts w:ascii="Times New Roman" w:eastAsia="Times New Roman" w:hAnsi="Times New Roman" w:cs="Times New Roman"/>
          <w:color w:val="000000" w:themeColor="text1"/>
        </w:rPr>
        <w:t xml:space="preserve">vulgarity varies based on the topics of </w:t>
      </w:r>
      <w:r w:rsidR="00F54CD2" w:rsidRPr="00942F9A">
        <w:rPr>
          <w:rFonts w:ascii="Times New Roman" w:eastAsia="Times New Roman" w:hAnsi="Times New Roman" w:cs="Times New Roman"/>
          <w:color w:val="000000" w:themeColor="text1"/>
        </w:rPr>
        <w:t>conversations</w:t>
      </w:r>
      <w:r w:rsidRPr="00942F9A">
        <w:rPr>
          <w:rFonts w:ascii="Times New Roman" w:eastAsia="Times New Roman" w:hAnsi="Times New Roman" w:cs="Times New Roman"/>
          <w:color w:val="000000" w:themeColor="text1"/>
        </w:rPr>
        <w:t xml:space="preserve">, or </w:t>
      </w:r>
      <w:r w:rsidR="005E165E" w:rsidRPr="00942F9A">
        <w:rPr>
          <w:rFonts w:ascii="Times New Roman" w:eastAsia="Times New Roman" w:hAnsi="Times New Roman" w:cs="Times New Roman"/>
          <w:color w:val="000000" w:themeColor="text1"/>
        </w:rPr>
        <w:t xml:space="preserve">on </w:t>
      </w:r>
      <w:del w:id="16" w:author="Author">
        <w:r w:rsidR="009F3AED" w:rsidRPr="00942F9A">
          <w:rPr>
            <w:rFonts w:ascii="Times New Roman" w:eastAsia="Times New Roman" w:hAnsi="Times New Roman" w:cs="Times New Roman"/>
            <w:color w:val="000000" w:themeColor="text1"/>
          </w:rPr>
          <w:delText>users</w:delText>
        </w:r>
      </w:del>
      <w:ins w:id="17" w:author="Author">
        <w:r w:rsidR="00946C51">
          <w:rPr>
            <w:rFonts w:ascii="Times New Roman" w:eastAsia="Times New Roman" w:hAnsi="Times New Roman" w:cs="Times New Roman"/>
            <w:color w:val="000000" w:themeColor="text1"/>
          </w:rPr>
          <w:t xml:space="preserve">a </w:t>
        </w:r>
        <w:r w:rsidR="009F3AED" w:rsidRPr="00942F9A">
          <w:rPr>
            <w:rFonts w:ascii="Times New Roman" w:eastAsia="Times New Roman" w:hAnsi="Times New Roman" w:cs="Times New Roman"/>
            <w:color w:val="000000" w:themeColor="text1"/>
          </w:rPr>
          <w:t>user</w:t>
        </w:r>
        <w:r w:rsidR="00946C51">
          <w:rPr>
            <w:rFonts w:ascii="Times New Roman" w:eastAsia="Times New Roman" w:hAnsi="Times New Roman" w:cs="Times New Roman"/>
            <w:color w:val="000000" w:themeColor="text1"/>
          </w:rPr>
          <w:t>’</w:t>
        </w:r>
        <w:r w:rsidR="009F3AED" w:rsidRPr="00942F9A">
          <w:rPr>
            <w:rFonts w:ascii="Times New Roman" w:eastAsia="Times New Roman" w:hAnsi="Times New Roman" w:cs="Times New Roman"/>
            <w:color w:val="000000" w:themeColor="text1"/>
          </w:rPr>
          <w:t>s</w:t>
        </w:r>
      </w:ins>
      <w:r w:rsidR="009F3AED" w:rsidRPr="00942F9A">
        <w:rPr>
          <w:rFonts w:ascii="Times New Roman" w:eastAsia="Times New Roman" w:hAnsi="Times New Roman" w:cs="Times New Roman"/>
          <w:color w:val="000000" w:themeColor="text1"/>
        </w:rPr>
        <w:t xml:space="preserve"> </w:t>
      </w:r>
      <w:r w:rsidR="00213888" w:rsidRPr="00942F9A">
        <w:rPr>
          <w:rFonts w:ascii="Times New Roman" w:eastAsia="Times New Roman" w:hAnsi="Times New Roman" w:cs="Times New Roman"/>
          <w:color w:val="000000" w:themeColor="text1"/>
        </w:rPr>
        <w:t>position in communal or social networks</w:t>
      </w:r>
      <w:del w:id="18" w:author="Author">
        <w:r w:rsidR="00CB2A23" w:rsidRPr="00942F9A">
          <w:rPr>
            <w:rFonts w:ascii="Times New Roman" w:eastAsia="Times New Roman" w:hAnsi="Times New Roman" w:cs="Times New Roman"/>
            <w:color w:val="000000" w:themeColor="text1"/>
          </w:rPr>
          <w:delText>, i.</w:delText>
        </w:r>
      </w:del>
      <w:ins w:id="19" w:author="Author">
        <w:r w:rsidR="00071E0B">
          <w:rPr>
            <w:rFonts w:ascii="Times New Roman" w:eastAsia="Times New Roman" w:hAnsi="Times New Roman" w:cs="Times New Roman"/>
            <w:color w:val="000000" w:themeColor="text1"/>
          </w:rPr>
          <w:t xml:space="preserve"> </w:t>
        </w:r>
        <w:r w:rsidR="00A55928">
          <w:rPr>
            <w:rFonts w:ascii="Times New Roman" w:eastAsia="Times New Roman" w:hAnsi="Times New Roman" w:cs="Times New Roman"/>
            <w:color w:val="000000" w:themeColor="text1"/>
          </w:rPr>
          <w:t>(</w:t>
        </w:r>
      </w:ins>
      <w:r w:rsidR="00A55928">
        <w:rPr>
          <w:rFonts w:ascii="Times New Roman" w:eastAsia="Times New Roman" w:hAnsi="Times New Roman" w:cs="Times New Roman"/>
          <w:color w:val="000000" w:themeColor="text1"/>
        </w:rPr>
        <w:t>e.</w:t>
      </w:r>
      <w:ins w:id="20" w:author="Author">
        <w:r w:rsidR="00A55928">
          <w:rPr>
            <w:rFonts w:ascii="Times New Roman" w:eastAsia="Times New Roman" w:hAnsi="Times New Roman" w:cs="Times New Roman"/>
            <w:color w:val="000000" w:themeColor="text1"/>
          </w:rPr>
          <w:t>g.</w:t>
        </w:r>
      </w:ins>
      <w:r w:rsidR="00CB2A23" w:rsidRPr="00942F9A">
        <w:rPr>
          <w:rFonts w:ascii="Times New Roman" w:eastAsia="Times New Roman" w:hAnsi="Times New Roman" w:cs="Times New Roman"/>
          <w:color w:val="000000" w:themeColor="text1"/>
        </w:rPr>
        <w:t xml:space="preserve"> if </w:t>
      </w:r>
      <w:r w:rsidR="00613BB0" w:rsidRPr="00942F9A">
        <w:rPr>
          <w:rFonts w:ascii="Times New Roman" w:eastAsia="Times New Roman" w:hAnsi="Times New Roman" w:cs="Times New Roman"/>
          <w:color w:val="000000" w:themeColor="text1"/>
        </w:rPr>
        <w:t>users</w:t>
      </w:r>
      <w:r w:rsidR="00CB2A23" w:rsidRPr="00942F9A">
        <w:rPr>
          <w:rFonts w:ascii="Times New Roman" w:eastAsia="Times New Roman" w:hAnsi="Times New Roman" w:cs="Times New Roman"/>
          <w:color w:val="000000" w:themeColor="text1"/>
        </w:rPr>
        <w:t xml:space="preserve"> have many followers or post frequently</w:t>
      </w:r>
      <w:del w:id="21" w:author="Author">
        <w:r w:rsidRPr="00942F9A">
          <w:rPr>
            <w:rFonts w:ascii="Times New Roman" w:eastAsia="Times New Roman" w:hAnsi="Times New Roman" w:cs="Times New Roman"/>
            <w:color w:val="000000" w:themeColor="text1"/>
          </w:rPr>
          <w:delText>.</w:delText>
        </w:r>
      </w:del>
      <w:ins w:id="22" w:author="Author">
        <w:r w:rsidR="00A55928">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ins>
      <w:r w:rsidR="00CF0BC0"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This study seeks to address this gap, analysing vulgar language using Twitter data </w:t>
      </w:r>
      <w:r w:rsidR="005C7A7B" w:rsidRPr="00942F9A">
        <w:rPr>
          <w:rFonts w:ascii="Times New Roman" w:eastAsia="Times New Roman" w:hAnsi="Times New Roman" w:cs="Times New Roman"/>
          <w:color w:val="000000" w:themeColor="text1"/>
        </w:rPr>
        <w:t>from</w:t>
      </w:r>
      <w:r w:rsidRPr="00942F9A">
        <w:rPr>
          <w:rFonts w:ascii="Times New Roman" w:eastAsia="Times New Roman" w:hAnsi="Times New Roman" w:cs="Times New Roman"/>
          <w:color w:val="000000" w:themeColor="text1"/>
        </w:rPr>
        <w:t xml:space="preserve"> three major geographical areas – Australia, the United States, and the United Kingdom. The data from Twitter used in this study </w:t>
      </w:r>
      <w:r w:rsidR="005C7A7B" w:rsidRPr="00942F9A">
        <w:rPr>
          <w:rFonts w:ascii="Times New Roman" w:eastAsia="Times New Roman" w:hAnsi="Times New Roman" w:cs="Times New Roman"/>
          <w:color w:val="000000" w:themeColor="text1"/>
        </w:rPr>
        <w:t>have been</w:t>
      </w:r>
      <w:r w:rsidRPr="00942F9A">
        <w:rPr>
          <w:rFonts w:ascii="Times New Roman" w:eastAsia="Times New Roman" w:hAnsi="Times New Roman" w:cs="Times New Roman"/>
          <w:color w:val="000000" w:themeColor="text1"/>
        </w:rPr>
        <w:t xml:space="preserve"> specifically compiled to </w:t>
      </w:r>
      <w:r w:rsidR="00B44761" w:rsidRPr="00942F9A">
        <w:rPr>
          <w:rFonts w:ascii="Times New Roman" w:eastAsia="Times New Roman" w:hAnsi="Times New Roman" w:cs="Times New Roman"/>
          <w:color w:val="000000" w:themeColor="text1"/>
        </w:rPr>
        <w:t xml:space="preserve">represent the </w:t>
      </w:r>
      <w:r w:rsidR="003E795A" w:rsidRPr="00942F9A">
        <w:rPr>
          <w:rFonts w:ascii="Times New Roman" w:eastAsia="Times New Roman" w:hAnsi="Times New Roman" w:cs="Times New Roman"/>
          <w:color w:val="000000" w:themeColor="text1"/>
        </w:rPr>
        <w:t xml:space="preserve">use of vulgar language by ordinary users in the </w:t>
      </w:r>
      <w:r w:rsidR="00B44761" w:rsidRPr="00942F9A">
        <w:rPr>
          <w:rFonts w:ascii="Times New Roman" w:eastAsia="Times New Roman" w:hAnsi="Times New Roman" w:cs="Times New Roman"/>
          <w:color w:val="000000" w:themeColor="text1"/>
        </w:rPr>
        <w:t xml:space="preserve">Twitterspheres </w:t>
      </w:r>
      <w:r w:rsidR="00EB2EE7" w:rsidRPr="00942F9A">
        <w:rPr>
          <w:rFonts w:ascii="Times New Roman" w:eastAsia="Times New Roman" w:hAnsi="Times New Roman" w:cs="Times New Roman"/>
          <w:color w:val="000000" w:themeColor="text1"/>
        </w:rPr>
        <w:t xml:space="preserve">across </w:t>
      </w:r>
      <w:r w:rsidR="00B44761" w:rsidRPr="00942F9A">
        <w:rPr>
          <w:rFonts w:ascii="Times New Roman" w:eastAsia="Times New Roman" w:hAnsi="Times New Roman" w:cs="Times New Roman"/>
          <w:color w:val="000000" w:themeColor="text1"/>
        </w:rPr>
        <w:t xml:space="preserve">these three </w:t>
      </w:r>
      <w:ins w:id="23" w:author="Author">
        <w:r w:rsidR="00DB3E16">
          <w:rPr>
            <w:rFonts w:ascii="Times New Roman" w:eastAsia="Times New Roman" w:hAnsi="Times New Roman" w:cs="Times New Roman"/>
            <w:color w:val="000000" w:themeColor="text1"/>
          </w:rPr>
          <w:t xml:space="preserve">geographical </w:t>
        </w:r>
      </w:ins>
      <w:r w:rsidR="00B44761" w:rsidRPr="00942F9A">
        <w:rPr>
          <w:rFonts w:ascii="Times New Roman" w:eastAsia="Times New Roman" w:hAnsi="Times New Roman" w:cs="Times New Roman"/>
          <w:color w:val="000000" w:themeColor="text1"/>
        </w:rPr>
        <w:t>settings</w:t>
      </w:r>
      <w:r w:rsidR="00682378" w:rsidRPr="00942F9A">
        <w:rPr>
          <w:rFonts w:ascii="Times New Roman" w:eastAsia="Times New Roman" w:hAnsi="Times New Roman" w:cs="Times New Roman"/>
          <w:color w:val="000000" w:themeColor="text1"/>
        </w:rPr>
        <w:t xml:space="preserve"> </w:t>
      </w:r>
      <w:r w:rsidR="008C265C" w:rsidRPr="00942F9A">
        <w:rPr>
          <w:rFonts w:ascii="Times New Roman" w:eastAsia="Times New Roman" w:hAnsi="Times New Roman" w:cs="Times New Roman"/>
          <w:color w:val="000000" w:themeColor="text1"/>
        </w:rPr>
        <w:t>in order</w:t>
      </w:r>
      <w:r w:rsidR="00B44761" w:rsidRPr="00942F9A">
        <w:rPr>
          <w:rFonts w:ascii="Times New Roman" w:eastAsia="Times New Roman" w:hAnsi="Times New Roman" w:cs="Times New Roman"/>
          <w:color w:val="000000" w:themeColor="text1"/>
        </w:rPr>
        <w:t xml:space="preserve"> </w:t>
      </w:r>
      <w:r w:rsidR="00C929BB"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allow for comparative analysis</w:t>
      </w:r>
      <w:r w:rsidR="008C265C" w:rsidRPr="00942F9A">
        <w:rPr>
          <w:rFonts w:ascii="Times New Roman" w:eastAsia="Times New Roman" w:hAnsi="Times New Roman" w:cs="Times New Roman"/>
          <w:color w:val="000000" w:themeColor="text1"/>
        </w:rPr>
        <w:t xml:space="preserve"> of </w:t>
      </w:r>
      <w:r w:rsidR="000F2F55" w:rsidRPr="00942F9A">
        <w:rPr>
          <w:rFonts w:ascii="Times New Roman" w:eastAsia="Times New Roman" w:hAnsi="Times New Roman" w:cs="Times New Roman"/>
          <w:color w:val="000000" w:themeColor="text1"/>
        </w:rPr>
        <w:t xml:space="preserve">patterns </w:t>
      </w:r>
      <w:r w:rsidR="008C265C" w:rsidRPr="00942F9A">
        <w:rPr>
          <w:rFonts w:ascii="Times New Roman" w:eastAsia="Times New Roman" w:hAnsi="Times New Roman" w:cs="Times New Roman"/>
          <w:color w:val="000000" w:themeColor="text1"/>
        </w:rPr>
        <w:t xml:space="preserve">in the use of vulgar </w:t>
      </w:r>
      <w:r w:rsidR="000F2F55" w:rsidRPr="00942F9A">
        <w:rPr>
          <w:rFonts w:ascii="Times New Roman" w:eastAsia="Times New Roman" w:hAnsi="Times New Roman" w:cs="Times New Roman"/>
          <w:color w:val="000000" w:themeColor="text1"/>
        </w:rPr>
        <w:t xml:space="preserve">language </w:t>
      </w:r>
      <w:r w:rsidRPr="00942F9A">
        <w:rPr>
          <w:rFonts w:ascii="Times New Roman" w:eastAsia="Times New Roman" w:hAnsi="Times New Roman" w:cs="Times New Roman"/>
          <w:color w:val="000000" w:themeColor="text1"/>
        </w:rPr>
        <w:t>across</w:t>
      </w:r>
      <w:r w:rsidR="000F2F55"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the</w:t>
      </w:r>
      <w:r w:rsidR="005C7A7B" w:rsidRPr="00942F9A">
        <w:rPr>
          <w:rFonts w:ascii="Times New Roman" w:eastAsia="Times New Roman" w:hAnsi="Times New Roman" w:cs="Times New Roman"/>
          <w:color w:val="000000" w:themeColor="text1"/>
        </w:rPr>
        <w:t>se</w:t>
      </w:r>
      <w:r w:rsidR="00EB2EE7" w:rsidRPr="00942F9A">
        <w:rPr>
          <w:rFonts w:ascii="Times New Roman" w:eastAsia="Times New Roman" w:hAnsi="Times New Roman" w:cs="Times New Roman"/>
          <w:color w:val="000000" w:themeColor="text1"/>
        </w:rPr>
        <w:t xml:space="preserve"> </w:t>
      </w:r>
      <w:r w:rsidR="000F2F55" w:rsidRPr="00942F9A">
        <w:rPr>
          <w:rFonts w:ascii="Times New Roman" w:eastAsia="Times New Roman" w:hAnsi="Times New Roman" w:cs="Times New Roman"/>
          <w:color w:val="000000" w:themeColor="text1"/>
        </w:rPr>
        <w:t>different</w:t>
      </w:r>
      <w:r w:rsidR="00462398" w:rsidRPr="00942F9A">
        <w:rPr>
          <w:rFonts w:ascii="Times New Roman" w:eastAsia="Times New Roman" w:hAnsi="Times New Roman" w:cs="Times New Roman"/>
          <w:color w:val="000000" w:themeColor="text1"/>
        </w:rPr>
        <w:t xml:space="preserve"> varieties of English </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as represented in those respective Twitterspheres</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w:t>
      </w:r>
      <w:r w:rsidR="00682378" w:rsidRPr="00942F9A">
        <w:rPr>
          <w:rStyle w:val="FootnoteReference"/>
          <w:rFonts w:ascii="Times New Roman" w:eastAsia="Times New Roman" w:hAnsi="Times New Roman" w:cs="Times New Roman"/>
          <w:color w:val="000000" w:themeColor="text1"/>
        </w:rPr>
        <w:footnoteReference w:id="2"/>
      </w:r>
    </w:p>
    <w:p w14:paraId="69A965B9" w14:textId="0497CCA5" w:rsidR="00EC34DF" w:rsidRPr="00942F9A" w:rsidRDefault="00682378" w:rsidP="00EC34DF">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 t</w:t>
      </w:r>
      <w:r w:rsidR="03F19DB3" w:rsidRPr="00942F9A">
        <w:rPr>
          <w:rFonts w:ascii="Times New Roman" w:eastAsia="Times New Roman" w:hAnsi="Times New Roman" w:cs="Times New Roman"/>
          <w:color w:val="000000" w:themeColor="text1"/>
        </w:rPr>
        <w:t>he following section</w:t>
      </w:r>
      <w:r w:rsidRPr="00942F9A">
        <w:rPr>
          <w:rFonts w:ascii="Times New Roman" w:eastAsia="Times New Roman" w:hAnsi="Times New Roman" w:cs="Times New Roman"/>
          <w:color w:val="000000" w:themeColor="text1"/>
        </w:rPr>
        <w:t>, we</w:t>
      </w:r>
      <w:r w:rsidR="03F19DB3" w:rsidRPr="00942F9A">
        <w:rPr>
          <w:rFonts w:ascii="Times New Roman" w:eastAsia="Times New Roman" w:hAnsi="Times New Roman" w:cs="Times New Roman"/>
          <w:color w:val="000000" w:themeColor="text1"/>
        </w:rPr>
        <w:t xml:space="preserve"> </w:t>
      </w:r>
      <w:r w:rsidR="00AD0A01" w:rsidRPr="00942F9A">
        <w:rPr>
          <w:rFonts w:ascii="Times New Roman" w:eastAsia="Times New Roman" w:hAnsi="Times New Roman" w:cs="Times New Roman"/>
          <w:color w:val="000000" w:themeColor="text1"/>
        </w:rPr>
        <w:t xml:space="preserve">briefly </w:t>
      </w:r>
      <w:r w:rsidR="03F19DB3" w:rsidRPr="00942F9A">
        <w:rPr>
          <w:rFonts w:ascii="Times New Roman" w:eastAsia="Times New Roman" w:hAnsi="Times New Roman" w:cs="Times New Roman"/>
          <w:color w:val="000000" w:themeColor="text1"/>
        </w:rPr>
        <w:t xml:space="preserve">review previous research on </w:t>
      </w:r>
      <w:r w:rsidR="00AD0A01" w:rsidRPr="00942F9A">
        <w:rPr>
          <w:rFonts w:ascii="Times New Roman" w:eastAsia="Times New Roman" w:hAnsi="Times New Roman" w:cs="Times New Roman"/>
          <w:color w:val="000000" w:themeColor="text1"/>
        </w:rPr>
        <w:t>vulgar language,</w:t>
      </w:r>
      <w:r w:rsidR="03F19DB3" w:rsidRPr="00942F9A">
        <w:rPr>
          <w:rFonts w:ascii="Times New Roman" w:eastAsia="Times New Roman" w:hAnsi="Times New Roman" w:cs="Times New Roman"/>
          <w:color w:val="000000" w:themeColor="text1"/>
        </w:rPr>
        <w:t xml:space="preserve"> swearing</w:t>
      </w:r>
      <w:r w:rsidRPr="00942F9A">
        <w:rPr>
          <w:rFonts w:ascii="Times New Roman" w:eastAsia="Times New Roman" w:hAnsi="Times New Roman" w:cs="Times New Roman"/>
          <w:color w:val="000000" w:themeColor="text1"/>
        </w:rPr>
        <w:t>,</w:t>
      </w:r>
      <w:r w:rsidR="00AD0A01" w:rsidRPr="00942F9A">
        <w:rPr>
          <w:rFonts w:ascii="Times New Roman" w:eastAsia="Times New Roman" w:hAnsi="Times New Roman" w:cs="Times New Roman"/>
          <w:color w:val="000000" w:themeColor="text1"/>
        </w:rPr>
        <w:t xml:space="preserve"> and</w:t>
      </w:r>
      <w:r w:rsidR="03F19DB3" w:rsidRPr="00942F9A">
        <w:rPr>
          <w:rFonts w:ascii="Times New Roman" w:eastAsia="Times New Roman" w:hAnsi="Times New Roman" w:cs="Times New Roman"/>
          <w:color w:val="000000" w:themeColor="text1"/>
        </w:rPr>
        <w:t xml:space="preserve"> related phenomena. Section three then provides details about the compilation</w:t>
      </w:r>
      <w:r w:rsidRPr="00942F9A">
        <w:rPr>
          <w:rFonts w:ascii="Times New Roman" w:eastAsia="Times New Roman" w:hAnsi="Times New Roman" w:cs="Times New Roman"/>
          <w:color w:val="000000" w:themeColor="text1"/>
        </w:rPr>
        <w:t xml:space="preserve"> and processing of the data,</w:t>
      </w:r>
      <w:r w:rsidR="03F19DB3" w:rsidRPr="00942F9A">
        <w:rPr>
          <w:rFonts w:ascii="Times New Roman" w:eastAsia="Times New Roman" w:hAnsi="Times New Roman" w:cs="Times New Roman"/>
          <w:color w:val="000000" w:themeColor="text1"/>
        </w:rPr>
        <w:t xml:space="preserve"> as well as the statistical methods used in the analysis</w:t>
      </w:r>
      <w:r w:rsidRPr="00942F9A">
        <w:rPr>
          <w:rFonts w:ascii="Times New Roman" w:eastAsia="Times New Roman" w:hAnsi="Times New Roman" w:cs="Times New Roman"/>
          <w:color w:val="000000" w:themeColor="text1"/>
        </w:rPr>
        <w:t xml:space="preserve"> of that data</w:t>
      </w:r>
      <w:r w:rsidR="03F19DB3" w:rsidRPr="00942F9A">
        <w:rPr>
          <w:rFonts w:ascii="Times New Roman" w:eastAsia="Times New Roman" w:hAnsi="Times New Roman" w:cs="Times New Roman"/>
          <w:color w:val="000000" w:themeColor="text1"/>
        </w:rPr>
        <w:t xml:space="preserve">. The </w:t>
      </w:r>
      <w:r w:rsidRPr="00942F9A">
        <w:rPr>
          <w:rFonts w:ascii="Times New Roman" w:eastAsia="Times New Roman" w:hAnsi="Times New Roman" w:cs="Times New Roman"/>
          <w:color w:val="000000" w:themeColor="text1"/>
        </w:rPr>
        <w:t xml:space="preserve">overall </w:t>
      </w:r>
      <w:r w:rsidR="03F19DB3" w:rsidRPr="00942F9A">
        <w:rPr>
          <w:rFonts w:ascii="Times New Roman" w:eastAsia="Times New Roman" w:hAnsi="Times New Roman" w:cs="Times New Roman"/>
          <w:color w:val="000000" w:themeColor="text1"/>
        </w:rPr>
        <w:t xml:space="preserve">findings of </w:t>
      </w:r>
      <w:r w:rsidRPr="00942F9A">
        <w:rPr>
          <w:rFonts w:ascii="Times New Roman" w:eastAsia="Times New Roman" w:hAnsi="Times New Roman" w:cs="Times New Roman"/>
          <w:color w:val="000000" w:themeColor="text1"/>
        </w:rPr>
        <w:t>our</w:t>
      </w:r>
      <w:r w:rsidR="03F19DB3" w:rsidRPr="00942F9A">
        <w:rPr>
          <w:rFonts w:ascii="Times New Roman" w:eastAsia="Times New Roman" w:hAnsi="Times New Roman" w:cs="Times New Roman"/>
          <w:color w:val="000000" w:themeColor="text1"/>
        </w:rPr>
        <w:t xml:space="preserve"> analysis </w:t>
      </w:r>
      <w:r w:rsidR="00AD0A01" w:rsidRPr="00942F9A">
        <w:rPr>
          <w:rFonts w:ascii="Times New Roman" w:eastAsia="Times New Roman" w:hAnsi="Times New Roman" w:cs="Times New Roman"/>
          <w:color w:val="000000" w:themeColor="text1"/>
        </w:rPr>
        <w:t xml:space="preserve">are reported </w:t>
      </w:r>
      <w:r w:rsidR="03F19DB3" w:rsidRPr="00942F9A">
        <w:rPr>
          <w:rFonts w:ascii="Times New Roman" w:eastAsia="Times New Roman" w:hAnsi="Times New Roman" w:cs="Times New Roman"/>
          <w:color w:val="000000" w:themeColor="text1"/>
        </w:rPr>
        <w:t xml:space="preserve">in section four. </w:t>
      </w:r>
      <w:r w:rsidRPr="00942F9A">
        <w:rPr>
          <w:rFonts w:ascii="Times New Roman" w:eastAsia="Times New Roman" w:hAnsi="Times New Roman" w:cs="Times New Roman"/>
          <w:color w:val="000000" w:themeColor="text1"/>
        </w:rPr>
        <w:t xml:space="preserve">We then </w:t>
      </w:r>
      <w:r w:rsidR="03F19DB3" w:rsidRPr="00942F9A">
        <w:rPr>
          <w:rFonts w:ascii="Times New Roman" w:eastAsia="Times New Roman" w:hAnsi="Times New Roman" w:cs="Times New Roman"/>
          <w:color w:val="000000" w:themeColor="text1"/>
        </w:rPr>
        <w:t xml:space="preserve">discuss </w:t>
      </w:r>
      <w:r w:rsidR="00AD0A01" w:rsidRPr="00942F9A">
        <w:rPr>
          <w:rFonts w:ascii="Times New Roman" w:eastAsia="Times New Roman" w:hAnsi="Times New Roman" w:cs="Times New Roman"/>
          <w:color w:val="000000" w:themeColor="text1"/>
        </w:rPr>
        <w:t>these findings</w:t>
      </w:r>
      <w:r w:rsidRPr="00942F9A">
        <w:rPr>
          <w:rFonts w:ascii="Times New Roman" w:eastAsia="Times New Roman" w:hAnsi="Times New Roman" w:cs="Times New Roman"/>
          <w:color w:val="000000" w:themeColor="text1"/>
        </w:rPr>
        <w:t xml:space="preserve"> </w:t>
      </w:r>
      <w:r w:rsidR="00B23407" w:rsidRPr="00942F9A">
        <w:rPr>
          <w:rFonts w:ascii="Times New Roman" w:eastAsia="Times New Roman" w:hAnsi="Times New Roman" w:cs="Times New Roman"/>
          <w:color w:val="000000" w:themeColor="text1"/>
        </w:rPr>
        <w:t xml:space="preserve">in </w:t>
      </w:r>
      <w:r w:rsidRPr="00942F9A">
        <w:rPr>
          <w:rFonts w:ascii="Times New Roman" w:eastAsia="Times New Roman" w:hAnsi="Times New Roman" w:cs="Times New Roman"/>
          <w:color w:val="000000" w:themeColor="text1"/>
        </w:rPr>
        <w:t>section five,</w:t>
      </w:r>
      <w:r w:rsidR="03F19DB3" w:rsidRPr="00942F9A">
        <w:rPr>
          <w:rFonts w:ascii="Times New Roman" w:eastAsia="Times New Roman" w:hAnsi="Times New Roman" w:cs="Times New Roman"/>
          <w:color w:val="000000" w:themeColor="text1"/>
        </w:rPr>
        <w:t xml:space="preserve"> in light of </w:t>
      </w:r>
      <w:r w:rsidRPr="00942F9A">
        <w:rPr>
          <w:rFonts w:ascii="Times New Roman" w:eastAsia="Times New Roman" w:hAnsi="Times New Roman" w:cs="Times New Roman"/>
          <w:color w:val="000000" w:themeColor="text1"/>
        </w:rPr>
        <w:t>prior</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corpus linguistic studies,</w:t>
      </w:r>
      <w:r w:rsidR="03F19DB3" w:rsidRPr="00942F9A">
        <w:rPr>
          <w:rFonts w:ascii="Times New Roman" w:eastAsia="Times New Roman" w:hAnsi="Times New Roman" w:cs="Times New Roman"/>
          <w:color w:val="000000" w:themeColor="text1"/>
        </w:rPr>
        <w:t xml:space="preserve"> and address issues </w:t>
      </w:r>
      <w:r w:rsidRPr="00942F9A">
        <w:rPr>
          <w:rFonts w:ascii="Times New Roman" w:eastAsia="Times New Roman" w:hAnsi="Times New Roman" w:cs="Times New Roman"/>
          <w:color w:val="000000" w:themeColor="text1"/>
        </w:rPr>
        <w:t>that arose in the course of</w:t>
      </w:r>
      <w:r w:rsidR="03F19DB3" w:rsidRPr="00942F9A">
        <w:rPr>
          <w:rFonts w:ascii="Times New Roman" w:eastAsia="Times New Roman" w:hAnsi="Times New Roman" w:cs="Times New Roman"/>
          <w:color w:val="000000" w:themeColor="text1"/>
        </w:rPr>
        <w:t xml:space="preserve"> the analysis</w:t>
      </w:r>
      <w:r w:rsidRPr="00942F9A">
        <w:rPr>
          <w:rFonts w:ascii="Times New Roman" w:eastAsia="Times New Roman" w:hAnsi="Times New Roman" w:cs="Times New Roman"/>
          <w:color w:val="000000" w:themeColor="text1"/>
        </w:rPr>
        <w:t>. We conclude</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by </w:t>
      </w:r>
      <w:r w:rsidR="03F19DB3" w:rsidRPr="00942F9A">
        <w:rPr>
          <w:rFonts w:ascii="Times New Roman" w:eastAsia="Times New Roman" w:hAnsi="Times New Roman" w:cs="Times New Roman"/>
          <w:color w:val="000000" w:themeColor="text1"/>
        </w:rPr>
        <w:t xml:space="preserve">laying out a research agenda for future research using the approach </w:t>
      </w:r>
      <w:r w:rsidR="006B0242" w:rsidRPr="00942F9A">
        <w:rPr>
          <w:rFonts w:ascii="Times New Roman" w:eastAsia="Times New Roman" w:hAnsi="Times New Roman" w:cs="Times New Roman"/>
          <w:color w:val="000000" w:themeColor="text1"/>
        </w:rPr>
        <w:t xml:space="preserve">exemplified in </w:t>
      </w:r>
      <w:r w:rsidR="03F19DB3" w:rsidRPr="00942F9A">
        <w:rPr>
          <w:rFonts w:ascii="Times New Roman" w:eastAsia="Times New Roman" w:hAnsi="Times New Roman" w:cs="Times New Roman"/>
          <w:color w:val="000000" w:themeColor="text1"/>
        </w:rPr>
        <w:t>the present study</w:t>
      </w:r>
      <w:r w:rsidR="006B0242" w:rsidRPr="00942F9A">
        <w:rPr>
          <w:rFonts w:ascii="Times New Roman" w:eastAsia="Times New Roman" w:hAnsi="Times New Roman" w:cs="Times New Roman"/>
          <w:color w:val="000000" w:themeColor="text1"/>
        </w:rPr>
        <w:t>, and considering the implications for corpus linguistic research on vulgar language and swearing more broadly.</w:t>
      </w:r>
    </w:p>
    <w:p w14:paraId="641499A5" w14:textId="77777777" w:rsidR="00EC34DF" w:rsidRPr="00942F9A" w:rsidRDefault="00EC34DF" w:rsidP="00EC34DF">
      <w:pPr>
        <w:spacing w:after="0"/>
        <w:rPr>
          <w:rFonts w:ascii="Times New Roman" w:eastAsia="Times New Roman" w:hAnsi="Times New Roman" w:cs="Times New Roman"/>
          <w:color w:val="000000" w:themeColor="text1"/>
        </w:rPr>
      </w:pPr>
    </w:p>
    <w:p w14:paraId="0C9D9AC4" w14:textId="623CFE89" w:rsidR="00B763DD" w:rsidRPr="00942F9A" w:rsidRDefault="00EC34DF" w:rsidP="00EC34DF">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color w:val="000000" w:themeColor="text1"/>
        </w:rPr>
        <w:t xml:space="preserve"> </w:t>
      </w:r>
      <w:r w:rsidR="03F19DB3" w:rsidRPr="00942F9A">
        <w:rPr>
          <w:rFonts w:ascii="Times New Roman" w:eastAsia="Times New Roman" w:hAnsi="Times New Roman" w:cs="Times New Roman"/>
          <w:b/>
          <w:bCs/>
          <w:color w:val="000000" w:themeColor="text1"/>
        </w:rPr>
        <w:t xml:space="preserve">Previous </w:t>
      </w:r>
      <w:r w:rsidR="00BE6D39" w:rsidRPr="00942F9A">
        <w:rPr>
          <w:rFonts w:ascii="Times New Roman" w:eastAsia="Times New Roman" w:hAnsi="Times New Roman" w:cs="Times New Roman"/>
          <w:b/>
          <w:bCs/>
          <w:color w:val="000000" w:themeColor="text1"/>
        </w:rPr>
        <w:t>s</w:t>
      </w:r>
      <w:r w:rsidR="03F19DB3" w:rsidRPr="00942F9A">
        <w:rPr>
          <w:rFonts w:ascii="Times New Roman" w:eastAsia="Times New Roman" w:hAnsi="Times New Roman" w:cs="Times New Roman"/>
          <w:b/>
          <w:bCs/>
          <w:color w:val="000000" w:themeColor="text1"/>
        </w:rPr>
        <w:t>tudies</w:t>
      </w:r>
      <w:r w:rsidR="00BE6D39" w:rsidRPr="00942F9A">
        <w:rPr>
          <w:rFonts w:ascii="Times New Roman" w:eastAsia="Times New Roman" w:hAnsi="Times New Roman" w:cs="Times New Roman"/>
          <w:b/>
          <w:bCs/>
          <w:color w:val="000000" w:themeColor="text1"/>
        </w:rPr>
        <w:t xml:space="preserve"> of vulgar language</w:t>
      </w:r>
      <w:r w:rsidR="009113E9" w:rsidRPr="00942F9A">
        <w:rPr>
          <w:rFonts w:ascii="Times New Roman" w:eastAsia="Times New Roman" w:hAnsi="Times New Roman" w:cs="Times New Roman"/>
          <w:b/>
          <w:bCs/>
          <w:color w:val="000000" w:themeColor="text1"/>
        </w:rPr>
        <w:t xml:space="preserve"> and swearing</w:t>
      </w:r>
    </w:p>
    <w:p w14:paraId="29A148EC" w14:textId="6AA8E319" w:rsidR="000E18FE" w:rsidRPr="00942F9A" w:rsidRDefault="000E18FE" w:rsidP="000E18FE">
      <w:pPr>
        <w:spacing w:after="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Following prior work on swearing (McEnery</w:t>
      </w:r>
      <w:ins w:id="24" w:author="Author">
        <w:r w:rsidR="004963BC">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2006), our definition of vulgar language </w:t>
      </w:r>
      <w:r w:rsidR="007B098A" w:rsidRPr="00942F9A">
        <w:rPr>
          <w:rFonts w:ascii="Times New Roman" w:hAnsi="Times New Roman" w:cs="Times New Roman"/>
          <w:color w:val="000000" w:themeColor="text1"/>
        </w:rPr>
        <w:t>encompasses</w:t>
      </w:r>
      <w:r w:rsidRPr="00942F9A">
        <w:rPr>
          <w:rFonts w:ascii="Times New Roman" w:hAnsi="Times New Roman" w:cs="Times New Roman"/>
          <w:color w:val="000000" w:themeColor="text1"/>
        </w:rPr>
        <w:t xml:space="preserve"> words that can be interpreted as obscene or derogatory to the point that they might, in a polite setting, cause offence</w:t>
      </w:r>
      <w:r w:rsidR="003E6A09">
        <w:rPr>
          <w:rFonts w:ascii="Times New Roman" w:hAnsi="Times New Roman" w:cs="Times New Roman"/>
          <w:color w:val="000000" w:themeColor="text1"/>
        </w:rPr>
        <w:t>.</w:t>
      </w:r>
      <w:ins w:id="25" w:author="Author">
        <w:r w:rsidR="003E6A09">
          <w:rPr>
            <w:rStyle w:val="FootnoteReference"/>
            <w:rFonts w:ascii="Times New Roman" w:hAnsi="Times New Roman" w:cs="Times New Roman"/>
            <w:color w:val="000000" w:themeColor="text1"/>
          </w:rPr>
          <w:footnoteReference w:id="3"/>
        </w:r>
      </w:ins>
      <w:r w:rsidRPr="00942F9A">
        <w:rPr>
          <w:rFonts w:ascii="Times New Roman" w:hAnsi="Times New Roman" w:cs="Times New Roman"/>
          <w:color w:val="000000" w:themeColor="text1"/>
        </w:rPr>
        <w:t xml:space="preserve"> Language that is considered to be obscene or derogatory varies to some extent from one society to another, but vulgar words commonly derive from taboo areas relating to sex (e.g. </w:t>
      </w:r>
      <w:r w:rsidRPr="00942F9A">
        <w:rPr>
          <w:rFonts w:ascii="Times New Roman" w:hAnsi="Times New Roman" w:cs="Times New Roman"/>
          <w:i/>
          <w:color w:val="000000" w:themeColor="text1"/>
        </w:rPr>
        <w:t>fuck</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cunt</w:t>
      </w:r>
      <w:r w:rsidRPr="00942F9A">
        <w:rPr>
          <w:rFonts w:ascii="Times New Roman" w:hAnsi="Times New Roman" w:cs="Times New Roman"/>
          <w:color w:val="000000" w:themeColor="text1"/>
        </w:rPr>
        <w:t xml:space="preserve">), bodily functions (e.g. </w:t>
      </w:r>
      <w:r w:rsidRPr="00942F9A">
        <w:rPr>
          <w:rFonts w:ascii="Times New Roman" w:hAnsi="Times New Roman" w:cs="Times New Roman"/>
          <w:i/>
          <w:color w:val="000000" w:themeColor="text1"/>
        </w:rPr>
        <w:t>shit</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arse</w:t>
      </w:r>
      <w:r w:rsidRPr="00942F9A">
        <w:rPr>
          <w:rFonts w:ascii="Times New Roman" w:hAnsi="Times New Roman" w:cs="Times New Roman"/>
          <w:color w:val="000000" w:themeColor="text1"/>
        </w:rPr>
        <w:t xml:space="preserve">), and religion (e.g. </w:t>
      </w:r>
      <w:r w:rsidRPr="00942F9A">
        <w:rPr>
          <w:rFonts w:ascii="Times New Roman" w:hAnsi="Times New Roman" w:cs="Times New Roman"/>
          <w:i/>
          <w:color w:val="000000" w:themeColor="text1"/>
        </w:rPr>
        <w:t>damn</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Chrissake</w:t>
      </w:r>
      <w:r w:rsidRPr="00942F9A">
        <w:rPr>
          <w:rFonts w:ascii="Times New Roman" w:hAnsi="Times New Roman" w:cs="Times New Roman"/>
          <w:color w:val="000000" w:themeColor="text1"/>
        </w:rPr>
        <w:t xml:space="preserve">), as well as derogatory terms for other people based on their race, </w:t>
      </w:r>
      <w:ins w:id="27" w:author="Author">
        <w:r w:rsidR="00F14FBE">
          <w:rPr>
            <w:rFonts w:ascii="Times New Roman" w:hAnsi="Times New Roman" w:cs="Times New Roman"/>
            <w:color w:val="000000" w:themeColor="text1"/>
          </w:rPr>
          <w:t xml:space="preserve">class, </w:t>
        </w:r>
      </w:ins>
      <w:r w:rsidRPr="00942F9A">
        <w:rPr>
          <w:rFonts w:ascii="Times New Roman" w:hAnsi="Times New Roman" w:cs="Times New Roman"/>
          <w:color w:val="000000" w:themeColor="text1"/>
        </w:rPr>
        <w:t>ethnicity</w:t>
      </w:r>
      <w:ins w:id="28" w:author="Author">
        <w:r w:rsidR="00F14FBE">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or gender (e.g. </w:t>
      </w:r>
      <w:r w:rsidRPr="00942F9A">
        <w:rPr>
          <w:rFonts w:ascii="Times New Roman" w:hAnsi="Times New Roman" w:cs="Times New Roman"/>
          <w:i/>
          <w:iCs/>
          <w:color w:val="000000" w:themeColor="text1"/>
        </w:rPr>
        <w:t>n*</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slut</w:t>
      </w:r>
      <w:ins w:id="29" w:author="Author">
        <w:r w:rsidRPr="00942F9A">
          <w:rPr>
            <w:rFonts w:ascii="Times New Roman" w:hAnsi="Times New Roman" w:cs="Times New Roman"/>
            <w:color w:val="000000" w:themeColor="text1"/>
          </w:rPr>
          <w:t>)</w:t>
        </w:r>
        <w:r w:rsidR="003C0528">
          <w:rPr>
            <w:rFonts w:ascii="Times New Roman" w:hAnsi="Times New Roman" w:cs="Times New Roman"/>
            <w:color w:val="000000" w:themeColor="text1"/>
          </w:rPr>
          <w:t xml:space="preserve"> (</w:t>
        </w:r>
        <w:r w:rsidR="00D354CF">
          <w:rPr>
            <w:rFonts w:ascii="Times New Roman" w:hAnsi="Times New Roman" w:cs="Times New Roman"/>
            <w:color w:val="000000" w:themeColor="text1"/>
          </w:rPr>
          <w:t>Ljung, 2011</w:t>
        </w:r>
        <w:r w:rsidR="00E746BD">
          <w:rPr>
            <w:rFonts w:ascii="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ins>
      <w:r w:rsidR="003C0528">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However, what counts as obscene or </w:t>
      </w:r>
      <w:r w:rsidR="00C302B4" w:rsidRPr="00942F9A">
        <w:rPr>
          <w:rFonts w:ascii="Times New Roman" w:hAnsi="Times New Roman" w:cs="Times New Roman"/>
          <w:color w:val="000000" w:themeColor="text1"/>
        </w:rPr>
        <w:t>derogatory</w:t>
      </w:r>
      <w:r w:rsidRPr="00942F9A">
        <w:rPr>
          <w:rFonts w:ascii="Times New Roman" w:hAnsi="Times New Roman" w:cs="Times New Roman"/>
          <w:color w:val="000000" w:themeColor="text1"/>
        </w:rPr>
        <w:t xml:space="preserve"> is both highly subjective and context-dependent: what is deemed offensive by some may </w:t>
      </w:r>
      <w:r w:rsidR="00DD1CEF" w:rsidRPr="00942F9A">
        <w:rPr>
          <w:rFonts w:ascii="Times New Roman" w:hAnsi="Times New Roman" w:cs="Times New Roman"/>
          <w:color w:val="000000" w:themeColor="text1"/>
        </w:rPr>
        <w:t>be treated as part of</w:t>
      </w:r>
      <w:r w:rsidRPr="00942F9A">
        <w:rPr>
          <w:rFonts w:ascii="Times New Roman" w:hAnsi="Times New Roman" w:cs="Times New Roman"/>
          <w:color w:val="000000" w:themeColor="text1"/>
        </w:rPr>
        <w:t xml:space="preserve"> another person’s daily repertoire without any intention to offend</w:t>
      </w:r>
      <w:del w:id="30" w:author="Author">
        <w:r w:rsidRPr="00942F9A">
          <w:rPr>
            <w:rFonts w:ascii="Times New Roman" w:hAnsi="Times New Roman" w:cs="Times New Roman"/>
            <w:color w:val="000000" w:themeColor="text1"/>
          </w:rPr>
          <w:delText>.</w:delText>
        </w:r>
      </w:del>
      <w:ins w:id="31" w:author="Author">
        <w:r w:rsidR="00F14FBE">
          <w:rPr>
            <w:rFonts w:ascii="Times New Roman" w:hAnsi="Times New Roman" w:cs="Times New Roman"/>
            <w:color w:val="000000" w:themeColor="text1"/>
          </w:rPr>
          <w:t xml:space="preserve"> (Montague, 1967).</w:t>
        </w:r>
      </w:ins>
    </w:p>
    <w:p w14:paraId="6234143D" w14:textId="35A4981E" w:rsidR="00BB6BA4" w:rsidRPr="00942F9A" w:rsidRDefault="03F19DB3" w:rsidP="008E3D63">
      <w:pPr>
        <w:spacing w:after="0"/>
        <w:ind w:firstLine="72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Vulgar language</w:t>
      </w:r>
      <w:r w:rsidR="000B3F61" w:rsidRPr="00942F9A">
        <w:rPr>
          <w:rFonts w:ascii="Times New Roman" w:eastAsia="Times New Roman" w:hAnsi="Times New Roman" w:cs="Times New Roman"/>
          <w:color w:val="000000" w:themeColor="text1"/>
        </w:rPr>
        <w:t>, swearing, taboo language and so on</w:t>
      </w:r>
      <w:r w:rsidRPr="00942F9A">
        <w:rPr>
          <w:rFonts w:ascii="Times New Roman" w:eastAsia="Times New Roman" w:hAnsi="Times New Roman" w:cs="Times New Roman"/>
          <w:color w:val="000000" w:themeColor="text1"/>
        </w:rPr>
        <w:t xml:space="preserve"> ha</w:t>
      </w:r>
      <w:r w:rsidR="008E3D63" w:rsidRPr="00942F9A">
        <w:rPr>
          <w:rFonts w:ascii="Times New Roman" w:eastAsia="Times New Roman" w:hAnsi="Times New Roman" w:cs="Times New Roman"/>
          <w:color w:val="000000" w:themeColor="text1"/>
        </w:rPr>
        <w:t>ve</w:t>
      </w:r>
      <w:r w:rsidRPr="00942F9A">
        <w:rPr>
          <w:rFonts w:ascii="Times New Roman" w:eastAsia="Times New Roman" w:hAnsi="Times New Roman" w:cs="Times New Roman"/>
          <w:color w:val="000000" w:themeColor="text1"/>
        </w:rPr>
        <w:t xml:space="preserve"> been studied under various labels that align with</w:t>
      </w:r>
      <w:r w:rsidR="00940B99" w:rsidRPr="00942F9A">
        <w:rPr>
          <w:rFonts w:ascii="Times New Roman" w:eastAsia="Times New Roman" w:hAnsi="Times New Roman" w:cs="Times New Roman"/>
          <w:color w:val="000000" w:themeColor="text1"/>
        </w:rPr>
        <w:t xml:space="preserve"> a range of</w:t>
      </w:r>
      <w:r w:rsidRPr="00942F9A">
        <w:rPr>
          <w:rFonts w:ascii="Times New Roman" w:eastAsia="Times New Roman" w:hAnsi="Times New Roman" w:cs="Times New Roman"/>
          <w:color w:val="000000" w:themeColor="text1"/>
        </w:rPr>
        <w:t xml:space="preserve"> methodologically distinct approaches</w:t>
      </w:r>
      <w:r w:rsidR="00940B99" w:rsidRPr="00942F9A">
        <w:rPr>
          <w:rFonts w:ascii="Times New Roman" w:eastAsia="Times New Roman" w:hAnsi="Times New Roman" w:cs="Times New Roman"/>
          <w:color w:val="000000" w:themeColor="text1"/>
        </w:rPr>
        <w:t xml:space="preserve">, including </w:t>
      </w:r>
      <w:r w:rsidR="00192B34" w:rsidRPr="00942F9A">
        <w:rPr>
          <w:rFonts w:ascii="Times New Roman" w:eastAsia="Times New Roman" w:hAnsi="Times New Roman" w:cs="Times New Roman"/>
          <w:color w:val="000000" w:themeColor="text1"/>
        </w:rPr>
        <w:t xml:space="preserve">corpus linguistics (e.g. </w:t>
      </w:r>
      <w:r w:rsidR="00EB2456" w:rsidRPr="00942F9A">
        <w:rPr>
          <w:rFonts w:ascii="Times New Roman" w:eastAsia="Times New Roman" w:hAnsi="Times New Roman" w:cs="Times New Roman"/>
          <w:color w:val="000000" w:themeColor="text1"/>
        </w:rPr>
        <w:t>Lutzky and Kehoe, 2016;</w:t>
      </w:r>
      <w:r w:rsidR="00C653EF" w:rsidRPr="00942F9A">
        <w:rPr>
          <w:rFonts w:ascii="Times New Roman" w:eastAsia="Times New Roman" w:hAnsi="Times New Roman" w:cs="Times New Roman"/>
          <w:color w:val="000000" w:themeColor="text1"/>
        </w:rPr>
        <w:t xml:space="preserve"> </w:t>
      </w:r>
      <w:r w:rsidR="00192B34" w:rsidRPr="00942F9A">
        <w:rPr>
          <w:rFonts w:ascii="Times New Roman" w:eastAsia="Times New Roman" w:hAnsi="Times New Roman" w:cs="Times New Roman"/>
          <w:color w:val="000000" w:themeColor="text1"/>
        </w:rPr>
        <w:t>McEnery, Baker and Hardie</w:t>
      </w:r>
      <w:r w:rsidR="00676798" w:rsidRPr="00942F9A">
        <w:rPr>
          <w:rFonts w:ascii="Times New Roman" w:eastAsia="Times New Roman" w:hAnsi="Times New Roman" w:cs="Times New Roman"/>
          <w:color w:val="000000" w:themeColor="text1"/>
        </w:rPr>
        <w:t>,</w:t>
      </w:r>
      <w:r w:rsidR="00192B34" w:rsidRPr="00942F9A">
        <w:rPr>
          <w:rFonts w:ascii="Times New Roman" w:eastAsia="Times New Roman" w:hAnsi="Times New Roman" w:cs="Times New Roman"/>
          <w:color w:val="000000" w:themeColor="text1"/>
        </w:rPr>
        <w:t xml:space="preserve"> 2000; </w:t>
      </w:r>
      <w:r w:rsidR="00957F95" w:rsidRPr="00942F9A">
        <w:rPr>
          <w:rFonts w:ascii="Times New Roman" w:eastAsia="Times New Roman" w:hAnsi="Times New Roman" w:cs="Times New Roman"/>
          <w:color w:val="000000" w:themeColor="text1"/>
        </w:rPr>
        <w:t>Murphy, 2009</w:t>
      </w:r>
      <w:r w:rsidR="00192B34" w:rsidRPr="00942F9A">
        <w:rPr>
          <w:rFonts w:ascii="Times New Roman" w:eastAsia="Times New Roman" w:hAnsi="Times New Roman" w:cs="Times New Roman"/>
          <w:color w:val="000000" w:themeColor="text1"/>
        </w:rPr>
        <w:t xml:space="preserve">), discourse and pragmatics (e.g. Allan and Burridge, 2009; </w:t>
      </w:r>
      <w:r w:rsidR="00D212E8" w:rsidRPr="00942F9A">
        <w:rPr>
          <w:rFonts w:ascii="Times New Roman" w:hAnsi="Times New Roman" w:cs="Times New Roman"/>
        </w:rPr>
        <w:t xml:space="preserve">Beers Fägersten, 2012; </w:t>
      </w:r>
      <w:r w:rsidR="003C6274" w:rsidRPr="00942F9A">
        <w:rPr>
          <w:rFonts w:ascii="Times New Roman" w:hAnsi="Times New Roman" w:cs="Times New Roman"/>
          <w:color w:val="000000" w:themeColor="text1"/>
        </w:rPr>
        <w:t>Culpeper, 2011</w:t>
      </w:r>
      <w:r w:rsidR="00192B34" w:rsidRPr="00942F9A">
        <w:rPr>
          <w:rFonts w:ascii="Times New Roman" w:eastAsia="Times New Roman" w:hAnsi="Times New Roman" w:cs="Times New Roman"/>
          <w:color w:val="000000" w:themeColor="text1"/>
        </w:rPr>
        <w:t xml:space="preserve">), and </w:t>
      </w:r>
      <w:r w:rsidR="000356A7" w:rsidRPr="00942F9A">
        <w:rPr>
          <w:rFonts w:ascii="Times New Roman" w:eastAsia="Times New Roman" w:hAnsi="Times New Roman" w:cs="Times New Roman"/>
          <w:color w:val="000000" w:themeColor="text1"/>
        </w:rPr>
        <w:t xml:space="preserve">social psychology (e.g. </w:t>
      </w:r>
      <w:r w:rsidR="00DE6DBF" w:rsidRPr="00942F9A">
        <w:rPr>
          <w:rFonts w:ascii="Times New Roman" w:eastAsia="Times New Roman" w:hAnsi="Times New Roman" w:cs="Times New Roman"/>
          <w:color w:val="000000" w:themeColor="text1"/>
        </w:rPr>
        <w:t>Bergen, 20</w:t>
      </w:r>
      <w:r w:rsidR="00C653EF" w:rsidRPr="00942F9A">
        <w:rPr>
          <w:rFonts w:ascii="Times New Roman" w:eastAsia="Times New Roman" w:hAnsi="Times New Roman" w:cs="Times New Roman"/>
          <w:color w:val="000000" w:themeColor="text1"/>
        </w:rPr>
        <w:t xml:space="preserve">16; </w:t>
      </w:r>
      <w:r w:rsidR="002F4107" w:rsidRPr="00942F9A">
        <w:rPr>
          <w:rFonts w:ascii="Times New Roman" w:eastAsia="Times New Roman" w:hAnsi="Times New Roman" w:cs="Times New Roman"/>
          <w:color w:val="000000" w:themeColor="text1"/>
        </w:rPr>
        <w:t xml:space="preserve">Jay, 2009; </w:t>
      </w:r>
      <w:r w:rsidR="00D15319" w:rsidRPr="00942F9A">
        <w:rPr>
          <w:rFonts w:ascii="Times New Roman" w:eastAsia="Times New Roman" w:hAnsi="Times New Roman" w:cs="Times New Roman"/>
          <w:color w:val="000000" w:themeColor="text1"/>
        </w:rPr>
        <w:t>Sulpiz</w:t>
      </w:r>
      <w:r w:rsidR="00192B34" w:rsidRPr="00942F9A">
        <w:rPr>
          <w:rFonts w:ascii="Times New Roman" w:eastAsia="Times New Roman" w:hAnsi="Times New Roman" w:cs="Times New Roman"/>
          <w:color w:val="000000" w:themeColor="text1"/>
        </w:rPr>
        <w:t>io et al., 2024</w:t>
      </w:r>
      <w:r w:rsidR="004919C5" w:rsidRPr="00942F9A">
        <w:rPr>
          <w:rFonts w:ascii="Times New Roman" w:eastAsia="Times New Roman" w:hAnsi="Times New Roman" w:cs="Times New Roman"/>
          <w:color w:val="000000" w:themeColor="text1"/>
        </w:rPr>
        <w:t>; Sylwester and Purver, 2015</w:t>
      </w:r>
      <w:r w:rsidR="000356A7" w:rsidRPr="00942F9A">
        <w:rPr>
          <w:rFonts w:ascii="Times New Roman" w:eastAsia="Times New Roman" w:hAnsi="Times New Roman" w:cs="Times New Roman"/>
          <w:color w:val="000000" w:themeColor="text1"/>
        </w:rPr>
        <w:t>)</w:t>
      </w:r>
      <w:r w:rsidR="00B75C1D"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 more recent strand of research that has emerged is text mining</w:t>
      </w:r>
      <w:r w:rsidR="00DD1CEF"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which often approaches vulgarity </w:t>
      </w:r>
      <w:r w:rsidR="00DD1CEF" w:rsidRPr="00942F9A">
        <w:rPr>
          <w:rFonts w:ascii="Times New Roman" w:eastAsia="Times New Roman" w:hAnsi="Times New Roman" w:cs="Times New Roman"/>
          <w:color w:val="000000" w:themeColor="text1"/>
        </w:rPr>
        <w:t xml:space="preserve">using </w:t>
      </w:r>
      <w:r w:rsidRPr="00942F9A">
        <w:rPr>
          <w:rFonts w:ascii="Times New Roman" w:eastAsia="Times New Roman" w:hAnsi="Times New Roman" w:cs="Times New Roman"/>
          <w:color w:val="000000" w:themeColor="text1"/>
        </w:rPr>
        <w:t xml:space="preserve">a </w:t>
      </w:r>
      <w:r w:rsidR="00DD1CEF" w:rsidRPr="00942F9A">
        <w:rPr>
          <w:rFonts w:ascii="Times New Roman" w:eastAsia="Times New Roman" w:hAnsi="Times New Roman" w:cs="Times New Roman"/>
          <w:color w:val="000000" w:themeColor="text1"/>
        </w:rPr>
        <w:t xml:space="preserve">set of (relatively) </w:t>
      </w:r>
      <w:r w:rsidRPr="00942F9A">
        <w:rPr>
          <w:rFonts w:ascii="Times New Roman" w:eastAsia="Times New Roman" w:hAnsi="Times New Roman" w:cs="Times New Roman"/>
          <w:color w:val="000000" w:themeColor="text1"/>
        </w:rPr>
        <w:t>coarse-grained computational and quantitative methods under the label of hate speech or offensive language (</w:t>
      </w:r>
      <w:r w:rsidR="00DB088F" w:rsidRPr="00942F9A">
        <w:rPr>
          <w:rFonts w:ascii="Times New Roman" w:eastAsia="Times New Roman" w:hAnsi="Times New Roman" w:cs="Times New Roman"/>
          <w:color w:val="000000" w:themeColor="text1"/>
        </w:rPr>
        <w:t xml:space="preserve">Cochola et al, 2018; </w:t>
      </w:r>
      <w:r w:rsidRPr="00942F9A">
        <w:rPr>
          <w:rFonts w:ascii="Times New Roman" w:eastAsia="Times New Roman" w:hAnsi="Times New Roman" w:cs="Times New Roman"/>
          <w:color w:val="000000" w:themeColor="text1"/>
        </w:rPr>
        <w:t>Holgate et al., 2018; Pamungka</w:t>
      </w:r>
      <w:r w:rsidR="00071491" w:rsidRPr="00942F9A">
        <w:rPr>
          <w:rFonts w:ascii="Times New Roman" w:eastAsia="Times New Roman" w:hAnsi="Times New Roman" w:cs="Times New Roman"/>
          <w:color w:val="000000" w:themeColor="text1"/>
        </w:rPr>
        <w:t>s, Basile and Patti</w:t>
      </w:r>
      <w:r w:rsidRPr="00942F9A">
        <w:rPr>
          <w:rFonts w:ascii="Times New Roman" w:eastAsia="Times New Roman" w:hAnsi="Times New Roman" w:cs="Times New Roman"/>
          <w:color w:val="000000" w:themeColor="text1"/>
        </w:rPr>
        <w:t xml:space="preserve">, </w:t>
      </w:r>
      <w:del w:id="32" w:author="Author">
        <w:r w:rsidRPr="00942F9A">
          <w:rPr>
            <w:rFonts w:ascii="Times New Roman" w:eastAsia="Times New Roman" w:hAnsi="Times New Roman" w:cs="Times New Roman"/>
            <w:color w:val="000000" w:themeColor="text1"/>
          </w:rPr>
          <w:delText>202</w:delText>
        </w:r>
        <w:r w:rsidR="00071491" w:rsidRPr="00942F9A">
          <w:rPr>
            <w:rFonts w:ascii="Times New Roman" w:eastAsia="Times New Roman" w:hAnsi="Times New Roman" w:cs="Times New Roman"/>
            <w:color w:val="000000" w:themeColor="text1"/>
          </w:rPr>
          <w:delText>3</w:delText>
        </w:r>
      </w:del>
      <w:ins w:id="33" w:author="Author">
        <w:r w:rsidRPr="00942F9A">
          <w:rPr>
            <w:rFonts w:ascii="Times New Roman" w:eastAsia="Times New Roman" w:hAnsi="Times New Roman" w:cs="Times New Roman"/>
            <w:color w:val="000000" w:themeColor="text1"/>
          </w:rPr>
          <w:t>202</w:t>
        </w:r>
        <w:r w:rsidR="00071491" w:rsidRPr="00942F9A">
          <w:rPr>
            <w:rFonts w:ascii="Times New Roman" w:eastAsia="Times New Roman" w:hAnsi="Times New Roman" w:cs="Times New Roman"/>
            <w:color w:val="000000" w:themeColor="text1"/>
          </w:rPr>
          <w:t>3</w:t>
        </w:r>
        <w:r w:rsidR="00BF7E97">
          <w:rPr>
            <w:rFonts w:ascii="Times New Roman" w:eastAsia="Times New Roman" w:hAnsi="Times New Roman" w:cs="Times New Roman"/>
            <w:color w:val="000000" w:themeColor="text1"/>
          </w:rPr>
          <w:t>a</w:t>
        </w:r>
      </w:ins>
      <w:r w:rsidRPr="00942F9A">
        <w:rPr>
          <w:rFonts w:ascii="Times New Roman" w:eastAsia="Times New Roman" w:hAnsi="Times New Roman" w:cs="Times New Roman"/>
          <w:color w:val="000000" w:themeColor="text1"/>
        </w:rPr>
        <w:t>)</w:t>
      </w:r>
      <w:r w:rsidR="001A6D1D" w:rsidRPr="00942F9A">
        <w:rPr>
          <w:rFonts w:ascii="Times New Roman" w:eastAsia="Times New Roman" w:hAnsi="Times New Roman" w:cs="Times New Roman"/>
          <w:color w:val="000000" w:themeColor="text1"/>
        </w:rPr>
        <w:t xml:space="preserve">, although </w:t>
      </w:r>
      <w:r w:rsidR="002F4107" w:rsidRPr="00942F9A">
        <w:rPr>
          <w:rFonts w:ascii="Times New Roman" w:eastAsia="Times New Roman" w:hAnsi="Times New Roman" w:cs="Times New Roman"/>
          <w:color w:val="000000" w:themeColor="text1"/>
        </w:rPr>
        <w:t>there is also a</w:t>
      </w:r>
      <w:del w:id="34" w:author="Author">
        <w:r w:rsidR="002F4107" w:rsidRPr="00942F9A">
          <w:rPr>
            <w:rFonts w:ascii="Times New Roman" w:eastAsia="Times New Roman" w:hAnsi="Times New Roman" w:cs="Times New Roman"/>
            <w:color w:val="000000" w:themeColor="text1"/>
          </w:rPr>
          <w:delText xml:space="preserve"> </w:delText>
        </w:r>
        <w:r w:rsidR="00EB2456" w:rsidRPr="00942F9A">
          <w:rPr>
            <w:rFonts w:ascii="Times New Roman" w:eastAsia="Times New Roman" w:hAnsi="Times New Roman" w:cs="Times New Roman"/>
            <w:color w:val="000000" w:themeColor="text1"/>
          </w:rPr>
          <w:delText>growing</w:delText>
        </w:r>
      </w:del>
      <w:r w:rsidR="002F4107" w:rsidRPr="00942F9A">
        <w:rPr>
          <w:rFonts w:ascii="Times New Roman" w:eastAsia="Times New Roman" w:hAnsi="Times New Roman" w:cs="Times New Roman"/>
          <w:color w:val="000000" w:themeColor="text1"/>
        </w:rPr>
        <w:t xml:space="preserve"> number of </w:t>
      </w:r>
      <w:r w:rsidR="001A6D1D" w:rsidRPr="00942F9A">
        <w:rPr>
          <w:rFonts w:ascii="Times New Roman" w:eastAsia="Times New Roman" w:hAnsi="Times New Roman" w:cs="Times New Roman"/>
          <w:color w:val="000000" w:themeColor="text1"/>
        </w:rPr>
        <w:t>corpus</w:t>
      </w:r>
      <w:r w:rsidR="00E841E5" w:rsidRPr="00942F9A">
        <w:rPr>
          <w:rFonts w:ascii="Times New Roman" w:eastAsia="Times New Roman" w:hAnsi="Times New Roman" w:cs="Times New Roman"/>
          <w:color w:val="000000" w:themeColor="text1"/>
        </w:rPr>
        <w:t>-based</w:t>
      </w:r>
      <w:r w:rsidR="001A6D1D" w:rsidRPr="00942F9A">
        <w:rPr>
          <w:rFonts w:ascii="Times New Roman" w:eastAsia="Times New Roman" w:hAnsi="Times New Roman" w:cs="Times New Roman"/>
          <w:color w:val="000000" w:themeColor="text1"/>
        </w:rPr>
        <w:t xml:space="preserve"> studies of hate speech (e.g. </w:t>
      </w:r>
      <w:r w:rsidR="001A6D1D" w:rsidRPr="00942F9A">
        <w:rPr>
          <w:rFonts w:ascii="Times New Roman" w:hAnsi="Times New Roman" w:cs="Times New Roman"/>
          <w:color w:val="000000" w:themeColor="text1"/>
        </w:rPr>
        <w:t>Brindle, 2016; Ermida, 2023; Vilar-Lluch, 2023).</w:t>
      </w:r>
      <w:r w:rsidR="003C07CD" w:rsidRPr="00942F9A">
        <w:rPr>
          <w:rFonts w:ascii="Times New Roman" w:hAnsi="Times New Roman" w:cs="Times New Roman"/>
          <w:color w:val="000000" w:themeColor="text1"/>
        </w:rPr>
        <w:t xml:space="preserve"> </w:t>
      </w:r>
    </w:p>
    <w:p w14:paraId="79A1F8A9" w14:textId="0EAFC5ED" w:rsidR="00C07ADC" w:rsidRPr="00942F9A" w:rsidRDefault="00BB6BA4" w:rsidP="008E3D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There is a growing body of corpus linguistic and discourse analytic research on swearing, portraying the frequency of the most commonly occurring swear words, as well as their functions</w:t>
      </w:r>
      <w:del w:id="35" w:author="Author">
        <w:r w:rsidRPr="00942F9A">
          <w:rPr>
            <w:rFonts w:ascii="Times New Roman" w:hAnsi="Times New Roman" w:cs="Times New Roman"/>
            <w:color w:val="000000" w:themeColor="text1"/>
          </w:rPr>
          <w:delText xml:space="preserve"> and</w:delText>
        </w:r>
      </w:del>
      <w:ins w:id="36" w:author="Author">
        <w:r w:rsidR="004A29EE">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levels of offensiveness, and who uses them in of spoken interaction (e.g. </w:t>
      </w:r>
      <w:r w:rsidR="003A29E0" w:rsidRPr="00942F9A">
        <w:rPr>
          <w:rFonts w:ascii="Times New Roman" w:hAnsi="Times New Roman" w:cs="Times New Roman"/>
          <w:color w:val="000000" w:themeColor="text1"/>
        </w:rPr>
        <w:t xml:space="preserve">Coats, 2021; </w:t>
      </w:r>
      <w:r w:rsidR="007E125A" w:rsidRPr="00942F9A">
        <w:rPr>
          <w:rFonts w:ascii="Times New Roman" w:hAnsi="Times New Roman" w:cs="Times New Roman"/>
          <w:color w:val="000000" w:themeColor="text1"/>
        </w:rPr>
        <w:t>Drange, Hasund</w:t>
      </w:r>
      <w:r w:rsidR="00F97DE2" w:rsidRPr="00942F9A">
        <w:rPr>
          <w:rFonts w:ascii="Times New Roman" w:hAnsi="Times New Roman" w:cs="Times New Roman"/>
          <w:color w:val="000000" w:themeColor="text1"/>
        </w:rPr>
        <w:t xml:space="preserve"> </w:t>
      </w:r>
      <w:r w:rsidR="007E125A" w:rsidRPr="00942F9A">
        <w:rPr>
          <w:rFonts w:ascii="Times New Roman" w:hAnsi="Times New Roman" w:cs="Times New Roman"/>
          <w:color w:val="000000" w:themeColor="text1"/>
        </w:rPr>
        <w:t>and Stenström</w:t>
      </w:r>
      <w:r w:rsidR="00F97DE2" w:rsidRPr="00942F9A">
        <w:rPr>
          <w:rFonts w:ascii="Times New Roman" w:hAnsi="Times New Roman" w:cs="Times New Roman"/>
          <w:color w:val="000000" w:themeColor="text1"/>
        </w:rPr>
        <w:t>,</w:t>
      </w:r>
      <w:r w:rsidR="007E125A"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2014; </w:t>
      </w:r>
      <w:r w:rsidRPr="00942F9A">
        <w:rPr>
          <w:rFonts w:ascii="Times New Roman" w:hAnsi="Times New Roman" w:cs="Times New Roman"/>
          <w:color w:val="000000" w:themeColor="text1"/>
        </w:rPr>
        <w:t>Drummond</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2020; </w:t>
      </w:r>
      <w:r w:rsidR="00413695" w:rsidRPr="00942F9A">
        <w:rPr>
          <w:rFonts w:ascii="Times New Roman" w:hAnsi="Times New Roman" w:cs="Times New Roman"/>
          <w:color w:val="000000" w:themeColor="text1"/>
        </w:rPr>
        <w:t>Gauthier, 2021;</w:t>
      </w:r>
      <w:r w:rsidRPr="00942F9A">
        <w:rPr>
          <w:rFonts w:ascii="Times New Roman" w:hAnsi="Times New Roman" w:cs="Times New Roman"/>
          <w:color w:val="000000" w:themeColor="text1"/>
        </w:rPr>
        <w:t xml:space="preserve"> Love 2021; </w:t>
      </w:r>
      <w:r w:rsidR="00676798" w:rsidRPr="00942F9A">
        <w:rPr>
          <w:rFonts w:ascii="Times New Roman" w:hAnsi="Times New Roman" w:cs="Times New Roman"/>
          <w:color w:val="000000" w:themeColor="text1"/>
        </w:rPr>
        <w:t xml:space="preserve">Love and Stenström, 2023; </w:t>
      </w:r>
      <w:r w:rsidR="00676798" w:rsidRPr="00942F9A">
        <w:rPr>
          <w:rFonts w:ascii="Times New Roman" w:eastAsia="Times New Roman" w:hAnsi="Times New Roman" w:cs="Times New Roman"/>
          <w:color w:val="000000" w:themeColor="text1"/>
        </w:rPr>
        <w:t xml:space="preserve">Lutzky and Kehoe, 2016; </w:t>
      </w:r>
      <w:r w:rsidRPr="00942F9A">
        <w:rPr>
          <w:rFonts w:ascii="Times New Roman" w:hAnsi="Times New Roman" w:cs="Times New Roman"/>
          <w:color w:val="000000" w:themeColor="text1"/>
        </w:rPr>
        <w:t xml:space="preserve">McEnery 2006; McEnery et al. 2023; </w:t>
      </w:r>
      <w:r w:rsidR="00676798" w:rsidRPr="00942F9A">
        <w:rPr>
          <w:rFonts w:ascii="Times New Roman" w:eastAsia="Times New Roman" w:hAnsi="Times New Roman" w:cs="Times New Roman"/>
          <w:color w:val="000000" w:themeColor="text1"/>
        </w:rPr>
        <w:t xml:space="preserve">McEnery, Baker and Hardie, 2000; </w:t>
      </w:r>
      <w:r w:rsidRPr="00942F9A">
        <w:rPr>
          <w:rFonts w:ascii="Times New Roman" w:hAnsi="Times New Roman" w:cs="Times New Roman"/>
          <w:color w:val="000000" w:themeColor="text1"/>
        </w:rPr>
        <w:t>McEnery and Xiao 2004; Murphy</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Schweinberger</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Stenström</w:t>
      </w:r>
      <w:r w:rsidR="00525F6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1991</w:t>
      </w:r>
      <w:r w:rsidR="00676798" w:rsidRPr="00942F9A">
        <w:rPr>
          <w:rFonts w:ascii="Times New Roman" w:hAnsi="Times New Roman" w:cs="Times New Roman"/>
          <w:color w:val="000000" w:themeColor="text1"/>
        </w:rPr>
        <w:t>, 2017</w:t>
      </w:r>
      <w:r w:rsidR="00E67FF0" w:rsidRPr="00942F9A">
        <w:rPr>
          <w:rFonts w:ascii="Times New Roman" w:hAnsi="Times New Roman" w:cs="Times New Roman"/>
          <w:color w:val="000000" w:themeColor="text1"/>
        </w:rPr>
        <w:t>; Widlitzki and Huber, 2016</w:t>
      </w:r>
      <w:r w:rsidRPr="00942F9A">
        <w:rPr>
          <w:rFonts w:ascii="Times New Roman" w:hAnsi="Times New Roman" w:cs="Times New Roman"/>
          <w:color w:val="000000" w:themeColor="text1"/>
        </w:rPr>
        <w:t xml:space="preserve">). </w:t>
      </w:r>
      <w:r w:rsidR="003C07CD" w:rsidRPr="00942F9A">
        <w:rPr>
          <w:rFonts w:ascii="Times New Roman" w:hAnsi="Times New Roman" w:cs="Times New Roman"/>
          <w:color w:val="000000" w:themeColor="text1"/>
        </w:rPr>
        <w:t xml:space="preserve">While the number of words that can be used </w:t>
      </w:r>
      <w:r w:rsidR="00824A78" w:rsidRPr="00942F9A">
        <w:rPr>
          <w:rFonts w:ascii="Times New Roman" w:hAnsi="Times New Roman" w:cs="Times New Roman"/>
          <w:color w:val="000000" w:themeColor="text1"/>
        </w:rPr>
        <w:t xml:space="preserve">in vulgar ways </w:t>
      </w:r>
      <w:r w:rsidR="003C07CD" w:rsidRPr="00942F9A">
        <w:rPr>
          <w:rFonts w:ascii="Times New Roman" w:hAnsi="Times New Roman" w:cs="Times New Roman"/>
          <w:color w:val="000000" w:themeColor="text1"/>
        </w:rPr>
        <w:t xml:space="preserve">is large, </w:t>
      </w:r>
      <w:r w:rsidR="00824A78" w:rsidRPr="00942F9A">
        <w:rPr>
          <w:rFonts w:ascii="Times New Roman" w:hAnsi="Times New Roman" w:cs="Times New Roman"/>
          <w:color w:val="000000" w:themeColor="text1"/>
        </w:rPr>
        <w:t>a</w:t>
      </w:r>
      <w:r w:rsidR="003C07CD" w:rsidRPr="00942F9A">
        <w:rPr>
          <w:rFonts w:ascii="Times New Roman" w:hAnsi="Times New Roman" w:cs="Times New Roman"/>
          <w:color w:val="000000" w:themeColor="text1"/>
        </w:rPr>
        <w:t xml:space="preserve"> few words have been established as </w:t>
      </w:r>
      <w:del w:id="37" w:author="Author">
        <w:r w:rsidR="003C07CD" w:rsidRPr="00942F9A">
          <w:rPr>
            <w:rFonts w:ascii="Times New Roman" w:hAnsi="Times New Roman" w:cs="Times New Roman"/>
            <w:color w:val="000000" w:themeColor="text1"/>
          </w:rPr>
          <w:delText>very</w:delText>
        </w:r>
      </w:del>
      <w:ins w:id="38" w:author="Author">
        <w:r w:rsidR="004A29EE">
          <w:rPr>
            <w:rFonts w:ascii="Times New Roman" w:hAnsi="Times New Roman" w:cs="Times New Roman"/>
            <w:color w:val="000000" w:themeColor="text1"/>
          </w:rPr>
          <w:t>being the most</w:t>
        </w:r>
      </w:ins>
      <w:r w:rsidR="003C07CD" w:rsidRPr="00942F9A">
        <w:rPr>
          <w:rFonts w:ascii="Times New Roman" w:hAnsi="Times New Roman" w:cs="Times New Roman"/>
          <w:color w:val="000000" w:themeColor="text1"/>
        </w:rPr>
        <w:t xml:space="preserve"> frequently occurring: </w:t>
      </w:r>
      <w:r w:rsidR="003C07CD" w:rsidRPr="00942F9A">
        <w:rPr>
          <w:rFonts w:ascii="Times New Roman" w:hAnsi="Times New Roman" w:cs="Times New Roman"/>
          <w:i/>
          <w:iCs/>
          <w:color w:val="000000" w:themeColor="text1"/>
        </w:rPr>
        <w:t>fuck</w:t>
      </w:r>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shit</w:t>
      </w:r>
      <w:r w:rsidR="003C07CD" w:rsidRPr="00942F9A">
        <w:rPr>
          <w:rFonts w:ascii="Times New Roman" w:hAnsi="Times New Roman" w:cs="Times New Roman"/>
          <w:color w:val="000000" w:themeColor="text1"/>
        </w:rPr>
        <w:t xml:space="preserve"> and </w:t>
      </w:r>
      <w:r w:rsidR="003C07CD" w:rsidRPr="00942F9A">
        <w:rPr>
          <w:rFonts w:ascii="Times New Roman" w:hAnsi="Times New Roman" w:cs="Times New Roman"/>
          <w:i/>
          <w:iCs/>
          <w:color w:val="000000" w:themeColor="text1"/>
        </w:rPr>
        <w:t>bloody</w:t>
      </w:r>
      <w:r w:rsidR="003C07CD" w:rsidRPr="00942F9A">
        <w:rPr>
          <w:rFonts w:ascii="Times New Roman" w:hAnsi="Times New Roman" w:cs="Times New Roman"/>
          <w:color w:val="000000" w:themeColor="text1"/>
        </w:rPr>
        <w:t xml:space="preserve"> are commonly listed among the most frequently used swear words in English (Love 2021; McEnery and Xiao, 2004; Schweinberger 2018</w:t>
      </w:r>
      <w:del w:id="39" w:author="Author">
        <w:r w:rsidR="003C07CD" w:rsidRPr="00942F9A">
          <w:rPr>
            <w:rFonts w:ascii="Times New Roman" w:hAnsi="Times New Roman" w:cs="Times New Roman"/>
            <w:color w:val="000000" w:themeColor="text1"/>
          </w:rPr>
          <w:delText>).</w:delText>
        </w:r>
      </w:del>
      <w:ins w:id="40" w:author="Author">
        <w:r w:rsidR="00AE7B4B">
          <w:rPr>
            <w:rFonts w:ascii="Times New Roman" w:hAnsi="Times New Roman" w:cs="Times New Roman"/>
            <w:color w:val="000000" w:themeColor="text1"/>
          </w:rPr>
          <w:t>; Schweinberger and Burridge, 2025</w:t>
        </w:r>
        <w:r w:rsidR="003C07CD" w:rsidRPr="00942F9A">
          <w:rPr>
            <w:rFonts w:ascii="Times New Roman" w:hAnsi="Times New Roman" w:cs="Times New Roman"/>
            <w:color w:val="000000" w:themeColor="text1"/>
          </w:rPr>
          <w:t>).</w:t>
        </w:r>
      </w:ins>
      <w:r w:rsidR="00332509" w:rsidRPr="00942F9A">
        <w:rPr>
          <w:rFonts w:ascii="Times New Roman" w:hAnsi="Times New Roman" w:cs="Times New Roman"/>
          <w:color w:val="000000" w:themeColor="text1"/>
        </w:rPr>
        <w:t xml:space="preserve"> With regard to who swears, Love (2021), focusing on British English, reports the following: men swear more than women; people in their 20s swear more than people in their 40s or 60s; and working-class people and students swear more than other groups (cf. McEnery 2006). Besides being correlated with the social identities of speakers, swearing may also be influenced by the characteristics of the </w:t>
      </w:r>
      <w:r w:rsidR="00AA64E8" w:rsidRPr="00942F9A">
        <w:rPr>
          <w:rFonts w:ascii="Times New Roman" w:hAnsi="Times New Roman" w:cs="Times New Roman"/>
          <w:color w:val="000000" w:themeColor="text1"/>
        </w:rPr>
        <w:t>recipient</w:t>
      </w:r>
      <w:r w:rsidR="00332509" w:rsidRPr="00942F9A">
        <w:rPr>
          <w:rFonts w:ascii="Times New Roman" w:hAnsi="Times New Roman" w:cs="Times New Roman"/>
          <w:color w:val="000000" w:themeColor="text1"/>
        </w:rPr>
        <w:t>. Schweinberger (2018) reports that swearing is 1.9 times more likely in same-gender conversations than in mixed-gender groups in Irish English data</w:t>
      </w:r>
      <w:r w:rsidR="004B3751" w:rsidRPr="00942F9A">
        <w:rPr>
          <w:rFonts w:ascii="Times New Roman" w:hAnsi="Times New Roman" w:cs="Times New Roman"/>
          <w:color w:val="000000" w:themeColor="text1"/>
        </w:rPr>
        <w:t xml:space="preserve">, while Laitinen et al. (2025) find that </w:t>
      </w:r>
      <w:r w:rsidR="00313CFE" w:rsidRPr="00942F9A">
        <w:rPr>
          <w:rFonts w:ascii="Times New Roman" w:hAnsi="Times New Roman" w:cs="Times New Roman"/>
          <w:color w:val="000000" w:themeColor="text1"/>
        </w:rPr>
        <w:t xml:space="preserve">users swear more with acquaintances than friends </w:t>
      </w:r>
      <w:r w:rsidR="00310119" w:rsidRPr="00942F9A">
        <w:rPr>
          <w:rFonts w:ascii="Times New Roman" w:hAnsi="Times New Roman" w:cs="Times New Roman"/>
          <w:color w:val="000000" w:themeColor="text1"/>
        </w:rPr>
        <w:t>on</w:t>
      </w:r>
      <w:r w:rsidR="00E61EA0" w:rsidRPr="00942F9A">
        <w:rPr>
          <w:rFonts w:ascii="Times New Roman" w:hAnsi="Times New Roman" w:cs="Times New Roman"/>
          <w:color w:val="000000" w:themeColor="text1"/>
        </w:rPr>
        <w:t xml:space="preserve"> </w:t>
      </w:r>
      <w:r w:rsidR="00AA64E8" w:rsidRPr="00942F9A">
        <w:rPr>
          <w:rFonts w:ascii="Times New Roman" w:hAnsi="Times New Roman" w:cs="Times New Roman"/>
          <w:color w:val="000000" w:themeColor="text1"/>
        </w:rPr>
        <w:t>Twitter</w:t>
      </w:r>
      <w:r w:rsidR="00313CFE" w:rsidRPr="00942F9A">
        <w:rPr>
          <w:rFonts w:ascii="Times New Roman" w:hAnsi="Times New Roman" w:cs="Times New Roman"/>
          <w:color w:val="000000" w:themeColor="text1"/>
        </w:rPr>
        <w:t>.</w:t>
      </w:r>
      <w:r w:rsidR="00AA64E8" w:rsidRPr="00942F9A">
        <w:rPr>
          <w:rFonts w:ascii="Times New Roman" w:hAnsi="Times New Roman" w:cs="Times New Roman"/>
          <w:color w:val="000000" w:themeColor="text1"/>
        </w:rPr>
        <w:t xml:space="preserve"> </w:t>
      </w:r>
    </w:p>
    <w:p w14:paraId="2D48F544" w14:textId="7C0EE960" w:rsidR="00AB7666" w:rsidRPr="00942F9A" w:rsidRDefault="00AB7666" w:rsidP="00EA7EF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One notable aspect of vulgar language is its role in building one’s own identity or a group’s identity. While the use of </w:t>
      </w:r>
      <w:r w:rsidR="00355A24" w:rsidRPr="00942F9A">
        <w:rPr>
          <w:rFonts w:ascii="Times New Roman" w:hAnsi="Times New Roman" w:cs="Times New Roman"/>
          <w:color w:val="000000" w:themeColor="text1"/>
        </w:rPr>
        <w:t>vulgarity</w:t>
      </w:r>
      <w:r w:rsidRPr="00942F9A">
        <w:rPr>
          <w:rFonts w:ascii="Times New Roman" w:hAnsi="Times New Roman" w:cs="Times New Roman"/>
          <w:color w:val="000000" w:themeColor="text1"/>
        </w:rPr>
        <w:t xml:space="preserve"> may be seen as inappropriate in a formal setting, such as in a job interview or a university lecture, in informal circumstances where the participants are of the same social status, swearing may be considered appropriate or even expected of the community members as a tool for bonding and expressing solidarity with the in-group (Stapleton, 2010). The group whose membership is strengthened by swearing may consist, for example, of adolescents</w:t>
      </w:r>
      <w:r w:rsidR="00CB389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students or work colleagues (</w:t>
      </w:r>
      <w:r w:rsidR="00CB389F" w:rsidRPr="00942F9A">
        <w:rPr>
          <w:rFonts w:ascii="Times New Roman" w:hAnsi="Times New Roman" w:cs="Times New Roman"/>
          <w:color w:val="000000" w:themeColor="text1"/>
        </w:rPr>
        <w:t>Daly et al., 2004</w:t>
      </w:r>
      <w:r w:rsidRPr="00942F9A">
        <w:rPr>
          <w:rFonts w:ascii="Times New Roman" w:hAnsi="Times New Roman" w:cs="Times New Roman"/>
          <w:color w:val="000000" w:themeColor="text1"/>
        </w:rPr>
        <w:t>;</w:t>
      </w:r>
      <w:r w:rsidR="00525F6B" w:rsidRPr="00942F9A">
        <w:rPr>
          <w:rFonts w:ascii="Times New Roman" w:hAnsi="Times New Roman" w:cs="Times New Roman"/>
          <w:color w:val="000000" w:themeColor="text1"/>
        </w:rPr>
        <w:t xml:space="preserve"> </w:t>
      </w:r>
      <w:r w:rsidR="00CB389F" w:rsidRPr="00942F9A">
        <w:rPr>
          <w:rFonts w:ascii="Times New Roman" w:hAnsi="Times New Roman" w:cs="Times New Roman"/>
          <w:color w:val="000000" w:themeColor="text1"/>
        </w:rPr>
        <w:t>Stenström, 2017</w:t>
      </w:r>
      <w:r w:rsidR="003B0FD1" w:rsidRPr="00942F9A">
        <w:rPr>
          <w:rFonts w:ascii="Times New Roman" w:hAnsi="Times New Roman" w:cs="Times New Roman"/>
          <w:color w:val="000000" w:themeColor="text1"/>
        </w:rPr>
        <w:t>; Wilson and Wedlock, 2023</w:t>
      </w:r>
      <w:r w:rsidRPr="00942F9A">
        <w:rPr>
          <w:rFonts w:ascii="Times New Roman" w:hAnsi="Times New Roman" w:cs="Times New Roman"/>
          <w:color w:val="000000" w:themeColor="text1"/>
        </w:rPr>
        <w:t>). A crucial characteristic of expressing in-group solidarity through swearing is (perceived) homogeneity within the group; that is, the members of the group are commonly of the same gender, age, social status, or otherwise in a situation where no one person exerts power over other members of the group (Jay and Janschewitz, 2008; Beers Fägersten, 2012). However</w:t>
      </w:r>
      <w:r w:rsidR="009113E9"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EA7EF4" w:rsidRPr="00942F9A">
        <w:rPr>
          <w:rFonts w:ascii="Times New Roman" w:hAnsi="Times New Roman" w:cs="Times New Roman"/>
          <w:color w:val="000000" w:themeColor="text1"/>
        </w:rPr>
        <w:t>in the case of</w:t>
      </w:r>
      <w:r w:rsidRPr="00942F9A">
        <w:rPr>
          <w:rFonts w:ascii="Times New Roman" w:hAnsi="Times New Roman" w:cs="Times New Roman"/>
          <w:color w:val="000000" w:themeColor="text1"/>
        </w:rPr>
        <w:t xml:space="preserve"> </w:t>
      </w:r>
      <w:r w:rsidR="009113E9" w:rsidRPr="00942F9A">
        <w:rPr>
          <w:rFonts w:ascii="Times New Roman" w:hAnsi="Times New Roman" w:cs="Times New Roman"/>
          <w:color w:val="000000" w:themeColor="text1"/>
        </w:rPr>
        <w:t xml:space="preserve">online </w:t>
      </w:r>
      <w:r w:rsidRPr="00942F9A">
        <w:rPr>
          <w:rFonts w:ascii="Times New Roman" w:hAnsi="Times New Roman" w:cs="Times New Roman"/>
          <w:color w:val="000000" w:themeColor="text1"/>
        </w:rPr>
        <w:t>social media platform</w:t>
      </w:r>
      <w:r w:rsidR="009113E9"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such as Twitter, groups are</w:t>
      </w:r>
      <w:r w:rsidR="009113E9" w:rsidRPr="00942F9A">
        <w:rPr>
          <w:rFonts w:ascii="Times New Roman" w:hAnsi="Times New Roman" w:cs="Times New Roman"/>
          <w:color w:val="000000" w:themeColor="text1"/>
        </w:rPr>
        <w:t xml:space="preserve"> often</w:t>
      </w:r>
      <w:r w:rsidRPr="00942F9A">
        <w:rPr>
          <w:rFonts w:ascii="Times New Roman" w:hAnsi="Times New Roman" w:cs="Times New Roman"/>
          <w:color w:val="000000" w:themeColor="text1"/>
        </w:rPr>
        <w:t xml:space="preserve"> formed around common interests, rather than based on common </w:t>
      </w:r>
      <w:r w:rsidR="00B535CA" w:rsidRPr="00942F9A">
        <w:rPr>
          <w:rFonts w:ascii="Times New Roman" w:hAnsi="Times New Roman" w:cs="Times New Roman"/>
          <w:color w:val="000000" w:themeColor="text1"/>
        </w:rPr>
        <w:t xml:space="preserve">sociodemographic </w:t>
      </w:r>
      <w:r w:rsidRPr="00942F9A">
        <w:rPr>
          <w:rFonts w:ascii="Times New Roman" w:hAnsi="Times New Roman" w:cs="Times New Roman"/>
          <w:color w:val="000000" w:themeColor="text1"/>
        </w:rPr>
        <w:t>characteristics of the group members</w:t>
      </w:r>
      <w:r w:rsidR="006A4794" w:rsidRPr="00942F9A">
        <w:rPr>
          <w:rFonts w:ascii="Times New Roman" w:hAnsi="Times New Roman" w:cs="Times New Roman"/>
          <w:color w:val="000000" w:themeColor="text1"/>
        </w:rPr>
        <w:t xml:space="preserve"> (Dynel, 2023)</w:t>
      </w:r>
      <w:r w:rsidRPr="00942F9A">
        <w:rPr>
          <w:rFonts w:ascii="Times New Roman" w:hAnsi="Times New Roman" w:cs="Times New Roman"/>
          <w:color w:val="000000" w:themeColor="text1"/>
        </w:rPr>
        <w:t>. The fact that Twitter users may themselves decide how much personal information to reveal guarantees a level of anonymity that allows groups of varying ages, genders, and social statuses to be formed (Dynel</w:t>
      </w:r>
      <w:r w:rsidR="006A479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2012; Jay</w:t>
      </w:r>
      <w:r w:rsidR="00B535C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w:t>
      </w:r>
    </w:p>
    <w:p w14:paraId="6BDEDB16" w14:textId="1BA87487" w:rsidR="00A138EC" w:rsidRPr="00942F9A" w:rsidRDefault="03F19DB3" w:rsidP="0051615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Studies of vulgar</w:t>
      </w:r>
      <w:r w:rsidR="00EB2456"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that </w:t>
      </w:r>
      <w:r w:rsidR="003818EB" w:rsidRPr="00942F9A">
        <w:rPr>
          <w:rFonts w:ascii="Times New Roman" w:eastAsia="Times New Roman" w:hAnsi="Times New Roman" w:cs="Times New Roman"/>
          <w:color w:val="000000" w:themeColor="text1"/>
        </w:rPr>
        <w:t>employ</w:t>
      </w:r>
      <w:r w:rsidRPr="00942F9A">
        <w:rPr>
          <w:rFonts w:ascii="Times New Roman" w:eastAsia="Times New Roman" w:hAnsi="Times New Roman" w:cs="Times New Roman"/>
          <w:color w:val="000000" w:themeColor="text1"/>
        </w:rPr>
        <w:t xml:space="preserve"> a sociolinguistic, corpus-based approach commonly aim to understand </w:t>
      </w:r>
      <w:r w:rsidR="00235A08" w:rsidRPr="00942F9A">
        <w:rPr>
          <w:rFonts w:ascii="Times New Roman" w:eastAsia="Times New Roman" w:hAnsi="Times New Roman" w:cs="Times New Roman"/>
          <w:color w:val="000000" w:themeColor="text1"/>
        </w:rPr>
        <w:t xml:space="preserve">the </w:t>
      </w:r>
      <w:r w:rsidRPr="00942F9A">
        <w:rPr>
          <w:rFonts w:ascii="Times New Roman" w:eastAsia="Times New Roman" w:hAnsi="Times New Roman" w:cs="Times New Roman"/>
          <w:color w:val="000000" w:themeColor="text1"/>
        </w:rPr>
        <w:t>socio-demographic characteristics of users of vulgar language.</w:t>
      </w:r>
      <w:r w:rsidR="00EA7EF4"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Regarding gender differences, previous research suggests that males use swear words more frequently than females across </w:t>
      </w:r>
      <w:ins w:id="41" w:author="Author">
        <w:r w:rsidR="004922F9">
          <w:rPr>
            <w:rFonts w:ascii="Times New Roman" w:eastAsia="Times New Roman" w:hAnsi="Times New Roman" w:cs="Times New Roman"/>
            <w:color w:val="000000" w:themeColor="text1"/>
          </w:rPr>
          <w:t xml:space="preserve">online, </w:t>
        </w:r>
        <w:r w:rsidRPr="00942F9A">
          <w:rPr>
            <w:rFonts w:ascii="Times New Roman" w:eastAsia="Times New Roman" w:hAnsi="Times New Roman" w:cs="Times New Roman"/>
            <w:color w:val="000000" w:themeColor="text1"/>
          </w:rPr>
          <w:t>spoken</w:t>
        </w:r>
        <w:r w:rsidR="008B3EF7">
          <w:rPr>
            <w:rFonts w:ascii="Times New Roman" w:eastAsia="Times New Roman" w:hAnsi="Times New Roman" w:cs="Times New Roman"/>
            <w:color w:val="000000" w:themeColor="text1"/>
          </w:rPr>
          <w:t>,</w:t>
        </w:r>
        <w:r w:rsidR="004922F9">
          <w:rPr>
            <w:rFonts w:ascii="Times New Roman" w:eastAsia="Times New Roman" w:hAnsi="Times New Roman" w:cs="Times New Roman"/>
            <w:color w:val="000000" w:themeColor="text1"/>
          </w:rPr>
          <w:t xml:space="preserve"> and</w:t>
        </w:r>
        <w:r w:rsidR="00E92EC9" w:rsidRPr="00942F9A">
          <w:rPr>
            <w:rFonts w:ascii="Times New Roman" w:eastAsia="Times New Roman" w:hAnsi="Times New Roman" w:cs="Times New Roman"/>
            <w:color w:val="000000" w:themeColor="text1"/>
          </w:rPr>
          <w:t xml:space="preserve"> written </w:t>
        </w:r>
        <w:r w:rsidRPr="00942F9A">
          <w:rPr>
            <w:rFonts w:ascii="Times New Roman" w:eastAsia="Times New Roman" w:hAnsi="Times New Roman" w:cs="Times New Roman"/>
            <w:color w:val="000000" w:themeColor="text1"/>
          </w:rPr>
          <w:t>discourse.</w:t>
        </w:r>
      </w:ins>
      <w:moveToRangeStart w:id="42" w:author="Author" w:name="move210317403"/>
      <w:moveTo w:id="43" w:author="Author" w16du:dateUtc="2025-10-02T07:09:00Z">
        <w:r w:rsidRPr="00942F9A">
          <w:rPr>
            <w:rFonts w:ascii="Times New Roman" w:eastAsia="Times New Roman" w:hAnsi="Times New Roman" w:cs="Times New Roman"/>
            <w:color w:val="000000" w:themeColor="text1"/>
          </w:rPr>
          <w:t xml:space="preserve"> </w:t>
        </w:r>
        <w:r w:rsidR="00094B23" w:rsidRPr="00942F9A">
          <w:rPr>
            <w:rFonts w:ascii="Times New Roman" w:eastAsia="Times New Roman" w:hAnsi="Times New Roman" w:cs="Times New Roman"/>
            <w:color w:val="000000" w:themeColor="text1"/>
          </w:rPr>
          <w:t xml:space="preserve">Newman et al. (2008) and Thelwall (2008) found higher swearing rates in male-authored online texts, with Thelwall noting that men use “strong” swears more often on MySpace. McEnery, Baker, and Hardie (2000) found </w:t>
        </w:r>
        <w:r w:rsidR="00094B23" w:rsidRPr="00942F9A">
          <w:rPr>
            <w:rFonts w:ascii="Times New Roman" w:eastAsia="Times New Roman" w:hAnsi="Times New Roman" w:cs="Times New Roman"/>
            <w:i/>
            <w:iCs/>
            <w:color w:val="000000" w:themeColor="text1"/>
          </w:rPr>
          <w:t>fuck</w:t>
        </w:r>
        <w:r w:rsidR="00094B23" w:rsidRPr="00942F9A">
          <w:rPr>
            <w:rFonts w:ascii="Times New Roman" w:eastAsia="Times New Roman" w:hAnsi="Times New Roman" w:cs="Times New Roman"/>
            <w:color w:val="000000" w:themeColor="text1"/>
          </w:rPr>
          <w:t xml:space="preserve"> more frequent in male-authored texts in the British National Corpus.</w:t>
        </w:r>
      </w:moveTo>
      <w:moveToRangeEnd w:id="42"/>
      <w:del w:id="44" w:author="Author">
        <w:r w:rsidRPr="00942F9A">
          <w:rPr>
            <w:rFonts w:ascii="Times New Roman" w:eastAsia="Times New Roman" w:hAnsi="Times New Roman" w:cs="Times New Roman"/>
            <w:color w:val="000000" w:themeColor="text1"/>
          </w:rPr>
          <w:delText>both spoken</w:delText>
        </w:r>
        <w:r w:rsidR="00E92EC9" w:rsidRPr="00942F9A">
          <w:rPr>
            <w:rFonts w:ascii="Times New Roman" w:eastAsia="Times New Roman" w:hAnsi="Times New Roman" w:cs="Times New Roman"/>
            <w:color w:val="000000" w:themeColor="text1"/>
          </w:rPr>
          <w:delText>, written and online</w:delText>
        </w:r>
        <w:r w:rsidRPr="00942F9A">
          <w:rPr>
            <w:rFonts w:ascii="Times New Roman" w:eastAsia="Times New Roman" w:hAnsi="Times New Roman" w:cs="Times New Roman"/>
            <w:color w:val="000000" w:themeColor="text1"/>
          </w:rPr>
          <w:delText xml:space="preserve"> discourse.</w:delText>
        </w:r>
      </w:del>
      <w:r w:rsidR="00094B23">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Schwartz et al. (2013) and Bamman, Eisenstein, and Schnoebelen (2014) found profanity</w:t>
      </w:r>
      <w:r w:rsidR="00771F2C" w:rsidRPr="00942F9A">
        <w:rPr>
          <w:rFonts w:ascii="Times New Roman" w:eastAsia="Times New Roman" w:hAnsi="Times New Roman" w:cs="Times New Roman"/>
          <w:color w:val="000000" w:themeColor="text1"/>
        </w:rPr>
        <w:t xml:space="preserve"> was</w:t>
      </w:r>
      <w:r w:rsidRPr="00942F9A">
        <w:rPr>
          <w:rFonts w:ascii="Times New Roman" w:eastAsia="Times New Roman" w:hAnsi="Times New Roman" w:cs="Times New Roman"/>
          <w:color w:val="000000" w:themeColor="text1"/>
        </w:rPr>
        <w:t xml:space="preserve"> use</w:t>
      </w:r>
      <w:r w:rsidR="00771F2C" w:rsidRPr="00942F9A">
        <w:rPr>
          <w:rFonts w:ascii="Times New Roman" w:eastAsia="Times New Roman" w:hAnsi="Times New Roman" w:cs="Times New Roman"/>
          <w:color w:val="000000" w:themeColor="text1"/>
        </w:rPr>
        <w:t>d at a higher rate by male users</w:t>
      </w:r>
      <w:r w:rsidRPr="00942F9A">
        <w:rPr>
          <w:rFonts w:ascii="Times New Roman" w:eastAsia="Times New Roman" w:hAnsi="Times New Roman" w:cs="Times New Roman"/>
          <w:color w:val="000000" w:themeColor="text1"/>
        </w:rPr>
        <w:t xml:space="preserve"> in Facebook and Twitter data, while Wang et al. (2014) showed that men </w:t>
      </w:r>
      <w:r w:rsidR="00B62DB3" w:rsidRPr="00942F9A">
        <w:rPr>
          <w:rFonts w:ascii="Times New Roman" w:eastAsia="Times New Roman" w:hAnsi="Times New Roman" w:cs="Times New Roman"/>
          <w:color w:val="000000" w:themeColor="text1"/>
        </w:rPr>
        <w:t>swear</w:t>
      </w:r>
      <w:r w:rsidRPr="00942F9A">
        <w:rPr>
          <w:rFonts w:ascii="Times New Roman" w:eastAsia="Times New Roman" w:hAnsi="Times New Roman" w:cs="Times New Roman"/>
          <w:color w:val="000000" w:themeColor="text1"/>
        </w:rPr>
        <w:t xml:space="preserve"> more overall, especially in same-gender interactions. Gauthier and Guille (2017) found that younger females in the UK favour milder swears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whereas males use stronger ones, aligning with McEnery’s (2006) findings. Lutzky and Kehoe (2016) observed that core </w:t>
      </w:r>
      <w:r w:rsidR="00516150" w:rsidRPr="00942F9A">
        <w:rPr>
          <w:rFonts w:ascii="Times New Roman" w:eastAsia="Times New Roman" w:hAnsi="Times New Roman" w:cs="Times New Roman"/>
          <w:color w:val="000000" w:themeColor="text1"/>
        </w:rPr>
        <w:t xml:space="preserve">sets of </w:t>
      </w:r>
      <w:r w:rsidRPr="00942F9A">
        <w:rPr>
          <w:rFonts w:ascii="Times New Roman" w:eastAsia="Times New Roman" w:hAnsi="Times New Roman" w:cs="Times New Roman"/>
          <w:color w:val="000000" w:themeColor="text1"/>
        </w:rPr>
        <w:t>swear words frequently co-occur in blogs. Survey</w:t>
      </w:r>
      <w:r w:rsidR="00B62DB3" w:rsidRPr="00942F9A">
        <w:rPr>
          <w:rFonts w:ascii="Times New Roman" w:eastAsia="Times New Roman" w:hAnsi="Times New Roman" w:cs="Times New Roman"/>
          <w:color w:val="000000" w:themeColor="text1"/>
        </w:rPr>
        <w:t xml:space="preserve">s also </w:t>
      </w:r>
      <w:r w:rsidRPr="00942F9A">
        <w:rPr>
          <w:rFonts w:ascii="Times New Roman" w:eastAsia="Times New Roman" w:hAnsi="Times New Roman" w:cs="Times New Roman"/>
          <w:color w:val="000000" w:themeColor="text1"/>
        </w:rPr>
        <w:t xml:space="preserve">confirm gender differences. Stapleton (2003) found </w:t>
      </w:r>
      <w:r w:rsidR="00B23407" w:rsidRPr="00942F9A">
        <w:rPr>
          <w:rFonts w:ascii="Times New Roman" w:eastAsia="Times New Roman" w:hAnsi="Times New Roman" w:cs="Times New Roman"/>
          <w:color w:val="000000" w:themeColor="text1"/>
        </w:rPr>
        <w:t xml:space="preserve">that </w:t>
      </w:r>
      <w:r w:rsidRPr="00942F9A">
        <w:rPr>
          <w:rFonts w:ascii="Times New Roman" w:eastAsia="Times New Roman" w:hAnsi="Times New Roman" w:cs="Times New Roman"/>
          <w:color w:val="000000" w:themeColor="text1"/>
        </w:rPr>
        <w:t>women swear less and find profanity more offensive but noted that swearing can shape femininity in some contexts</w:t>
      </w:r>
      <w:r w:rsidR="00B62DB3" w:rsidRPr="00942F9A">
        <w:rPr>
          <w:rFonts w:ascii="Times New Roman" w:eastAsia="Times New Roman" w:hAnsi="Times New Roman" w:cs="Times New Roman"/>
          <w:color w:val="000000" w:themeColor="text1"/>
        </w:rPr>
        <w:t>, while</w:t>
      </w:r>
      <w:r w:rsidRPr="00942F9A">
        <w:rPr>
          <w:rFonts w:ascii="Times New Roman" w:eastAsia="Times New Roman" w:hAnsi="Times New Roman" w:cs="Times New Roman"/>
          <w:color w:val="000000" w:themeColor="text1"/>
        </w:rPr>
        <w:t xml:space="preserve"> Dewaele (20</w:t>
      </w:r>
      <w:r w:rsidR="00BD69A6" w:rsidRPr="00942F9A">
        <w:rPr>
          <w:rFonts w:ascii="Times New Roman" w:eastAsia="Times New Roman" w:hAnsi="Times New Roman" w:cs="Times New Roman"/>
          <w:color w:val="000000" w:themeColor="text1"/>
        </w:rPr>
        <w:t>17</w:t>
      </w:r>
      <w:r w:rsidRPr="00942F9A">
        <w:rPr>
          <w:rFonts w:ascii="Times New Roman" w:eastAsia="Times New Roman" w:hAnsi="Times New Roman" w:cs="Times New Roman"/>
          <w:color w:val="000000" w:themeColor="text1"/>
        </w:rPr>
        <w:t xml:space="preserve">) found females </w:t>
      </w:r>
      <w:r w:rsidR="00B23407"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 xml:space="preserve">perceive swearing as more emotionally charged. Schweinberger (2018) showed that in Irish English, men swear more, but only among younger and middle-aged speakers. </w:t>
      </w:r>
      <w:r w:rsidR="00E92EC9" w:rsidRPr="00942F9A">
        <w:rPr>
          <w:rFonts w:ascii="Times New Roman" w:eastAsia="Times New Roman" w:hAnsi="Times New Roman" w:cs="Times New Roman"/>
          <w:color w:val="000000" w:themeColor="text1"/>
        </w:rPr>
        <w:t>Other</w:t>
      </w:r>
      <w:r w:rsidRPr="00942F9A">
        <w:rPr>
          <w:rFonts w:ascii="Times New Roman" w:eastAsia="Times New Roman" w:hAnsi="Times New Roman" w:cs="Times New Roman"/>
          <w:color w:val="000000" w:themeColor="text1"/>
        </w:rPr>
        <w:t xml:space="preserve"> spoken language studies reinforce these patterns. Mehl and Pennebaker (2003) found higher</w:t>
      </w:r>
      <w:ins w:id="45" w:author="Author">
        <w:r w:rsidRPr="00942F9A">
          <w:rPr>
            <w:rFonts w:ascii="Times New Roman" w:eastAsia="Times New Roman" w:hAnsi="Times New Roman" w:cs="Times New Roman"/>
            <w:color w:val="000000" w:themeColor="text1"/>
          </w:rPr>
          <w:t xml:space="preserve"> </w:t>
        </w:r>
        <w:r w:rsidR="004922F9">
          <w:rPr>
            <w:rFonts w:ascii="Times New Roman" w:eastAsia="Times New Roman" w:hAnsi="Times New Roman" w:cs="Times New Roman"/>
            <w:color w:val="000000" w:themeColor="text1"/>
          </w:rPr>
          <w:t>rates of</w:t>
        </w:r>
      </w:ins>
      <w:r w:rsidR="004922F9">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male swearing in U.S. university students</w:t>
      </w:r>
      <w:r w:rsidR="00E92EC9"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conversations, and McEnery (2006) reported that while men and women use profanity at similar rates, males favour stronger swears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cunt</w:t>
      </w:r>
      <w:r w:rsidRPr="00942F9A">
        <w:rPr>
          <w:rFonts w:ascii="Times New Roman" w:eastAsia="Times New Roman" w:hAnsi="Times New Roman" w:cs="Times New Roman"/>
          <w:color w:val="000000" w:themeColor="text1"/>
        </w:rPr>
        <w:t>), while females use milder ones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Beers Fägersten (2007) found similar male dominance in U.S. student interactions. </w:t>
      </w:r>
      <w:del w:id="46" w:author="Author">
        <w:r w:rsidR="00276B86" w:rsidRPr="00942F9A">
          <w:rPr>
            <w:rFonts w:ascii="Times New Roman" w:eastAsia="Times New Roman" w:hAnsi="Times New Roman" w:cs="Times New Roman"/>
            <w:color w:val="000000" w:themeColor="text1"/>
          </w:rPr>
          <w:delText>S</w:delText>
        </w:r>
        <w:r w:rsidRPr="00942F9A">
          <w:rPr>
            <w:rFonts w:ascii="Times New Roman" w:eastAsia="Times New Roman" w:hAnsi="Times New Roman" w:cs="Times New Roman"/>
            <w:color w:val="000000" w:themeColor="text1"/>
          </w:rPr>
          <w:delText xml:space="preserve">tudies </w:delText>
        </w:r>
        <w:r w:rsidR="00276B86" w:rsidRPr="00942F9A">
          <w:rPr>
            <w:rFonts w:ascii="Times New Roman" w:eastAsia="Times New Roman" w:hAnsi="Times New Roman" w:cs="Times New Roman"/>
            <w:color w:val="000000" w:themeColor="text1"/>
          </w:rPr>
          <w:delText xml:space="preserve">of swearing in written or online discourse </w:delText>
        </w:r>
        <w:r w:rsidRPr="00942F9A">
          <w:rPr>
            <w:rFonts w:ascii="Times New Roman" w:eastAsia="Times New Roman" w:hAnsi="Times New Roman" w:cs="Times New Roman"/>
            <w:color w:val="000000" w:themeColor="text1"/>
          </w:rPr>
          <w:delText>show a male bias in profanity use.</w:delText>
        </w:r>
      </w:del>
      <w:moveFromRangeStart w:id="47" w:author="Author" w:name="move210317403"/>
      <w:moveFrom w:id="48" w:author="Author" w16du:dateUtc="2025-10-02T07:09:00Z">
        <w:r w:rsidRPr="00942F9A">
          <w:rPr>
            <w:rFonts w:ascii="Times New Roman" w:eastAsia="Times New Roman" w:hAnsi="Times New Roman" w:cs="Times New Roman"/>
            <w:color w:val="000000" w:themeColor="text1"/>
          </w:rPr>
          <w:t xml:space="preserve"> </w:t>
        </w:r>
        <w:r w:rsidR="00094B23" w:rsidRPr="00942F9A">
          <w:rPr>
            <w:rFonts w:ascii="Times New Roman" w:eastAsia="Times New Roman" w:hAnsi="Times New Roman" w:cs="Times New Roman"/>
            <w:color w:val="000000" w:themeColor="text1"/>
          </w:rPr>
          <w:t xml:space="preserve">Newman et al. (2008) and Thelwall (2008) found higher swearing rates in male-authored online texts, with Thelwall noting that men use “strong” swears more often on MySpace. McEnery, Baker, and Hardie (2000) found </w:t>
        </w:r>
        <w:r w:rsidR="00094B23" w:rsidRPr="00942F9A">
          <w:rPr>
            <w:rFonts w:ascii="Times New Roman" w:eastAsia="Times New Roman" w:hAnsi="Times New Roman" w:cs="Times New Roman"/>
            <w:i/>
            <w:iCs/>
            <w:color w:val="000000" w:themeColor="text1"/>
          </w:rPr>
          <w:t>fuck</w:t>
        </w:r>
        <w:r w:rsidR="00094B23" w:rsidRPr="00942F9A">
          <w:rPr>
            <w:rFonts w:ascii="Times New Roman" w:eastAsia="Times New Roman" w:hAnsi="Times New Roman" w:cs="Times New Roman"/>
            <w:color w:val="000000" w:themeColor="text1"/>
          </w:rPr>
          <w:t xml:space="preserve"> more frequent in male-authored texts in the British National Corpus.</w:t>
        </w:r>
      </w:moveFrom>
      <w:moveFromRangeEnd w:id="47"/>
    </w:p>
    <w:p w14:paraId="19EAEE77" w14:textId="010D3497" w:rsidR="004A29EE" w:rsidRDefault="00516150" w:rsidP="00AA0C23">
      <w:pPr>
        <w:spacing w:after="0"/>
        <w:ind w:firstLine="720"/>
        <w:rPr>
          <w:ins w:id="49" w:author="Autho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d</w:t>
      </w:r>
      <w:r w:rsidR="03F19DB3" w:rsidRPr="00942F9A">
        <w:rPr>
          <w:rFonts w:ascii="Times New Roman" w:eastAsia="Times New Roman" w:hAnsi="Times New Roman" w:cs="Times New Roman"/>
          <w:color w:val="000000" w:themeColor="text1"/>
        </w:rPr>
        <w:t>espite sustained interest</w:t>
      </w:r>
      <w:r w:rsidRPr="00942F9A">
        <w:rPr>
          <w:rFonts w:ascii="Times New Roman" w:eastAsia="Times New Roman" w:hAnsi="Times New Roman" w:cs="Times New Roman"/>
          <w:color w:val="000000" w:themeColor="text1"/>
        </w:rPr>
        <w:t xml:space="preserve"> in swearing and vulgar language in corpus linguistics</w:t>
      </w:r>
      <w:r w:rsidR="03F19DB3" w:rsidRPr="00942F9A">
        <w:rPr>
          <w:rFonts w:ascii="Times New Roman" w:eastAsia="Times New Roman" w:hAnsi="Times New Roman" w:cs="Times New Roman"/>
          <w:color w:val="000000" w:themeColor="text1"/>
        </w:rPr>
        <w:t xml:space="preserve">, large-scale comparative studies examining the frequency, distribution, and context of use of vulgarity across different regions based on comparable datasets remain scarce. </w:t>
      </w:r>
      <w:ins w:id="50" w:author="Author">
        <w:r w:rsidR="004A29EE">
          <w:rPr>
            <w:rFonts w:ascii="Times New Roman" w:eastAsia="Times New Roman" w:hAnsi="Times New Roman" w:cs="Times New Roman"/>
            <w:color w:val="000000" w:themeColor="text1"/>
          </w:rPr>
          <w:t xml:space="preserve">A notable exception is Schweinberger and Burridge (2025) who analyse </w:t>
        </w:r>
        <w:r w:rsidR="00EB3CE7">
          <w:rPr>
            <w:rFonts w:ascii="Times New Roman" w:eastAsia="Times New Roman" w:hAnsi="Times New Roman" w:cs="Times New Roman"/>
            <w:color w:val="000000" w:themeColor="text1"/>
          </w:rPr>
          <w:t xml:space="preserve">web-based </w:t>
        </w:r>
        <w:r w:rsidR="004A29EE">
          <w:rPr>
            <w:rFonts w:ascii="Times New Roman" w:eastAsia="Times New Roman" w:hAnsi="Times New Roman" w:cs="Times New Roman"/>
            <w:color w:val="000000" w:themeColor="text1"/>
          </w:rPr>
          <w:t>data (</w:t>
        </w:r>
        <w:r w:rsidR="000D62F3">
          <w:rPr>
            <w:rFonts w:ascii="Times New Roman" w:eastAsia="Times New Roman" w:hAnsi="Times New Roman" w:cs="Times New Roman"/>
            <w:color w:val="000000" w:themeColor="text1"/>
          </w:rPr>
          <w:t>rather than</w:t>
        </w:r>
        <w:r w:rsidR="004A29EE">
          <w:rPr>
            <w:rFonts w:ascii="Times New Roman" w:eastAsia="Times New Roman" w:hAnsi="Times New Roman" w:cs="Times New Roman"/>
            <w:color w:val="000000" w:themeColor="text1"/>
          </w:rPr>
          <w:t xml:space="preserve"> social media data) and find that speakers from the United States use most vulgarity online, that speakers in inner-circle varieties use more vulgarity compared to outer-circle variety speakers, and that inner-circle variety speakers use a </w:t>
        </w:r>
        <w:r w:rsidR="004922F9">
          <w:rPr>
            <w:rFonts w:ascii="Times New Roman" w:eastAsia="Times New Roman" w:hAnsi="Times New Roman" w:cs="Times New Roman"/>
            <w:color w:val="000000" w:themeColor="text1"/>
          </w:rPr>
          <w:t xml:space="preserve">greater </w:t>
        </w:r>
        <w:r w:rsidR="004A29EE">
          <w:rPr>
            <w:rFonts w:ascii="Times New Roman" w:eastAsia="Times New Roman" w:hAnsi="Times New Roman" w:cs="Times New Roman"/>
            <w:color w:val="000000" w:themeColor="text1"/>
          </w:rPr>
          <w:t>variety of forms in vulgarity in English online</w:t>
        </w:r>
        <w:r w:rsidR="00AE7B4B">
          <w:rPr>
            <w:rFonts w:ascii="Times New Roman" w:eastAsia="Times New Roman" w:hAnsi="Times New Roman" w:cs="Times New Roman"/>
            <w:color w:val="000000" w:themeColor="text1"/>
          </w:rPr>
          <w:t xml:space="preserve"> compared to outer-circle variety speakers</w:t>
        </w:r>
        <w:r w:rsidR="004A29EE">
          <w:rPr>
            <w:rFonts w:ascii="Times New Roman" w:eastAsia="Times New Roman" w:hAnsi="Times New Roman" w:cs="Times New Roman"/>
            <w:color w:val="000000" w:themeColor="text1"/>
          </w:rPr>
          <w:t>.</w:t>
        </w:r>
      </w:ins>
    </w:p>
    <w:p w14:paraId="0DB03381" w14:textId="7906EE25" w:rsidR="0082131F" w:rsidRPr="00942F9A"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Previous studies</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have also</w:t>
      </w:r>
      <w:r w:rsidR="03F19DB3" w:rsidRPr="00942F9A">
        <w:rPr>
          <w:rFonts w:ascii="Times New Roman" w:eastAsia="Times New Roman" w:hAnsi="Times New Roman" w:cs="Times New Roman"/>
          <w:color w:val="000000" w:themeColor="text1"/>
        </w:rPr>
        <w:t xml:space="preserve"> largely neglected factors outside </w:t>
      </w:r>
      <w:r w:rsidRPr="00942F9A">
        <w:rPr>
          <w:rFonts w:ascii="Times New Roman" w:eastAsia="Times New Roman" w:hAnsi="Times New Roman" w:cs="Times New Roman"/>
          <w:color w:val="000000" w:themeColor="text1"/>
        </w:rPr>
        <w:t xml:space="preserve">of </w:t>
      </w:r>
      <w:r w:rsidR="004C6735" w:rsidRPr="00942F9A">
        <w:rPr>
          <w:rFonts w:ascii="Times New Roman" w:eastAsia="Times New Roman" w:hAnsi="Times New Roman" w:cs="Times New Roman"/>
          <w:color w:val="000000" w:themeColor="text1"/>
        </w:rPr>
        <w:t xml:space="preserve">the </w:t>
      </w:r>
      <w:r w:rsidR="0037099D" w:rsidRPr="00942F9A">
        <w:rPr>
          <w:rFonts w:ascii="Times New Roman" w:eastAsia="Times New Roman" w:hAnsi="Times New Roman" w:cs="Times New Roman"/>
          <w:color w:val="000000" w:themeColor="text1"/>
        </w:rPr>
        <w:t>classic sociodemographic attributes of</w:t>
      </w:r>
      <w:r w:rsidR="03F19DB3" w:rsidRPr="00942F9A">
        <w:rPr>
          <w:rFonts w:ascii="Times New Roman" w:eastAsia="Times New Roman" w:hAnsi="Times New Roman" w:cs="Times New Roman"/>
          <w:color w:val="000000" w:themeColor="text1"/>
        </w:rPr>
        <w:t xml:space="preserve"> speaker</w:t>
      </w:r>
      <w:r w:rsidR="0037099D" w:rsidRPr="00942F9A">
        <w:rPr>
          <w:rFonts w:ascii="Times New Roman" w:eastAsia="Times New Roman" w:hAnsi="Times New Roman" w:cs="Times New Roman"/>
          <w:color w:val="000000" w:themeColor="text1"/>
        </w:rPr>
        <w:t>s (such as age or gender)</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Whether the occurrence of</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v</w:t>
      </w:r>
      <w:r w:rsidR="03F19DB3" w:rsidRPr="00942F9A">
        <w:rPr>
          <w:rFonts w:ascii="Times New Roman" w:eastAsia="Times New Roman" w:hAnsi="Times New Roman" w:cs="Times New Roman"/>
          <w:color w:val="000000" w:themeColor="text1"/>
        </w:rPr>
        <w:t xml:space="preserve">ulgarity is </w:t>
      </w:r>
      <w:r w:rsidR="0037099D" w:rsidRPr="00942F9A">
        <w:rPr>
          <w:rFonts w:ascii="Times New Roman" w:eastAsia="Times New Roman" w:hAnsi="Times New Roman" w:cs="Times New Roman"/>
          <w:color w:val="000000" w:themeColor="text1"/>
        </w:rPr>
        <w:t xml:space="preserve">also </w:t>
      </w:r>
      <w:r w:rsidR="03F19DB3" w:rsidRPr="00942F9A">
        <w:rPr>
          <w:rFonts w:ascii="Times New Roman" w:eastAsia="Times New Roman" w:hAnsi="Times New Roman" w:cs="Times New Roman"/>
          <w:color w:val="000000" w:themeColor="text1"/>
        </w:rPr>
        <w:t xml:space="preserve">affected by the topic of a given conversations or even the time of day </w:t>
      </w:r>
      <w:r w:rsidR="004C6735" w:rsidRPr="00942F9A">
        <w:rPr>
          <w:rFonts w:ascii="Times New Roman" w:eastAsia="Times New Roman" w:hAnsi="Times New Roman" w:cs="Times New Roman"/>
          <w:color w:val="000000" w:themeColor="text1"/>
        </w:rPr>
        <w:t xml:space="preserve">thus </w:t>
      </w:r>
      <w:r w:rsidR="03F19DB3" w:rsidRPr="00942F9A">
        <w:rPr>
          <w:rFonts w:ascii="Times New Roman" w:eastAsia="Times New Roman" w:hAnsi="Times New Roman" w:cs="Times New Roman"/>
          <w:color w:val="000000" w:themeColor="text1"/>
        </w:rPr>
        <w:t>remain</w:t>
      </w:r>
      <w:r w:rsidR="0037099D" w:rsidRPr="00942F9A">
        <w:rPr>
          <w:rFonts w:ascii="Times New Roman" w:eastAsia="Times New Roman" w:hAnsi="Times New Roman" w:cs="Times New Roman"/>
          <w:color w:val="000000" w:themeColor="text1"/>
        </w:rPr>
        <w:t>s relatively</w:t>
      </w:r>
      <w:r w:rsidR="03F19DB3" w:rsidRPr="00942F9A">
        <w:rPr>
          <w:rFonts w:ascii="Times New Roman" w:eastAsia="Times New Roman" w:hAnsi="Times New Roman" w:cs="Times New Roman"/>
          <w:color w:val="000000" w:themeColor="text1"/>
        </w:rPr>
        <w:t xml:space="preserve"> underexplored. Furthermore, the</w:t>
      </w:r>
      <w:r w:rsidR="0058085A" w:rsidRPr="00942F9A">
        <w:rPr>
          <w:rFonts w:ascii="Times New Roman" w:eastAsia="Times New Roman" w:hAnsi="Times New Roman" w:cs="Times New Roman"/>
          <w:color w:val="000000" w:themeColor="text1"/>
        </w:rPr>
        <w:t xml:space="preserve"> rapid</w:t>
      </w:r>
      <w:r w:rsidR="03F19DB3" w:rsidRPr="00942F9A">
        <w:rPr>
          <w:rFonts w:ascii="Times New Roman" w:eastAsia="Times New Roman" w:hAnsi="Times New Roman" w:cs="Times New Roman"/>
          <w:color w:val="000000" w:themeColor="text1"/>
        </w:rPr>
        <w:t xml:space="preserve"> rise and </w:t>
      </w:r>
      <w:r w:rsidR="0058085A" w:rsidRPr="00942F9A">
        <w:rPr>
          <w:rFonts w:ascii="Times New Roman" w:eastAsia="Times New Roman" w:hAnsi="Times New Roman" w:cs="Times New Roman"/>
          <w:color w:val="000000" w:themeColor="text1"/>
        </w:rPr>
        <w:t xml:space="preserve">widespread </w:t>
      </w:r>
      <w:r w:rsidR="03F19DB3" w:rsidRPr="00942F9A">
        <w:rPr>
          <w:rFonts w:ascii="Times New Roman" w:eastAsia="Times New Roman" w:hAnsi="Times New Roman" w:cs="Times New Roman"/>
          <w:color w:val="000000" w:themeColor="text1"/>
        </w:rPr>
        <w:t xml:space="preserve">use of social media </w:t>
      </w:r>
      <w:r w:rsidR="0017721A" w:rsidRPr="00942F9A">
        <w:rPr>
          <w:rFonts w:ascii="Times New Roman" w:eastAsia="Times New Roman" w:hAnsi="Times New Roman" w:cs="Times New Roman"/>
          <w:color w:val="000000" w:themeColor="text1"/>
        </w:rPr>
        <w:t xml:space="preserve">arguably </w:t>
      </w:r>
      <w:r w:rsidR="00730762" w:rsidRPr="00942F9A">
        <w:rPr>
          <w:rFonts w:ascii="Times New Roman" w:eastAsia="Times New Roman" w:hAnsi="Times New Roman" w:cs="Times New Roman"/>
          <w:color w:val="000000" w:themeColor="text1"/>
        </w:rPr>
        <w:t xml:space="preserve">brings to the fore </w:t>
      </w:r>
      <w:r w:rsidR="00E638ED" w:rsidRPr="00942F9A">
        <w:rPr>
          <w:rFonts w:ascii="Times New Roman" w:eastAsia="Times New Roman" w:hAnsi="Times New Roman" w:cs="Times New Roman"/>
          <w:color w:val="000000" w:themeColor="text1"/>
        </w:rPr>
        <w:t>other factors that can impact on the use of vulgar language.</w:t>
      </w:r>
      <w:r w:rsidR="0017721A" w:rsidRPr="00942F9A">
        <w:rPr>
          <w:rFonts w:ascii="Times New Roman" w:eastAsia="Times New Roman" w:hAnsi="Times New Roman" w:cs="Times New Roman"/>
          <w:color w:val="000000" w:themeColor="text1"/>
        </w:rPr>
        <w:t xml:space="preserve"> </w:t>
      </w:r>
    </w:p>
    <w:p w14:paraId="7585284C" w14:textId="59C027B3" w:rsidR="00C517FE" w:rsidRPr="00942F9A" w:rsidRDefault="03F19DB3" w:rsidP="0058085A">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Given these gaps, the present study aims to address the following research questions</w:t>
      </w:r>
      <w:r w:rsidR="00B26783" w:rsidRPr="00942F9A">
        <w:rPr>
          <w:rFonts w:ascii="Times New Roman" w:eastAsia="Times New Roman" w:hAnsi="Times New Roman" w:cs="Times New Roman"/>
          <w:color w:val="000000" w:themeColor="text1"/>
        </w:rPr>
        <w:t>:</w:t>
      </w:r>
    </w:p>
    <w:p w14:paraId="3349FE19" w14:textId="0F2E126A"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RQ 1: What forms of vulgar</w:t>
      </w:r>
      <w:r w:rsidR="00413695"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are used on Twitter in </w:t>
      </w:r>
      <w:r w:rsidR="00413695" w:rsidRPr="00942F9A">
        <w:rPr>
          <w:rFonts w:ascii="Times New Roman" w:eastAsia="Times New Roman" w:hAnsi="Times New Roman" w:cs="Times New Roman"/>
          <w:color w:val="000000" w:themeColor="text1"/>
        </w:rPr>
        <w:t>Australia,</w:t>
      </w:r>
      <w:r w:rsidRPr="00942F9A">
        <w:rPr>
          <w:rFonts w:ascii="Times New Roman" w:eastAsia="Times New Roman" w:hAnsi="Times New Roman" w:cs="Times New Roman"/>
          <w:color w:val="000000" w:themeColor="text1"/>
        </w:rPr>
        <w:t xml:space="preserve"> the United Kingdom, and</w:t>
      </w:r>
      <w:r w:rsidR="00064343" w:rsidRPr="00942F9A">
        <w:rPr>
          <w:rFonts w:ascii="Times New Roman" w:eastAsia="Times New Roman" w:hAnsi="Times New Roman" w:cs="Times New Roman"/>
          <w:color w:val="000000" w:themeColor="text1"/>
        </w:rPr>
        <w:t xml:space="preserve"> the United States</w:t>
      </w:r>
      <w:r w:rsidRPr="00942F9A">
        <w:rPr>
          <w:rFonts w:ascii="Times New Roman" w:eastAsia="Times New Roman" w:hAnsi="Times New Roman" w:cs="Times New Roman"/>
          <w:color w:val="000000" w:themeColor="text1"/>
        </w:rPr>
        <w:t>?</w:t>
      </w:r>
    </w:p>
    <w:p w14:paraId="359390EE" w14:textId="147FC664"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2: What topics are associated with </w:t>
      </w:r>
      <w:r w:rsidR="00064343" w:rsidRPr="00942F9A">
        <w:rPr>
          <w:rFonts w:ascii="Times New Roman" w:eastAsia="Times New Roman" w:hAnsi="Times New Roman" w:cs="Times New Roman"/>
          <w:color w:val="000000" w:themeColor="text1"/>
        </w:rPr>
        <w:t>the use of vulgar language</w:t>
      </w:r>
      <w:r w:rsidRPr="00942F9A">
        <w:rPr>
          <w:rFonts w:ascii="Times New Roman" w:eastAsia="Times New Roman" w:hAnsi="Times New Roman" w:cs="Times New Roman"/>
          <w:color w:val="000000" w:themeColor="text1"/>
        </w:rPr>
        <w:t xml:space="preserve"> on Twitter in </w:t>
      </w:r>
      <w:r w:rsidR="00064343" w:rsidRPr="00942F9A">
        <w:rPr>
          <w:rFonts w:ascii="Times New Roman" w:eastAsia="Times New Roman" w:hAnsi="Times New Roman" w:cs="Times New Roman"/>
          <w:color w:val="000000" w:themeColor="text1"/>
        </w:rPr>
        <w:t>Australia, the United Kingdom, and the United States</w:t>
      </w:r>
      <w:r w:rsidRPr="00942F9A">
        <w:rPr>
          <w:rFonts w:ascii="Times New Roman" w:eastAsia="Times New Roman" w:hAnsi="Times New Roman" w:cs="Times New Roman"/>
          <w:color w:val="000000" w:themeColor="text1"/>
        </w:rPr>
        <w:t>?</w:t>
      </w:r>
    </w:p>
    <w:p w14:paraId="50EBDE88" w14:textId="545A1194" w:rsidR="0082131F"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3: What </w:t>
      </w:r>
      <w:r w:rsidR="00B26783" w:rsidRPr="00942F9A">
        <w:rPr>
          <w:rFonts w:ascii="Times New Roman" w:eastAsia="Times New Roman" w:hAnsi="Times New Roman" w:cs="Times New Roman"/>
          <w:color w:val="000000" w:themeColor="text1"/>
        </w:rPr>
        <w:t>co-text</w:t>
      </w:r>
      <w:r w:rsidR="004C6735" w:rsidRPr="00942F9A">
        <w:rPr>
          <w:rFonts w:ascii="Times New Roman" w:eastAsia="Times New Roman" w:hAnsi="Times New Roman" w:cs="Times New Roman"/>
          <w:color w:val="000000" w:themeColor="text1"/>
        </w:rPr>
        <w:t xml:space="preserve"> and network</w:t>
      </w:r>
      <w:r w:rsidR="00B2678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factors correlate with</w:t>
      </w:r>
      <w:r w:rsidR="00E638ED" w:rsidRPr="00942F9A">
        <w:rPr>
          <w:rFonts w:ascii="Times New Roman" w:eastAsia="Times New Roman" w:hAnsi="Times New Roman" w:cs="Times New Roman"/>
          <w:color w:val="000000" w:themeColor="text1"/>
        </w:rPr>
        <w:t xml:space="preserve"> the use of</w:t>
      </w:r>
      <w:r w:rsidRPr="00942F9A">
        <w:rPr>
          <w:rFonts w:ascii="Times New Roman" w:eastAsia="Times New Roman" w:hAnsi="Times New Roman" w:cs="Times New Roman"/>
          <w:color w:val="000000" w:themeColor="text1"/>
        </w:rPr>
        <w:t xml:space="preserve"> vulgar</w:t>
      </w:r>
      <w:r w:rsidR="00E638ED"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on Twitter?</w:t>
      </w:r>
    </w:p>
    <w:p w14:paraId="2075DEE2" w14:textId="77777777" w:rsidR="000E18FE" w:rsidRPr="00942F9A" w:rsidRDefault="000E18FE" w:rsidP="000E18FE">
      <w:pPr>
        <w:spacing w:after="0"/>
        <w:rPr>
          <w:rFonts w:ascii="Times New Roman" w:eastAsia="Times New Roman" w:hAnsi="Times New Roman" w:cs="Times New Roman"/>
          <w:color w:val="000000" w:themeColor="text1"/>
        </w:rPr>
      </w:pPr>
    </w:p>
    <w:p w14:paraId="1E07FACA" w14:textId="77777777" w:rsidR="00DA7C1F" w:rsidRPr="00942F9A" w:rsidRDefault="00DA7C1F" w:rsidP="000E18FE">
      <w:pPr>
        <w:spacing w:after="0"/>
        <w:rPr>
          <w:rFonts w:ascii="Times New Roman" w:eastAsia="Times New Roman" w:hAnsi="Times New Roman" w:cs="Times New Roman"/>
          <w:color w:val="000000" w:themeColor="text1"/>
        </w:rPr>
      </w:pPr>
    </w:p>
    <w:p w14:paraId="020D1CE7" w14:textId="362ABBDD" w:rsidR="00CF3C56" w:rsidRPr="00942F9A" w:rsidRDefault="03F19DB3" w:rsidP="000E18FE">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 Data and Methodology</w:t>
      </w:r>
    </w:p>
    <w:p w14:paraId="616505AB" w14:textId="225C105F" w:rsidR="00C82AD2" w:rsidRPr="00942F9A" w:rsidRDefault="00CF3C56" w:rsidP="00C82AD2">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section provides information </w:t>
      </w:r>
      <w:r w:rsidR="00C517FE" w:rsidRPr="00942F9A">
        <w:rPr>
          <w:rFonts w:ascii="Times New Roman" w:eastAsia="Times New Roman" w:hAnsi="Times New Roman" w:cs="Times New Roman"/>
          <w:color w:val="000000" w:themeColor="text1"/>
        </w:rPr>
        <w:t>about</w:t>
      </w:r>
      <w:r w:rsidRPr="00942F9A">
        <w:rPr>
          <w:rFonts w:ascii="Times New Roman" w:eastAsia="Times New Roman" w:hAnsi="Times New Roman" w:cs="Times New Roman"/>
          <w:color w:val="000000" w:themeColor="text1"/>
        </w:rPr>
        <w:t xml:space="preserve"> how the data for this study were collated </w:t>
      </w:r>
      <w:r w:rsidR="00D84A4A" w:rsidRPr="00942F9A">
        <w:rPr>
          <w:rFonts w:ascii="Times New Roman" w:eastAsia="Times New Roman" w:hAnsi="Times New Roman" w:cs="Times New Roman"/>
          <w:color w:val="000000" w:themeColor="text1"/>
        </w:rPr>
        <w:t>and</w:t>
      </w:r>
      <w:r w:rsidRPr="00942F9A">
        <w:rPr>
          <w:rFonts w:ascii="Times New Roman" w:eastAsia="Times New Roman" w:hAnsi="Times New Roman" w:cs="Times New Roman"/>
          <w:color w:val="000000" w:themeColor="text1"/>
        </w:rPr>
        <w:t xml:space="preserve"> processed</w:t>
      </w:r>
      <w:r w:rsidR="00C82AD2" w:rsidRPr="00942F9A">
        <w:rPr>
          <w:rFonts w:ascii="Times New Roman" w:eastAsia="Times New Roman" w:hAnsi="Times New Roman" w:cs="Times New Roman"/>
          <w:color w:val="000000" w:themeColor="text1"/>
        </w:rPr>
        <w:t xml:space="preserve">, as well as </w:t>
      </w:r>
      <w:r w:rsidRPr="00942F9A">
        <w:rPr>
          <w:rFonts w:ascii="Times New Roman" w:eastAsia="Times New Roman" w:hAnsi="Times New Roman" w:cs="Times New Roman"/>
          <w:color w:val="000000" w:themeColor="text1"/>
        </w:rPr>
        <w:t>detail</w:t>
      </w:r>
      <w:r w:rsidR="00C82AD2"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the statistical methods used </w:t>
      </w:r>
      <w:r w:rsidR="00D84A4A" w:rsidRPr="00942F9A">
        <w:rPr>
          <w:rFonts w:ascii="Times New Roman" w:eastAsia="Times New Roman" w:hAnsi="Times New Roman" w:cs="Times New Roman"/>
          <w:color w:val="000000" w:themeColor="text1"/>
        </w:rPr>
        <w:t>in the analysis</w:t>
      </w:r>
      <w:r w:rsidRPr="00942F9A">
        <w:rPr>
          <w:rFonts w:ascii="Times New Roman" w:eastAsia="Times New Roman" w:hAnsi="Times New Roman" w:cs="Times New Roman"/>
          <w:color w:val="000000" w:themeColor="text1"/>
        </w:rPr>
        <w:t>.</w:t>
      </w:r>
      <w:r w:rsidR="00A46554" w:rsidRPr="00942F9A">
        <w:rPr>
          <w:rStyle w:val="FootnoteReference"/>
          <w:rFonts w:ascii="Times New Roman" w:eastAsia="Times New Roman" w:hAnsi="Times New Roman" w:cs="Times New Roman"/>
          <w:color w:val="000000" w:themeColor="text1"/>
        </w:rPr>
        <w:footnoteReference w:id="4"/>
      </w:r>
    </w:p>
    <w:p w14:paraId="79DB063B" w14:textId="77777777" w:rsidR="00C82AD2" w:rsidRPr="00942F9A" w:rsidRDefault="00C82AD2" w:rsidP="00C82AD2">
      <w:pPr>
        <w:spacing w:after="0"/>
        <w:rPr>
          <w:rFonts w:ascii="Times New Roman" w:eastAsia="Times New Roman" w:hAnsi="Times New Roman" w:cs="Times New Roman"/>
          <w:color w:val="000000" w:themeColor="text1"/>
        </w:rPr>
      </w:pPr>
    </w:p>
    <w:p w14:paraId="2CDF592C" w14:textId="7B9763C2" w:rsidR="00CF3C56" w:rsidRPr="00942F9A" w:rsidRDefault="03F19DB3" w:rsidP="00C82AD2">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3.1 Description of data collection and processing</w:t>
      </w:r>
    </w:p>
    <w:p w14:paraId="0F6CBAB0" w14:textId="3CB74BE5" w:rsidR="00CF3C56"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study uses data from Twitter tweets that were published (tweeted) on a randomly selected weekday (June 21, 2022)</w:t>
      </w:r>
      <w:r w:rsidR="00711662" w:rsidRPr="00942F9A">
        <w:rPr>
          <w:rFonts w:ascii="Times New Roman" w:eastAsia="Times New Roman" w:hAnsi="Times New Roman" w:cs="Times New Roman"/>
          <w:color w:val="000000" w:themeColor="text1"/>
        </w:rPr>
        <w:t>. Th</w:t>
      </w:r>
      <w:r w:rsidRPr="00942F9A">
        <w:rPr>
          <w:rFonts w:ascii="Times New Roman" w:eastAsia="Times New Roman" w:hAnsi="Times New Roman" w:cs="Times New Roman"/>
          <w:color w:val="000000" w:themeColor="text1"/>
        </w:rPr>
        <w:t>e data w</w:t>
      </w:r>
      <w:r w:rsidR="00711662" w:rsidRPr="00942F9A">
        <w:rPr>
          <w:rFonts w:ascii="Times New Roman" w:eastAsia="Times New Roman" w:hAnsi="Times New Roman" w:cs="Times New Roman"/>
          <w:color w:val="000000" w:themeColor="text1"/>
        </w:rPr>
        <w:t>ere</w:t>
      </w:r>
      <w:r w:rsidRPr="00942F9A">
        <w:rPr>
          <w:rFonts w:ascii="Times New Roman" w:eastAsia="Times New Roman" w:hAnsi="Times New Roman" w:cs="Times New Roman"/>
          <w:color w:val="000000" w:themeColor="text1"/>
        </w:rPr>
        <w:t xml:space="preserve"> collected </w:t>
      </w:r>
      <w:r w:rsidR="00711662" w:rsidRPr="00942F9A">
        <w:rPr>
          <w:rFonts w:ascii="Times New Roman" w:eastAsia="Times New Roman" w:hAnsi="Times New Roman" w:cs="Times New Roman"/>
          <w:color w:val="000000" w:themeColor="text1"/>
        </w:rPr>
        <w:t xml:space="preserve">by </w:t>
      </w:r>
      <w:r w:rsidRPr="00942F9A">
        <w:rPr>
          <w:rFonts w:ascii="Times New Roman" w:eastAsia="Times New Roman" w:hAnsi="Times New Roman" w:cs="Times New Roman"/>
          <w:color w:val="000000" w:themeColor="text1"/>
        </w:rPr>
        <w:t>targeting a selection of accounts showing an affiliation with the three countries</w:t>
      </w:r>
      <w:r w:rsidR="00711662" w:rsidRPr="00942F9A">
        <w:rPr>
          <w:rFonts w:ascii="Times New Roman" w:eastAsia="Times New Roman" w:hAnsi="Times New Roman" w:cs="Times New Roman"/>
          <w:color w:val="000000" w:themeColor="text1"/>
        </w:rPr>
        <w:t xml:space="preserve"> (i.e. </w:t>
      </w:r>
      <w:r w:rsidRPr="00942F9A">
        <w:rPr>
          <w:rFonts w:ascii="Times New Roman" w:eastAsia="Times New Roman" w:hAnsi="Times New Roman" w:cs="Times New Roman"/>
          <w:color w:val="000000" w:themeColor="text1"/>
        </w:rPr>
        <w:t>Australia, the United Kingdom, and the United States</w:t>
      </w:r>
      <w:r w:rsidR="00711662"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The data was accessed using the Twitter API v2 via academic access and Twarc software ten days after the target date to avoid harvesting data that users deleted, </w:t>
      </w:r>
      <w:r w:rsidR="00B045B8" w:rsidRPr="00942F9A">
        <w:rPr>
          <w:rFonts w:ascii="Times New Roman" w:eastAsia="Times New Roman" w:hAnsi="Times New Roman" w:cs="Times New Roman"/>
          <w:color w:val="000000" w:themeColor="text1"/>
        </w:rPr>
        <w:t>as</w:t>
      </w:r>
      <w:r w:rsidRPr="00942F9A">
        <w:rPr>
          <w:rFonts w:ascii="Times New Roman" w:eastAsia="Times New Roman" w:hAnsi="Times New Roman" w:cs="Times New Roman"/>
          <w:color w:val="000000" w:themeColor="text1"/>
        </w:rPr>
        <w:t xml:space="preserve"> it </w:t>
      </w:r>
      <w:r w:rsidR="00B045B8" w:rsidRPr="00942F9A">
        <w:rPr>
          <w:rFonts w:ascii="Times New Roman" w:eastAsia="Times New Roman" w:hAnsi="Times New Roman" w:cs="Times New Roman"/>
          <w:color w:val="000000" w:themeColor="text1"/>
        </w:rPr>
        <w:t xml:space="preserve">would </w:t>
      </w:r>
      <w:r w:rsidRPr="00942F9A">
        <w:rPr>
          <w:rFonts w:ascii="Times New Roman" w:eastAsia="Times New Roman" w:hAnsi="Times New Roman" w:cs="Times New Roman"/>
          <w:color w:val="000000" w:themeColor="text1"/>
        </w:rPr>
        <w:t>be unethical to include</w:t>
      </w:r>
      <w:r w:rsidR="00B045B8" w:rsidRPr="00942F9A">
        <w:rPr>
          <w:rFonts w:ascii="Times New Roman" w:eastAsia="Times New Roman" w:hAnsi="Times New Roman" w:cs="Times New Roman"/>
          <w:color w:val="000000" w:themeColor="text1"/>
        </w:rPr>
        <w:t xml:space="preserve"> such tweets</w:t>
      </w:r>
      <w:r w:rsidRPr="00942F9A">
        <w:rPr>
          <w:rFonts w:ascii="Times New Roman" w:eastAsia="Times New Roman" w:hAnsi="Times New Roman" w:cs="Times New Roman"/>
          <w:color w:val="000000" w:themeColor="text1"/>
        </w:rPr>
        <w:t xml:space="preserve"> in the data.</w:t>
      </w:r>
      <w:ins w:id="51" w:author="Author">
        <w:r w:rsidR="003329F9">
          <w:rPr>
            <w:rFonts w:ascii="Times New Roman" w:eastAsia="Times New Roman" w:hAnsi="Times New Roman" w:cs="Times New Roman"/>
            <w:color w:val="000000" w:themeColor="text1"/>
          </w:rPr>
          <w:t xml:space="preserve"> The reasoning is that while published data implies consent for use, </w:t>
        </w:r>
        <w:r w:rsidR="00A06FD7">
          <w:rPr>
            <w:rFonts w:ascii="Times New Roman" w:eastAsia="Times New Roman" w:hAnsi="Times New Roman" w:cs="Times New Roman"/>
            <w:color w:val="000000" w:themeColor="text1"/>
          </w:rPr>
          <w:t>if users delete tweets, they also implicitly revoke consent of use.</w:t>
        </w:r>
        <w:r w:rsidR="003329F9">
          <w:rPr>
            <w:rFonts w:ascii="Times New Roman" w:eastAsia="Times New Roman" w:hAnsi="Times New Roman" w:cs="Times New Roman"/>
            <w:color w:val="000000" w:themeColor="text1"/>
          </w:rPr>
          <w:t xml:space="preserve"> </w:t>
        </w:r>
      </w:ins>
    </w:p>
    <w:p w14:paraId="7F40CBF6" w14:textId="1494D229" w:rsidR="00F4625D" w:rsidRDefault="00464CC9" w:rsidP="00D63BBE">
      <w:pPr>
        <w:spacing w:after="0"/>
        <w:ind w:firstLine="720"/>
        <w:rPr>
          <w:ins w:id="52" w:author="Author"/>
          <w:rFonts w:ascii="Times New Roman" w:eastAsia="Times New Roman" w:hAnsi="Times New Roman" w:cs="Times New Roman"/>
          <w:color w:val="000000" w:themeColor="text1"/>
        </w:rPr>
      </w:pPr>
      <w:ins w:id="53" w:author="Author">
        <w:r w:rsidRPr="00464CC9">
          <w:rPr>
            <w:rFonts w:ascii="Times New Roman" w:eastAsia="Times New Roman" w:hAnsi="Times New Roman" w:cs="Times New Roman"/>
            <w:color w:val="000000" w:themeColor="text1"/>
          </w:rPr>
          <w:t>We selected Twitter as our data source because it provides a rich repository of naturalistic linguistic data, capturing authentic variation across regions despite platform-specific constraints. Although concerns have been raised regarding the potentially performative nature of online posts</w:t>
        </w:r>
        <w:r w:rsidR="00A76869">
          <w:rPr>
            <w:rFonts w:ascii="Times New Roman" w:eastAsia="Times New Roman" w:hAnsi="Times New Roman" w:cs="Times New Roman"/>
            <w:color w:val="000000" w:themeColor="text1"/>
          </w:rPr>
          <w:t xml:space="preserve"> (</w:t>
        </w:r>
        <w:r w:rsidR="00001135" w:rsidRPr="00001135">
          <w:rPr>
            <w:rFonts w:ascii="Times New Roman" w:hAnsi="Times New Roman" w:cs="Times New Roman"/>
            <w:color w:val="000000" w:themeColor="text1"/>
          </w:rPr>
          <w:t>Virtanen</w:t>
        </w:r>
        <w:r w:rsidR="00001135">
          <w:rPr>
            <w:rFonts w:ascii="Times New Roman" w:hAnsi="Times New Roman" w:cs="Times New Roman"/>
            <w:color w:val="000000" w:themeColor="text1"/>
          </w:rPr>
          <w:t>, 2022</w:t>
        </w:r>
        <w:r w:rsidR="00A76869">
          <w:rPr>
            <w:rFonts w:ascii="Times New Roman" w:eastAsia="Times New Roman" w:hAnsi="Times New Roman" w:cs="Times New Roman"/>
            <w:color w:val="000000" w:themeColor="text1"/>
          </w:rPr>
          <w:t>)</w:t>
        </w:r>
        <w:r w:rsidR="00237728">
          <w:rPr>
            <w:rFonts w:ascii="Times New Roman" w:eastAsia="Times New Roman" w:hAnsi="Times New Roman" w:cs="Times New Roman"/>
            <w:color w:val="000000" w:themeColor="text1"/>
          </w:rPr>
          <w:t xml:space="preserve">, </w:t>
        </w:r>
        <w:r w:rsidR="009574E1">
          <w:rPr>
            <w:rFonts w:ascii="Times New Roman" w:eastAsia="Times New Roman" w:hAnsi="Times New Roman" w:cs="Times New Roman"/>
            <w:color w:val="000000" w:themeColor="text1"/>
          </w:rPr>
          <w:t>its representativeness, or situatedness (Grieve</w:t>
        </w:r>
        <w:r w:rsidR="00A76869">
          <w:rPr>
            <w:rFonts w:ascii="Times New Roman" w:eastAsia="Times New Roman" w:hAnsi="Times New Roman" w:cs="Times New Roman"/>
            <w:color w:val="000000" w:themeColor="text1"/>
          </w:rPr>
          <w:t xml:space="preserve"> et al., 2018</w:t>
        </w:r>
        <w:r w:rsidR="009574E1">
          <w:rPr>
            <w:rFonts w:ascii="Times New Roman" w:eastAsia="Times New Roman" w:hAnsi="Times New Roman" w:cs="Times New Roman"/>
            <w:color w:val="000000" w:themeColor="text1"/>
          </w:rPr>
          <w:t>)</w:t>
        </w:r>
        <w:r w:rsidRPr="00464CC9">
          <w:rPr>
            <w:rFonts w:ascii="Times New Roman" w:eastAsia="Times New Roman" w:hAnsi="Times New Roman" w:cs="Times New Roman"/>
            <w:color w:val="000000" w:themeColor="text1"/>
          </w:rPr>
          <w:t xml:space="preserve">, previous work has demonstrated that linguistic patterns observed on Twitter closely mirror real-world language </w:t>
        </w:r>
        <w:r w:rsidR="00001135" w:rsidRPr="00464CC9">
          <w:rPr>
            <w:rFonts w:ascii="Times New Roman" w:eastAsia="Times New Roman" w:hAnsi="Times New Roman" w:cs="Times New Roman"/>
            <w:color w:val="000000" w:themeColor="text1"/>
          </w:rPr>
          <w:t>behaviour</w:t>
        </w:r>
        <w:r w:rsidRPr="00464CC9">
          <w:rPr>
            <w:rFonts w:ascii="Times New Roman" w:eastAsia="Times New Roman" w:hAnsi="Times New Roman" w:cs="Times New Roman"/>
            <w:color w:val="000000" w:themeColor="text1"/>
          </w:rPr>
          <w:t xml:space="preserve">, making the platform a valuable resource for large-scale analyses of language use </w:t>
        </w:r>
        <w:r w:rsidR="00647106">
          <w:rPr>
            <w:rFonts w:ascii="Times New Roman" w:eastAsia="Times New Roman" w:hAnsi="Times New Roman" w:cs="Times New Roman"/>
            <w:color w:val="000000" w:themeColor="text1"/>
          </w:rPr>
          <w:t>(</w:t>
        </w:r>
        <w:r w:rsidR="00D677A9">
          <w:rPr>
            <w:rFonts w:ascii="Times New Roman" w:eastAsia="Times New Roman" w:hAnsi="Times New Roman" w:cs="Times New Roman"/>
            <w:color w:val="000000" w:themeColor="text1"/>
          </w:rPr>
          <w:t>Huang et al., 2016</w:t>
        </w:r>
        <w:r w:rsidR="00647106">
          <w:rPr>
            <w:rFonts w:ascii="Times New Roman" w:eastAsia="Times New Roman" w:hAnsi="Times New Roman" w:cs="Times New Roman"/>
            <w:color w:val="000000" w:themeColor="text1"/>
          </w:rPr>
          <w:t>)</w:t>
        </w:r>
        <w:r w:rsidR="00D63BBE" w:rsidRPr="00D63BBE">
          <w:rPr>
            <w:rFonts w:ascii="Times New Roman" w:eastAsia="Times New Roman" w:hAnsi="Times New Roman" w:cs="Times New Roman"/>
            <w:color w:val="000000" w:themeColor="text1"/>
          </w:rPr>
          <w:t>.</w:t>
        </w:r>
        <w:r w:rsidR="0070778F">
          <w:rPr>
            <w:rFonts w:ascii="Times New Roman" w:eastAsia="Times New Roman" w:hAnsi="Times New Roman" w:cs="Times New Roman"/>
            <w:color w:val="000000" w:themeColor="text1"/>
          </w:rPr>
          <w:t xml:space="preserve"> </w:t>
        </w:r>
      </w:ins>
    </w:p>
    <w:p w14:paraId="6AE84A08" w14:textId="7D576957" w:rsidR="0070778F" w:rsidRDefault="0070778F" w:rsidP="00BF7E97">
      <w:pPr>
        <w:spacing w:after="0"/>
        <w:ind w:firstLine="720"/>
        <w:rPr>
          <w:ins w:id="54" w:author="Author"/>
          <w:rFonts w:ascii="Times New Roman" w:eastAsia="Times New Roman" w:hAnsi="Times New Roman" w:cs="Times New Roman"/>
          <w:color w:val="000000" w:themeColor="text1"/>
        </w:rPr>
      </w:pPr>
      <w:ins w:id="55" w:author="Author">
        <w:r w:rsidRPr="0070778F">
          <w:rPr>
            <w:rFonts w:ascii="Times New Roman" w:eastAsia="Times New Roman" w:hAnsi="Times New Roman" w:cs="Times New Roman"/>
            <w:color w:val="000000" w:themeColor="text1"/>
          </w:rPr>
          <w:t xml:space="preserve">As this study focuses on vulgarity in social media, it is important to note that at the time of data collection, Twitter generally did not remove tweets solely </w:t>
        </w:r>
        <w:r w:rsidR="007040F6">
          <w:rPr>
            <w:rFonts w:ascii="Times New Roman" w:eastAsia="Times New Roman" w:hAnsi="Times New Roman" w:cs="Times New Roman"/>
            <w:color w:val="000000" w:themeColor="text1"/>
          </w:rPr>
          <w:t>on the basis of the use of</w:t>
        </w:r>
        <w:r w:rsidR="007040F6" w:rsidRPr="0070778F">
          <w:rPr>
            <w:rFonts w:ascii="Times New Roman" w:eastAsia="Times New Roman" w:hAnsi="Times New Roman" w:cs="Times New Roman"/>
            <w:color w:val="000000" w:themeColor="text1"/>
          </w:rPr>
          <w:t xml:space="preserve"> </w:t>
        </w:r>
        <w:r w:rsidRPr="0070778F">
          <w:rPr>
            <w:rFonts w:ascii="Times New Roman" w:eastAsia="Times New Roman" w:hAnsi="Times New Roman" w:cs="Times New Roman"/>
            <w:color w:val="000000" w:themeColor="text1"/>
          </w:rPr>
          <w:t>profanity or vulgar language; moderation was primarily directed at abusive, hateful, or threatening content. Consequently, most vulgar tweets remained visible, although extreme or targeted instances may be underrepresented (Pamungkas</w:t>
        </w:r>
        <w:r w:rsidR="00BF7E97">
          <w:rPr>
            <w:rFonts w:ascii="Times New Roman" w:eastAsia="Times New Roman" w:hAnsi="Times New Roman" w:cs="Times New Roman"/>
            <w:color w:val="000000" w:themeColor="text1"/>
          </w:rPr>
          <w:t xml:space="preserve"> et al., 2023b; </w:t>
        </w:r>
        <w:r w:rsidRPr="0070778F">
          <w:rPr>
            <w:rFonts w:ascii="Times New Roman" w:eastAsia="Times New Roman" w:hAnsi="Times New Roman" w:cs="Times New Roman"/>
            <w:color w:val="000000" w:themeColor="text1"/>
          </w:rPr>
          <w:t>Yin &amp; Zubiaga, 2022).</w:t>
        </w:r>
      </w:ins>
    </w:p>
    <w:p w14:paraId="5942B346" w14:textId="369F73FC" w:rsidR="00CF3C56" w:rsidRPr="00942F9A" w:rsidRDefault="03F19DB3" w:rsidP="00C517FE">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Determining the location of Twitter users is difficult as options for determining the location of users are prone to inaccuracies. The first option for determining the regional affiliation of users is the self-reported location in users’ bio-information. </w:t>
      </w:r>
      <w:r w:rsidR="004B4399" w:rsidRPr="00942F9A">
        <w:rPr>
          <w:rFonts w:ascii="Times New Roman" w:eastAsia="Times New Roman" w:hAnsi="Times New Roman" w:cs="Times New Roman"/>
          <w:color w:val="000000" w:themeColor="text1"/>
        </w:rPr>
        <w:t>While this information is often reliable, it can also be fictitious or misleading—such as when Australian users list a non-Australian location at a given time, despite continuing to use their regional speech variety.</w:t>
      </w:r>
      <w:del w:id="56" w:author="Author">
        <w:r w:rsidR="00821BDC" w:rsidRPr="00942F9A">
          <w:rPr>
            <w:rFonts w:ascii="Times New Roman" w:eastAsia="Times New Roman" w:hAnsi="Times New Roman" w:cs="Times New Roman"/>
            <w:color w:val="000000" w:themeColor="text1"/>
          </w:rPr>
          <w:delText>While t</w:delText>
        </w:r>
        <w:r w:rsidRPr="00942F9A">
          <w:rPr>
            <w:rFonts w:ascii="Times New Roman" w:eastAsia="Times New Roman" w:hAnsi="Times New Roman" w:cs="Times New Roman"/>
            <w:color w:val="000000" w:themeColor="text1"/>
          </w:rPr>
          <w:delText xml:space="preserve">his information </w:delText>
        </w:r>
        <w:r w:rsidR="000453A6" w:rsidRPr="00942F9A">
          <w:rPr>
            <w:rFonts w:ascii="Times New Roman" w:eastAsia="Times New Roman" w:hAnsi="Times New Roman" w:cs="Times New Roman"/>
            <w:color w:val="000000" w:themeColor="text1"/>
          </w:rPr>
          <w:delText>can be</w:delText>
        </w:r>
        <w:r w:rsidR="007A5FC1" w:rsidRPr="00942F9A">
          <w:rPr>
            <w:rFonts w:ascii="Times New Roman" w:eastAsia="Times New Roman" w:hAnsi="Times New Roman" w:cs="Times New Roman"/>
            <w:color w:val="000000" w:themeColor="text1"/>
          </w:rPr>
          <w:delText xml:space="preserve"> </w:delText>
        </w:r>
        <w:r w:rsidRPr="00942F9A">
          <w:rPr>
            <w:rFonts w:ascii="Times New Roman" w:eastAsia="Times New Roman" w:hAnsi="Times New Roman" w:cs="Times New Roman"/>
            <w:color w:val="000000" w:themeColor="text1"/>
          </w:rPr>
          <w:delText>reliable</w:delText>
        </w:r>
        <w:r w:rsidR="007A5FC1" w:rsidRPr="00942F9A">
          <w:rPr>
            <w:rFonts w:ascii="Times New Roman" w:eastAsia="Times New Roman" w:hAnsi="Times New Roman" w:cs="Times New Roman"/>
            <w:color w:val="000000" w:themeColor="text1"/>
          </w:rPr>
          <w:delText xml:space="preserve">, it can </w:delText>
        </w:r>
        <w:r w:rsidR="000453A6" w:rsidRPr="00942F9A">
          <w:rPr>
            <w:rFonts w:ascii="Times New Roman" w:eastAsia="Times New Roman" w:hAnsi="Times New Roman" w:cs="Times New Roman"/>
            <w:color w:val="000000" w:themeColor="text1"/>
          </w:rPr>
          <w:delText>also</w:delText>
        </w:r>
        <w:r w:rsidRPr="00942F9A">
          <w:rPr>
            <w:rFonts w:ascii="Times New Roman" w:eastAsia="Times New Roman" w:hAnsi="Times New Roman" w:cs="Times New Roman"/>
            <w:color w:val="000000" w:themeColor="text1"/>
          </w:rPr>
          <w:delText xml:space="preserve"> be fictitious</w:delText>
        </w:r>
        <w:r w:rsidR="007319D7" w:rsidRPr="00942F9A">
          <w:rPr>
            <w:rFonts w:ascii="Times New Roman" w:eastAsia="Times New Roman" w:hAnsi="Times New Roman" w:cs="Times New Roman"/>
            <w:color w:val="000000" w:themeColor="text1"/>
          </w:rPr>
          <w:delText xml:space="preserve"> or misleading</w:delText>
        </w:r>
        <w:r w:rsidRPr="00942F9A">
          <w:rPr>
            <w:rFonts w:ascii="Times New Roman" w:eastAsia="Times New Roman" w:hAnsi="Times New Roman" w:cs="Times New Roman"/>
            <w:color w:val="000000" w:themeColor="text1"/>
          </w:rPr>
          <w:delText xml:space="preserve"> </w:delText>
        </w:r>
        <w:r w:rsidR="007319D7" w:rsidRPr="00942F9A">
          <w:rPr>
            <w:rFonts w:ascii="Times New Roman" w:eastAsia="Times New Roman" w:hAnsi="Times New Roman" w:cs="Times New Roman"/>
            <w:color w:val="000000" w:themeColor="text1"/>
          </w:rPr>
          <w:delText>if</w:delText>
        </w:r>
        <w:r w:rsidRPr="00942F9A">
          <w:rPr>
            <w:rFonts w:ascii="Times New Roman" w:eastAsia="Times New Roman" w:hAnsi="Times New Roman" w:cs="Times New Roman"/>
            <w:color w:val="000000" w:themeColor="text1"/>
          </w:rPr>
          <w:delText>, e.g., Australian users</w:delText>
        </w:r>
        <w:r w:rsidR="0038117D" w:rsidRPr="00942F9A">
          <w:rPr>
            <w:rFonts w:ascii="Times New Roman" w:eastAsia="Times New Roman" w:hAnsi="Times New Roman" w:cs="Times New Roman"/>
            <w:color w:val="000000" w:themeColor="text1"/>
          </w:rPr>
          <w:delText>, provide a non-Australian location</w:delText>
        </w:r>
        <w:r w:rsidRPr="00942F9A">
          <w:rPr>
            <w:rFonts w:ascii="Times New Roman" w:eastAsia="Times New Roman" w:hAnsi="Times New Roman" w:cs="Times New Roman"/>
            <w:color w:val="000000" w:themeColor="text1"/>
          </w:rPr>
          <w:delText xml:space="preserve"> at a given point in time while, of course, retaining their regional speech variety.</w:delText>
        </w:r>
      </w:del>
      <w:r w:rsidR="0023061F">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The second option for determining the location of accounts is the geo-tagged location associated with tweets</w:t>
      </w:r>
      <w:del w:id="57" w:author="Author">
        <w:r w:rsidRPr="00942F9A">
          <w:rPr>
            <w:rFonts w:ascii="Times New Roman" w:eastAsia="Times New Roman" w:hAnsi="Times New Roman" w:cs="Times New Roman"/>
            <w:color w:val="000000" w:themeColor="text1"/>
          </w:rPr>
          <w:delText xml:space="preserve"> which</w:delText>
        </w:r>
      </w:del>
      <w:ins w:id="58" w:author="Author">
        <w:r w:rsidR="00B449EA">
          <w:rPr>
            <w:rFonts w:ascii="Times New Roman" w:eastAsia="Times New Roman" w:hAnsi="Times New Roman" w:cs="Times New Roman"/>
            <w:color w:val="000000" w:themeColor="text1"/>
          </w:rPr>
          <w:t>. However, this</w:t>
        </w:r>
      </w:ins>
      <w:r w:rsidRPr="00942F9A">
        <w:rPr>
          <w:rFonts w:ascii="Times New Roman" w:eastAsia="Times New Roman" w:hAnsi="Times New Roman" w:cs="Times New Roman"/>
          <w:color w:val="000000" w:themeColor="text1"/>
        </w:rPr>
        <w:t xml:space="preserve"> is only accessible for approximately 2 percent of tweets as users have to actively enable this option</w:t>
      </w:r>
      <w:r w:rsidR="00B045B8" w:rsidRPr="00942F9A">
        <w:rPr>
          <w:rFonts w:ascii="Times New Roman" w:eastAsia="Times New Roman" w:hAnsi="Times New Roman" w:cs="Times New Roman"/>
          <w:color w:val="000000" w:themeColor="text1"/>
        </w:rPr>
        <w:t xml:space="preserve">. </w:t>
      </w:r>
      <w:del w:id="59" w:author="Author">
        <w:r w:rsidR="00B045B8" w:rsidRPr="00942F9A">
          <w:rPr>
            <w:rFonts w:ascii="Times New Roman" w:eastAsia="Times New Roman" w:hAnsi="Times New Roman" w:cs="Times New Roman"/>
            <w:color w:val="000000" w:themeColor="text1"/>
          </w:rPr>
          <w:delText>Also,</w:delText>
        </w:r>
      </w:del>
      <w:ins w:id="60" w:author="Author">
        <w:r w:rsidR="00B449EA">
          <w:rPr>
            <w:rFonts w:ascii="Times New Roman" w:eastAsia="Times New Roman" w:hAnsi="Times New Roman" w:cs="Times New Roman"/>
            <w:color w:val="000000" w:themeColor="text1"/>
          </w:rPr>
          <w:t>In addition</w:t>
        </w:r>
        <w:r w:rsidR="00B045B8"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A75A22">
          <w:rPr>
            <w:rFonts w:ascii="Times New Roman" w:eastAsia="Times New Roman" w:hAnsi="Times New Roman" w:cs="Times New Roman"/>
            <w:color w:val="000000" w:themeColor="text1"/>
          </w:rPr>
          <w:t>the use of geo-tagged location</w:t>
        </w:r>
        <w:r w:rsidR="00B449EA">
          <w:rPr>
            <w:rFonts w:ascii="Times New Roman" w:eastAsia="Times New Roman" w:hAnsi="Times New Roman" w:cs="Times New Roman"/>
            <w:color w:val="000000" w:themeColor="text1"/>
          </w:rPr>
          <w:t xml:space="preserve"> data is confounded by the fact that</w:t>
        </w:r>
      </w:ins>
      <w:r w:rsidR="00B449E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non-Australians </w:t>
      </w:r>
      <w:del w:id="61" w:author="Author">
        <w:r w:rsidRPr="00942F9A">
          <w:rPr>
            <w:rFonts w:ascii="Times New Roman" w:eastAsia="Times New Roman" w:hAnsi="Times New Roman" w:cs="Times New Roman"/>
            <w:color w:val="000000" w:themeColor="text1"/>
          </w:rPr>
          <w:delText>will</w:delText>
        </w:r>
      </w:del>
      <w:ins w:id="62" w:author="Author">
        <w:r w:rsidR="00A75A22">
          <w:rPr>
            <w:rFonts w:ascii="Times New Roman" w:eastAsia="Times New Roman" w:hAnsi="Times New Roman" w:cs="Times New Roman"/>
            <w:color w:val="000000" w:themeColor="text1"/>
          </w:rPr>
          <w:t>may</w:t>
        </w:r>
      </w:ins>
      <w:r w:rsidR="00A75A22"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tweet from within Australia</w:t>
      </w:r>
      <w:del w:id="63" w:author="Author">
        <w:r w:rsidRPr="00942F9A">
          <w:rPr>
            <w:rFonts w:ascii="Times New Roman" w:eastAsia="Times New Roman" w:hAnsi="Times New Roman" w:cs="Times New Roman"/>
            <w:color w:val="000000" w:themeColor="text1"/>
          </w:rPr>
          <w:delText xml:space="preserve">, </w:delText>
        </w:r>
      </w:del>
      <w:ins w:id="64" w:author="Author">
        <w:r w:rsidRPr="00942F9A">
          <w:rPr>
            <w:rFonts w:ascii="Times New Roman" w:eastAsia="Times New Roman" w:hAnsi="Times New Roman" w:cs="Times New Roman"/>
            <w:color w:val="000000" w:themeColor="text1"/>
          </w:rPr>
          <w:t xml:space="preserve"> </w:t>
        </w:r>
        <w:r w:rsidR="00B449EA">
          <w:rPr>
            <w:rFonts w:ascii="Times New Roman" w:eastAsia="Times New Roman" w:hAnsi="Times New Roman" w:cs="Times New Roman"/>
            <w:color w:val="000000" w:themeColor="text1"/>
          </w:rPr>
          <w:t>(</w:t>
        </w:r>
      </w:ins>
      <w:r w:rsidRPr="00942F9A">
        <w:rPr>
          <w:rFonts w:ascii="Times New Roman" w:eastAsia="Times New Roman" w:hAnsi="Times New Roman" w:cs="Times New Roman"/>
          <w:color w:val="000000" w:themeColor="text1"/>
        </w:rPr>
        <w:t>e.g. during vacation</w:t>
      </w:r>
      <w:ins w:id="65" w:author="Author">
        <w:r w:rsidR="00B449EA">
          <w:rPr>
            <w:rFonts w:ascii="Times New Roman" w:eastAsia="Times New Roman" w:hAnsi="Times New Roman" w:cs="Times New Roman"/>
            <w:color w:val="000000" w:themeColor="text1"/>
          </w:rPr>
          <w:t>),</w:t>
        </w:r>
      </w:ins>
      <w:r w:rsidRPr="00942F9A">
        <w:rPr>
          <w:rFonts w:ascii="Times New Roman" w:eastAsia="Times New Roman" w:hAnsi="Times New Roman" w:cs="Times New Roman"/>
          <w:color w:val="000000" w:themeColor="text1"/>
        </w:rPr>
        <w:t xml:space="preserve"> or while not being users of Australian English</w:t>
      </w:r>
      <w:del w:id="66" w:author="Author">
        <w:r w:rsidRPr="00942F9A">
          <w:rPr>
            <w:rFonts w:ascii="Times New Roman" w:eastAsia="Times New Roman" w:hAnsi="Times New Roman" w:cs="Times New Roman"/>
            <w:color w:val="000000" w:themeColor="text1"/>
          </w:rPr>
          <w:delText xml:space="preserve">, </w:delText>
        </w:r>
      </w:del>
      <w:ins w:id="67" w:author="Author">
        <w:r w:rsidRPr="00942F9A">
          <w:rPr>
            <w:rFonts w:ascii="Times New Roman" w:eastAsia="Times New Roman" w:hAnsi="Times New Roman" w:cs="Times New Roman"/>
            <w:color w:val="000000" w:themeColor="text1"/>
          </w:rPr>
          <w:t xml:space="preserve"> </w:t>
        </w:r>
        <w:r w:rsidR="00B449EA">
          <w:rPr>
            <w:rFonts w:ascii="Times New Roman" w:eastAsia="Times New Roman" w:hAnsi="Times New Roman" w:cs="Times New Roman"/>
            <w:color w:val="000000" w:themeColor="text1"/>
          </w:rPr>
          <w:t>(</w:t>
        </w:r>
      </w:ins>
      <w:r w:rsidRPr="00942F9A">
        <w:rPr>
          <w:rFonts w:ascii="Times New Roman" w:eastAsia="Times New Roman" w:hAnsi="Times New Roman" w:cs="Times New Roman"/>
          <w:color w:val="000000" w:themeColor="text1"/>
        </w:rPr>
        <w:t>e.g. due to recent immigration</w:t>
      </w:r>
      <w:del w:id="68" w:author="Author">
        <w:r w:rsidRPr="00942F9A">
          <w:rPr>
            <w:rFonts w:ascii="Times New Roman" w:eastAsia="Times New Roman" w:hAnsi="Times New Roman" w:cs="Times New Roman"/>
            <w:color w:val="000000" w:themeColor="text1"/>
          </w:rPr>
          <w:delText>.</w:delText>
        </w:r>
      </w:del>
      <w:ins w:id="69" w:author="Autho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ins>
      <w:r w:rsidR="00184BE8" w:rsidRPr="00942F9A">
        <w:rPr>
          <w:rFonts w:ascii="Times New Roman" w:eastAsia="Times New Roman" w:hAnsi="Times New Roman" w:cs="Times New Roman"/>
          <w:color w:val="000000" w:themeColor="text1"/>
        </w:rPr>
        <w:t xml:space="preserve"> </w:t>
      </w:r>
    </w:p>
    <w:p w14:paraId="6EE46D40" w14:textId="7CB9074C" w:rsidR="00CF3C56" w:rsidRPr="00942F9A" w:rsidRDefault="03F19DB3" w:rsidP="000666F6">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the geo-tagged location of tweets can be used to identify users that are residents and currently located in one of the target regions. For the present study, these accounts served as seed accounts that enabled us to harvest their social media network as a proxy for their social networks. The following information about the seed users was retrieved:</w:t>
      </w:r>
    </w:p>
    <w:p w14:paraId="4C4034DF" w14:textId="7128EDD0"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exact time when the account was created</w:t>
      </w:r>
    </w:p>
    <w:p w14:paraId="56393C55"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followers of the account</w:t>
      </w:r>
    </w:p>
    <w:p w14:paraId="6CCC633D"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accounts followed by the account</w:t>
      </w:r>
    </w:p>
    <w:p w14:paraId="78081D9B"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text of the tweet</w:t>
      </w:r>
    </w:p>
    <w:p w14:paraId="6A64CCA6" w14:textId="1FEBF575"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information if the tweet was a reply or an original tweet</w:t>
      </w:r>
    </w:p>
    <w:p w14:paraId="1E315E8B" w14:textId="77777777" w:rsidR="006E0A3C" w:rsidRDefault="006E0A3C" w:rsidP="00916648">
      <w:pPr>
        <w:spacing w:after="0"/>
        <w:ind w:firstLine="720"/>
        <w:rPr>
          <w:del w:id="70" w:author="Author"/>
          <w:rFonts w:ascii="Times New Roman" w:eastAsia="Times New Roman" w:hAnsi="Times New Roman" w:cs="Times New Roman"/>
          <w:color w:val="000000" w:themeColor="text1"/>
        </w:rPr>
      </w:pPr>
    </w:p>
    <w:p w14:paraId="1F7B033A" w14:textId="65F035F4" w:rsidR="00E17809" w:rsidRDefault="00E17809" w:rsidP="00652AA4">
      <w:pPr>
        <w:spacing w:after="0" w:line="276" w:lineRule="auto"/>
        <w:rPr>
          <w:rFonts w:ascii="Times New Roman" w:eastAsia="Times New Roman" w:hAnsi="Times New Roman" w:cs="Times New Roman"/>
          <w:color w:val="000000" w:themeColor="text1"/>
        </w:rPr>
        <w:pPrChange w:id="71" w:author="Author">
          <w:pPr>
            <w:spacing w:after="0"/>
          </w:pPr>
        </w:pPrChange>
      </w:pPr>
      <w:r w:rsidRPr="49D67056">
        <w:rPr>
          <w:rFonts w:ascii="Times New Roman" w:eastAsia="Times New Roman" w:hAnsi="Times New Roman" w:cs="Times New Roman"/>
          <w:color w:val="000000" w:themeColor="text1"/>
        </w:rPr>
        <w:t xml:space="preserve">In </w:t>
      </w:r>
      <w:del w:id="72" w:author="Author">
        <w:r w:rsidR="001E157E" w:rsidRPr="49D67056">
          <w:rPr>
            <w:rFonts w:ascii="Times New Roman" w:eastAsia="Times New Roman" w:hAnsi="Times New Roman" w:cs="Times New Roman"/>
            <w:color w:val="000000" w:themeColor="text1"/>
          </w:rPr>
          <w:delText>a</w:delText>
        </w:r>
      </w:del>
      <w:ins w:id="73" w:author="Author">
        <w:r w:rsidRPr="49D67056">
          <w:rPr>
            <w:rFonts w:ascii="Times New Roman" w:eastAsia="Times New Roman" w:hAnsi="Times New Roman" w:cs="Times New Roman"/>
            <w:color w:val="000000" w:themeColor="text1"/>
          </w:rPr>
          <w:t>the</w:t>
        </w:r>
      </w:ins>
      <w:r w:rsidRPr="49D67056">
        <w:rPr>
          <w:rFonts w:ascii="Times New Roman" w:eastAsia="Times New Roman" w:hAnsi="Times New Roman" w:cs="Times New Roman"/>
          <w:color w:val="000000" w:themeColor="text1"/>
        </w:rPr>
        <w:t xml:space="preserve"> next step</w:t>
      </w:r>
      <w:ins w:id="74" w:author="Author">
        <w:r w:rsidRPr="49D67056">
          <w:rPr>
            <w:rFonts w:ascii="Times New Roman" w:eastAsia="Times New Roman" w:hAnsi="Times New Roman" w:cs="Times New Roman"/>
            <w:color w:val="000000" w:themeColor="text1"/>
          </w:rPr>
          <w:t>, using the affordances of the Twitter API</w:t>
        </w:r>
      </w:ins>
      <w:r w:rsidRPr="49D67056">
        <w:rPr>
          <w:rFonts w:ascii="Times New Roman" w:eastAsia="Times New Roman" w:hAnsi="Times New Roman" w:cs="Times New Roman"/>
          <w:color w:val="000000" w:themeColor="text1"/>
        </w:rPr>
        <w:t>, additional accounts were identified that had engaged with the seed accounts through replies, mentions, or retweets</w:t>
      </w:r>
      <w:del w:id="75" w:author="Author">
        <w:r w:rsidR="001E157E" w:rsidRPr="49D67056">
          <w:rPr>
            <w:rFonts w:ascii="Times New Roman" w:eastAsia="Times New Roman" w:hAnsi="Times New Roman" w:cs="Times New Roman"/>
            <w:color w:val="000000" w:themeColor="text1"/>
          </w:rPr>
          <w:delText>.</w:delText>
        </w:r>
      </w:del>
      <w:ins w:id="76" w:author="Author">
        <w:r w:rsidRPr="49D67056">
          <w:rPr>
            <w:rFonts w:ascii="Times New Roman" w:eastAsia="Times New Roman" w:hAnsi="Times New Roman" w:cs="Times New Roman"/>
            <w:color w:val="000000" w:themeColor="text1"/>
          </w:rPr>
          <w:t xml:space="preserve"> (an interactional snowball sample).</w:t>
        </w:r>
      </w:ins>
      <w:r w:rsidRPr="49D67056">
        <w:rPr>
          <w:rFonts w:ascii="Times New Roman" w:eastAsia="Times New Roman" w:hAnsi="Times New Roman" w:cs="Times New Roman"/>
          <w:color w:val="000000" w:themeColor="text1"/>
        </w:rPr>
        <w:t xml:space="preserve"> This method allowed us to establish a social network that </w:t>
      </w:r>
      <w:del w:id="77" w:author="Author">
        <w:r w:rsidR="001E157E" w:rsidRPr="49D67056">
          <w:rPr>
            <w:rFonts w:ascii="Times New Roman" w:eastAsia="Times New Roman" w:hAnsi="Times New Roman" w:cs="Times New Roman"/>
            <w:color w:val="000000" w:themeColor="text1"/>
          </w:rPr>
          <w:delText xml:space="preserve">loosely </w:delText>
        </w:r>
      </w:del>
      <w:r w:rsidRPr="49D67056">
        <w:rPr>
          <w:rFonts w:ascii="Times New Roman" w:eastAsia="Times New Roman" w:hAnsi="Times New Roman" w:cs="Times New Roman"/>
          <w:color w:val="000000" w:themeColor="text1"/>
        </w:rPr>
        <w:t xml:space="preserve">reflects the </w:t>
      </w:r>
      <w:ins w:id="78" w:author="Author">
        <w:r w:rsidRPr="49D67056">
          <w:rPr>
            <w:rFonts w:ascii="Times New Roman" w:eastAsia="Times New Roman" w:hAnsi="Times New Roman" w:cs="Times New Roman"/>
            <w:color w:val="000000" w:themeColor="text1"/>
          </w:rPr>
          <w:t xml:space="preserve">interactional network </w:t>
        </w:r>
      </w:ins>
      <w:r w:rsidRPr="49D67056">
        <w:rPr>
          <w:rFonts w:ascii="Times New Roman" w:eastAsia="Times New Roman" w:hAnsi="Times New Roman" w:cs="Times New Roman"/>
          <w:color w:val="000000" w:themeColor="text1"/>
        </w:rPr>
        <w:t xml:space="preserve">characteristics of </w:t>
      </w:r>
      <w:ins w:id="79" w:author="Author">
        <w:r w:rsidRPr="49D67056">
          <w:rPr>
            <w:rFonts w:ascii="Times New Roman" w:eastAsia="Times New Roman" w:hAnsi="Times New Roman" w:cs="Times New Roman"/>
            <w:color w:val="000000" w:themeColor="text1"/>
          </w:rPr>
          <w:t xml:space="preserve">the seed accounts of </w:t>
        </w:r>
      </w:ins>
      <w:r w:rsidRPr="49D67056">
        <w:rPr>
          <w:rFonts w:ascii="Times New Roman" w:eastAsia="Times New Roman" w:hAnsi="Times New Roman" w:cs="Times New Roman"/>
          <w:color w:val="000000" w:themeColor="text1"/>
        </w:rPr>
        <w:t>each region</w:t>
      </w:r>
      <w:del w:id="80" w:author="Author">
        <w:r w:rsidR="001E157E" w:rsidRPr="49D67056">
          <w:rPr>
            <w:rFonts w:ascii="Times New Roman" w:eastAsia="Times New Roman" w:hAnsi="Times New Roman" w:cs="Times New Roman"/>
            <w:color w:val="000000" w:themeColor="text1"/>
          </w:rPr>
          <w:delText>.</w:delText>
        </w:r>
      </w:del>
      <w:ins w:id="81" w:author="Author">
        <w:r w:rsidRPr="49D67056">
          <w:rPr>
            <w:rFonts w:ascii="Times New Roman" w:eastAsia="Times New Roman" w:hAnsi="Times New Roman" w:cs="Times New Roman"/>
            <w:color w:val="000000" w:themeColor="text1"/>
          </w:rPr>
          <w:t>, and therefore, since users are more likely to interact and engage with people in a similar timezone/language and geographical region this will produce a corpus that is reflective of each region when taken to a large scale.</w:t>
        </w:r>
        <w:r w:rsidR="00E24E1A">
          <w:rPr>
            <w:rStyle w:val="FootnoteReference"/>
            <w:rFonts w:ascii="Times New Roman" w:eastAsia="Times New Roman" w:hAnsi="Times New Roman" w:cs="Times New Roman"/>
            <w:color w:val="000000" w:themeColor="text1"/>
          </w:rPr>
          <w:footnoteReference w:id="5"/>
        </w:r>
      </w:ins>
      <w:r w:rsidRPr="49D67056">
        <w:rPr>
          <w:rFonts w:ascii="Times New Roman" w:eastAsia="Times New Roman" w:hAnsi="Times New Roman" w:cs="Times New Roman"/>
          <w:color w:val="000000" w:themeColor="text1"/>
        </w:rPr>
        <w:t xml:space="preserve"> Next, the same information as for the seed users was harvested for these </w:t>
      </w:r>
      <w:del w:id="83" w:author="Author">
        <w:r w:rsidR="001E157E" w:rsidRPr="49D67056">
          <w:rPr>
            <w:rFonts w:ascii="Times New Roman" w:eastAsia="Times New Roman" w:hAnsi="Times New Roman" w:cs="Times New Roman"/>
            <w:color w:val="000000" w:themeColor="text1"/>
          </w:rPr>
          <w:delText xml:space="preserve">users. </w:delText>
        </w:r>
      </w:del>
      <w:ins w:id="84" w:author="Author">
        <w:r w:rsidRPr="49D67056">
          <w:rPr>
            <w:rFonts w:ascii="Times New Roman" w:eastAsia="Times New Roman" w:hAnsi="Times New Roman" w:cs="Times New Roman"/>
            <w:color w:val="000000" w:themeColor="text1"/>
          </w:rPr>
          <w:t xml:space="preserve">additional users. Additional users that were present in more than one region’s set of users were removed. The final collection of tweets was based on retrieving all tweets (excluding retweets) from the identified seed and interacting users for the reference </w:t>
        </w:r>
        <w:r w:rsidR="000E2AEB" w:rsidRPr="49D67056">
          <w:rPr>
            <w:rFonts w:ascii="Times New Roman" w:eastAsia="Times New Roman" w:hAnsi="Times New Roman" w:cs="Times New Roman"/>
            <w:color w:val="000000" w:themeColor="text1"/>
          </w:rPr>
          <w:t>24-hour</w:t>
        </w:r>
        <w:r w:rsidRPr="49D67056">
          <w:rPr>
            <w:rFonts w:ascii="Times New Roman" w:eastAsia="Times New Roman" w:hAnsi="Times New Roman" w:cs="Times New Roman"/>
            <w:color w:val="000000" w:themeColor="text1"/>
          </w:rPr>
          <w:t xml:space="preserve"> period.</w:t>
        </w:r>
      </w:ins>
    </w:p>
    <w:p w14:paraId="4D378044" w14:textId="618F6075" w:rsidR="00E17809" w:rsidRDefault="00E17809" w:rsidP="000E2AEB">
      <w:pPr>
        <w:spacing w:after="0"/>
        <w:ind w:firstLine="720"/>
        <w:rPr>
          <w:ins w:id="85" w:author="Author"/>
          <w:rFonts w:ascii="Times New Roman" w:eastAsia="Times New Roman" w:hAnsi="Times New Roman" w:cs="Times New Roman"/>
          <w:color w:val="000000" w:themeColor="text1"/>
        </w:rPr>
      </w:pPr>
      <w:ins w:id="86" w:author="Author">
        <w:r w:rsidRPr="49D67056">
          <w:rPr>
            <w:rFonts w:ascii="Times New Roman" w:eastAsia="Times New Roman" w:hAnsi="Times New Roman" w:cs="Times New Roman"/>
            <w:color w:val="000000" w:themeColor="text1"/>
          </w:rPr>
          <w:t>To confirm that these accounts are indicative of each region (on average) we examined the most common location strings included in user profiles (normalising for case differences</w:t>
        </w:r>
        <w:r w:rsidR="00BE7887">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w:t>
        </w:r>
        <w:r w:rsidR="00BE7887">
          <w:rPr>
            <w:rFonts w:ascii="Times New Roman" w:eastAsia="Times New Roman" w:hAnsi="Times New Roman" w:cs="Times New Roman"/>
            <w:color w:val="000000" w:themeColor="text1"/>
          </w:rPr>
          <w:t xml:space="preserve">as summarised in </w:t>
        </w:r>
        <w:r w:rsidRPr="49D67056">
          <w:rPr>
            <w:rFonts w:ascii="Times New Roman" w:eastAsia="Times New Roman" w:hAnsi="Times New Roman" w:cs="Times New Roman"/>
            <w:color w:val="000000" w:themeColor="text1"/>
          </w:rPr>
          <w:t xml:space="preserve">Table </w:t>
        </w:r>
        <w:r w:rsidR="00BF7E97">
          <w:rPr>
            <w:rFonts w:ascii="Times New Roman" w:eastAsia="Times New Roman" w:hAnsi="Times New Roman" w:cs="Times New Roman"/>
            <w:color w:val="000000" w:themeColor="text1"/>
          </w:rPr>
          <w:t>1</w:t>
        </w:r>
        <w:r w:rsidRPr="49D67056">
          <w:rPr>
            <w:rFonts w:ascii="Times New Roman" w:eastAsia="Times New Roman" w:hAnsi="Times New Roman" w:cs="Times New Roman"/>
            <w:color w:val="000000" w:themeColor="text1"/>
          </w:rPr>
          <w:t>. We also examined the tweet volume by local time of day, with minimum tweet volumes consistently associated with the local time of 2-3am for each region</w:t>
        </w:r>
        <w:r w:rsidR="00BE7887">
          <w:rPr>
            <w:rFonts w:ascii="Times New Roman" w:eastAsia="Times New Roman" w:hAnsi="Times New Roman" w:cs="Times New Roman"/>
            <w:color w:val="000000" w:themeColor="text1"/>
          </w:rPr>
          <w:t xml:space="preserve">, along with </w:t>
        </w:r>
        <w:r w:rsidRPr="49D67056">
          <w:rPr>
            <w:rFonts w:ascii="Times New Roman" w:eastAsia="Times New Roman" w:hAnsi="Times New Roman" w:cs="Times New Roman"/>
            <w:color w:val="000000" w:themeColor="text1"/>
          </w:rPr>
          <w:t>the top mentioned accounts and hashtags to ensure they were aligned with each region</w:t>
        </w:r>
        <w:r w:rsidR="00AA2A4F">
          <w:rPr>
            <w:rFonts w:ascii="Times New Roman" w:eastAsia="Times New Roman" w:hAnsi="Times New Roman" w:cs="Times New Roman"/>
            <w:color w:val="000000" w:themeColor="text1"/>
          </w:rPr>
          <w:t>.</w:t>
        </w:r>
        <w:r w:rsidR="00AA2A4F">
          <w:rPr>
            <w:rStyle w:val="FootnoteReference"/>
            <w:rFonts w:ascii="Times New Roman" w:eastAsia="Times New Roman" w:hAnsi="Times New Roman" w:cs="Times New Roman"/>
            <w:color w:val="000000" w:themeColor="text1"/>
          </w:rPr>
          <w:footnoteReference w:id="6"/>
        </w:r>
        <w:r w:rsidRPr="49D67056">
          <w:rPr>
            <w:rFonts w:ascii="Times New Roman" w:eastAsia="Times New Roman" w:hAnsi="Times New Roman" w:cs="Times New Roman"/>
            <w:color w:val="000000" w:themeColor="text1"/>
          </w:rPr>
          <w:t xml:space="preserve"> (not shown) </w:t>
        </w:r>
        <w:r w:rsidR="00AA2A4F">
          <w:rPr>
            <w:rFonts w:ascii="Times New Roman" w:eastAsia="Times New Roman" w:hAnsi="Times New Roman" w:cs="Times New Roman"/>
            <w:color w:val="000000" w:themeColor="text1"/>
          </w:rPr>
          <w:t>F</w:t>
        </w:r>
        <w:r w:rsidRPr="49D67056">
          <w:rPr>
            <w:rFonts w:ascii="Times New Roman" w:eastAsia="Times New Roman" w:hAnsi="Times New Roman" w:cs="Times New Roman"/>
            <w:color w:val="000000" w:themeColor="text1"/>
          </w:rPr>
          <w:t>or each region the top hashtags and mentioned users were aligned with regional celebrities, politicians, television shows and also major news events</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such as a strike by railworkers for tweets in the GB collection, and congressional hearings about the January 6</w:t>
        </w:r>
        <w:r w:rsidRPr="49D67056">
          <w:rPr>
            <w:rFonts w:ascii="Times New Roman" w:eastAsia="Times New Roman" w:hAnsi="Times New Roman" w:cs="Times New Roman"/>
            <w:color w:val="000000" w:themeColor="text1"/>
            <w:vertAlign w:val="superscript"/>
          </w:rPr>
          <w:t>th</w:t>
        </w:r>
        <w:r w:rsidRPr="49D67056">
          <w:rPr>
            <w:rFonts w:ascii="Times New Roman" w:eastAsia="Times New Roman" w:hAnsi="Times New Roman" w:cs="Times New Roman"/>
            <w:color w:val="000000" w:themeColor="text1"/>
          </w:rPr>
          <w:t xml:space="preserve"> attach on the US Capitol by supporters of Donald Trump for the US collection. Interestingly</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the location analysis shows that the most common location string in the user biographical data is an empty string </w:t>
        </w:r>
        <w:r w:rsidR="00AA2A4F">
          <w:rPr>
            <w:rFonts w:ascii="Times New Roman" w:eastAsia="Times New Roman" w:hAnsi="Times New Roman" w:cs="Times New Roman"/>
            <w:color w:val="000000" w:themeColor="text1"/>
          </w:rPr>
          <w:t>confirming that</w:t>
        </w:r>
        <w:r w:rsidR="00AA2A4F" w:rsidRPr="49D67056">
          <w:rPr>
            <w:rFonts w:ascii="Times New Roman" w:eastAsia="Times New Roman" w:hAnsi="Times New Roman" w:cs="Times New Roman"/>
            <w:color w:val="000000" w:themeColor="text1"/>
          </w:rPr>
          <w:t xml:space="preserve"> </w:t>
        </w:r>
        <w:r w:rsidRPr="49D67056">
          <w:rPr>
            <w:rFonts w:ascii="Times New Roman" w:eastAsia="Times New Roman" w:hAnsi="Times New Roman" w:cs="Times New Roman"/>
            <w:color w:val="000000" w:themeColor="text1"/>
          </w:rPr>
          <w:t xml:space="preserve">methods relying on this information would </w:t>
        </w:r>
        <w:r w:rsidR="00AA2A4F">
          <w:rPr>
            <w:rFonts w:ascii="Times New Roman" w:eastAsia="Times New Roman" w:hAnsi="Times New Roman" w:cs="Times New Roman"/>
            <w:color w:val="000000" w:themeColor="text1"/>
          </w:rPr>
          <w:t xml:space="preserve">generate a highly skewed sample, as they would </w:t>
        </w:r>
        <w:r w:rsidRPr="49D67056">
          <w:rPr>
            <w:rFonts w:ascii="Times New Roman" w:eastAsia="Times New Roman" w:hAnsi="Times New Roman" w:cs="Times New Roman"/>
            <w:color w:val="000000" w:themeColor="text1"/>
          </w:rPr>
          <w:t>most likely discard these accounts for further analysis.</w:t>
        </w:r>
      </w:ins>
    </w:p>
    <w:p w14:paraId="54D7B2D6" w14:textId="77777777" w:rsidR="00E17809" w:rsidRPr="00CF20C5" w:rsidRDefault="00E17809" w:rsidP="00E17809">
      <w:pPr>
        <w:rPr>
          <w:ins w:id="88" w:author="Author"/>
          <w:rFonts w:ascii="Times New Roman" w:hAnsi="Times New Roman" w:cs="Times New Roman"/>
        </w:rPr>
      </w:pPr>
    </w:p>
    <w:tbl>
      <w:tblPr>
        <w:tblW w:w="9270" w:type="dxa"/>
        <w:tblLayout w:type="fixed"/>
        <w:tblLook w:val="06A0" w:firstRow="1" w:lastRow="0" w:firstColumn="1" w:lastColumn="0" w:noHBand="1" w:noVBand="1"/>
      </w:tblPr>
      <w:tblGrid>
        <w:gridCol w:w="1545"/>
        <w:gridCol w:w="1545"/>
        <w:gridCol w:w="1545"/>
        <w:gridCol w:w="1545"/>
        <w:gridCol w:w="1545"/>
        <w:gridCol w:w="1545"/>
      </w:tblGrid>
      <w:tr w:rsidR="00E17809" w14:paraId="766A8050" w14:textId="77777777" w:rsidTr="00E17809">
        <w:trPr>
          <w:trHeight w:val="690"/>
          <w:ins w:id="89" w:author="Author"/>
        </w:trPr>
        <w:tc>
          <w:tcPr>
            <w:tcW w:w="3090" w:type="dxa"/>
            <w:gridSpan w:val="2"/>
            <w:tcBorders>
              <w:top w:val="single" w:sz="18" w:space="0" w:color="auto"/>
            </w:tcBorders>
            <w:vAlign w:val="center"/>
          </w:tcPr>
          <w:p w14:paraId="65409362" w14:textId="77777777" w:rsidR="00E17809" w:rsidRDefault="00E17809" w:rsidP="00CE1EBB">
            <w:pPr>
              <w:spacing w:after="0"/>
              <w:jc w:val="center"/>
              <w:rPr>
                <w:ins w:id="90" w:author="Author"/>
                <w:rFonts w:ascii="Liberation Serif" w:eastAsia="Liberation Serif" w:hAnsi="Liberation Serif" w:cs="Liberation Serif"/>
                <w:b/>
                <w:bCs/>
              </w:rPr>
            </w:pPr>
            <w:ins w:id="91" w:author="Author">
              <w:r w:rsidRPr="49D67056">
                <w:rPr>
                  <w:rFonts w:ascii="Liberation Serif" w:eastAsia="Liberation Serif" w:hAnsi="Liberation Serif" w:cs="Liberation Serif"/>
                  <w:b/>
                  <w:bCs/>
                </w:rPr>
                <w:t>Australia</w:t>
              </w:r>
            </w:ins>
          </w:p>
        </w:tc>
        <w:tc>
          <w:tcPr>
            <w:tcW w:w="3090" w:type="dxa"/>
            <w:gridSpan w:val="2"/>
            <w:tcBorders>
              <w:top w:val="single" w:sz="18" w:space="0" w:color="auto"/>
            </w:tcBorders>
            <w:vAlign w:val="center"/>
          </w:tcPr>
          <w:p w14:paraId="7962F8E8" w14:textId="77777777" w:rsidR="00E17809" w:rsidRDefault="00E17809" w:rsidP="00CE1EBB">
            <w:pPr>
              <w:spacing w:after="0"/>
              <w:jc w:val="center"/>
              <w:rPr>
                <w:ins w:id="92" w:author="Author"/>
                <w:rFonts w:ascii="Liberation Serif" w:eastAsia="Liberation Serif" w:hAnsi="Liberation Serif" w:cs="Liberation Serif"/>
                <w:b/>
                <w:bCs/>
              </w:rPr>
            </w:pPr>
            <w:ins w:id="93" w:author="Author">
              <w:r w:rsidRPr="49D67056">
                <w:rPr>
                  <w:rFonts w:ascii="Liberation Serif" w:eastAsia="Liberation Serif" w:hAnsi="Liberation Serif" w:cs="Liberation Serif"/>
                  <w:b/>
                  <w:bCs/>
                </w:rPr>
                <w:t>US</w:t>
              </w:r>
            </w:ins>
          </w:p>
        </w:tc>
        <w:tc>
          <w:tcPr>
            <w:tcW w:w="3090" w:type="dxa"/>
            <w:gridSpan w:val="2"/>
            <w:tcBorders>
              <w:top w:val="single" w:sz="18" w:space="0" w:color="auto"/>
            </w:tcBorders>
            <w:vAlign w:val="center"/>
          </w:tcPr>
          <w:p w14:paraId="64F3C21B" w14:textId="77777777" w:rsidR="00E17809" w:rsidRDefault="00E17809" w:rsidP="00CE1EBB">
            <w:pPr>
              <w:spacing w:after="0"/>
              <w:jc w:val="center"/>
              <w:rPr>
                <w:ins w:id="94" w:author="Author"/>
                <w:rFonts w:ascii="Liberation Serif" w:eastAsia="Liberation Serif" w:hAnsi="Liberation Serif" w:cs="Liberation Serif"/>
                <w:b/>
                <w:bCs/>
              </w:rPr>
            </w:pPr>
            <w:ins w:id="95" w:author="Author">
              <w:r w:rsidRPr="49D67056">
                <w:rPr>
                  <w:rFonts w:ascii="Liberation Serif" w:eastAsia="Liberation Serif" w:hAnsi="Liberation Serif" w:cs="Liberation Serif"/>
                  <w:b/>
                  <w:bCs/>
                </w:rPr>
                <w:t>GB</w:t>
              </w:r>
            </w:ins>
          </w:p>
        </w:tc>
      </w:tr>
      <w:tr w:rsidR="00E17809" w14:paraId="17DAF376" w14:textId="77777777" w:rsidTr="00E17809">
        <w:trPr>
          <w:trHeight w:val="300"/>
          <w:ins w:id="96" w:author="Author"/>
        </w:trPr>
        <w:tc>
          <w:tcPr>
            <w:tcW w:w="1545" w:type="dxa"/>
            <w:tcBorders>
              <w:bottom w:val="single" w:sz="2" w:space="0" w:color="auto"/>
            </w:tcBorders>
            <w:vAlign w:val="center"/>
          </w:tcPr>
          <w:p w14:paraId="6EC97C97" w14:textId="77777777" w:rsidR="00E17809" w:rsidRDefault="00E17809" w:rsidP="00CE1EBB">
            <w:pPr>
              <w:spacing w:after="0"/>
              <w:jc w:val="center"/>
              <w:rPr>
                <w:ins w:id="97" w:author="Author"/>
                <w:rFonts w:ascii="Liberation Serif" w:eastAsia="Liberation Serif" w:hAnsi="Liberation Serif" w:cs="Liberation Serif"/>
                <w:b/>
                <w:bCs/>
              </w:rPr>
            </w:pPr>
            <w:ins w:id="98" w:author="Author">
              <w:r w:rsidRPr="49D67056">
                <w:rPr>
                  <w:rFonts w:ascii="Liberation Serif" w:eastAsia="Liberation Serif" w:hAnsi="Liberation Serif" w:cs="Liberation Serif"/>
                  <w:b/>
                  <w:bCs/>
                </w:rPr>
                <w:t>Location String</w:t>
              </w:r>
            </w:ins>
          </w:p>
        </w:tc>
        <w:tc>
          <w:tcPr>
            <w:tcW w:w="1545" w:type="dxa"/>
            <w:tcBorders>
              <w:bottom w:val="single" w:sz="2" w:space="0" w:color="auto"/>
            </w:tcBorders>
            <w:vAlign w:val="center"/>
          </w:tcPr>
          <w:p w14:paraId="42BD8CB0" w14:textId="77777777" w:rsidR="00E17809" w:rsidRDefault="00E17809" w:rsidP="00CE1EBB">
            <w:pPr>
              <w:spacing w:after="0"/>
              <w:jc w:val="center"/>
              <w:rPr>
                <w:ins w:id="99" w:author="Author"/>
                <w:rFonts w:ascii="Liberation Serif" w:eastAsia="Liberation Serif" w:hAnsi="Liberation Serif" w:cs="Liberation Serif"/>
                <w:b/>
                <w:bCs/>
              </w:rPr>
            </w:pPr>
            <w:ins w:id="100" w:author="Author">
              <w:r w:rsidRPr="49D67056">
                <w:rPr>
                  <w:rFonts w:ascii="Liberation Serif" w:eastAsia="Liberation Serif" w:hAnsi="Liberation Serif" w:cs="Liberation Serif"/>
                  <w:b/>
                  <w:bCs/>
                </w:rPr>
                <w:t>Users</w:t>
              </w:r>
            </w:ins>
          </w:p>
        </w:tc>
        <w:tc>
          <w:tcPr>
            <w:tcW w:w="1545" w:type="dxa"/>
            <w:tcBorders>
              <w:bottom w:val="single" w:sz="2" w:space="0" w:color="auto"/>
            </w:tcBorders>
            <w:vAlign w:val="center"/>
          </w:tcPr>
          <w:p w14:paraId="7CCB2210" w14:textId="77777777" w:rsidR="00E17809" w:rsidRDefault="00E17809" w:rsidP="00CE1EBB">
            <w:pPr>
              <w:spacing w:after="0"/>
              <w:jc w:val="center"/>
              <w:rPr>
                <w:ins w:id="101" w:author="Author"/>
                <w:rFonts w:ascii="Liberation Serif" w:eastAsia="Liberation Serif" w:hAnsi="Liberation Serif" w:cs="Liberation Serif"/>
                <w:b/>
                <w:bCs/>
              </w:rPr>
            </w:pPr>
            <w:ins w:id="102" w:author="Author">
              <w:r w:rsidRPr="49D67056">
                <w:rPr>
                  <w:rFonts w:ascii="Liberation Serif" w:eastAsia="Liberation Serif" w:hAnsi="Liberation Serif" w:cs="Liberation Serif"/>
                  <w:b/>
                  <w:bCs/>
                </w:rPr>
                <w:t>Location String</w:t>
              </w:r>
            </w:ins>
          </w:p>
        </w:tc>
        <w:tc>
          <w:tcPr>
            <w:tcW w:w="1545" w:type="dxa"/>
            <w:tcBorders>
              <w:bottom w:val="single" w:sz="2" w:space="0" w:color="auto"/>
            </w:tcBorders>
            <w:vAlign w:val="center"/>
          </w:tcPr>
          <w:p w14:paraId="17E6AFC2" w14:textId="77777777" w:rsidR="00E17809" w:rsidRDefault="00E17809" w:rsidP="00CE1EBB">
            <w:pPr>
              <w:spacing w:after="0"/>
              <w:jc w:val="center"/>
              <w:rPr>
                <w:ins w:id="103" w:author="Author"/>
                <w:rFonts w:ascii="Liberation Serif" w:eastAsia="Liberation Serif" w:hAnsi="Liberation Serif" w:cs="Liberation Serif"/>
                <w:b/>
                <w:bCs/>
              </w:rPr>
            </w:pPr>
            <w:ins w:id="104" w:author="Author">
              <w:r w:rsidRPr="49D67056">
                <w:rPr>
                  <w:rFonts w:ascii="Liberation Serif" w:eastAsia="Liberation Serif" w:hAnsi="Liberation Serif" w:cs="Liberation Serif"/>
                  <w:b/>
                  <w:bCs/>
                </w:rPr>
                <w:t>Users</w:t>
              </w:r>
            </w:ins>
          </w:p>
        </w:tc>
        <w:tc>
          <w:tcPr>
            <w:tcW w:w="1545" w:type="dxa"/>
            <w:tcBorders>
              <w:bottom w:val="single" w:sz="2" w:space="0" w:color="auto"/>
            </w:tcBorders>
            <w:vAlign w:val="center"/>
          </w:tcPr>
          <w:p w14:paraId="07F16758" w14:textId="77777777" w:rsidR="00E17809" w:rsidRDefault="00E17809" w:rsidP="00CE1EBB">
            <w:pPr>
              <w:spacing w:after="0"/>
              <w:jc w:val="center"/>
              <w:rPr>
                <w:ins w:id="105" w:author="Author"/>
                <w:rFonts w:ascii="Liberation Serif" w:eastAsia="Liberation Serif" w:hAnsi="Liberation Serif" w:cs="Liberation Serif"/>
                <w:b/>
                <w:bCs/>
              </w:rPr>
            </w:pPr>
            <w:ins w:id="106" w:author="Author">
              <w:r w:rsidRPr="49D67056">
                <w:rPr>
                  <w:rFonts w:ascii="Liberation Serif" w:eastAsia="Liberation Serif" w:hAnsi="Liberation Serif" w:cs="Liberation Serif"/>
                  <w:b/>
                  <w:bCs/>
                </w:rPr>
                <w:t>Location String</w:t>
              </w:r>
            </w:ins>
          </w:p>
        </w:tc>
        <w:tc>
          <w:tcPr>
            <w:tcW w:w="1545" w:type="dxa"/>
            <w:tcBorders>
              <w:bottom w:val="single" w:sz="2" w:space="0" w:color="auto"/>
            </w:tcBorders>
            <w:vAlign w:val="center"/>
          </w:tcPr>
          <w:p w14:paraId="5316417B" w14:textId="77777777" w:rsidR="00E17809" w:rsidRDefault="00E17809" w:rsidP="00CE1EBB">
            <w:pPr>
              <w:spacing w:after="0"/>
              <w:jc w:val="center"/>
              <w:rPr>
                <w:ins w:id="107" w:author="Author"/>
                <w:rFonts w:ascii="Liberation Serif" w:eastAsia="Liberation Serif" w:hAnsi="Liberation Serif" w:cs="Liberation Serif"/>
                <w:b/>
                <w:bCs/>
              </w:rPr>
            </w:pPr>
            <w:ins w:id="108" w:author="Author">
              <w:r w:rsidRPr="49D67056">
                <w:rPr>
                  <w:rFonts w:ascii="Liberation Serif" w:eastAsia="Liberation Serif" w:hAnsi="Liberation Serif" w:cs="Liberation Serif"/>
                  <w:b/>
                  <w:bCs/>
                </w:rPr>
                <w:t>Users</w:t>
              </w:r>
            </w:ins>
          </w:p>
        </w:tc>
      </w:tr>
      <w:tr w:rsidR="00E17809" w14:paraId="1E1D0A90" w14:textId="77777777" w:rsidTr="00E17809">
        <w:trPr>
          <w:trHeight w:val="480"/>
          <w:ins w:id="109" w:author="Author"/>
        </w:trPr>
        <w:tc>
          <w:tcPr>
            <w:tcW w:w="1545" w:type="dxa"/>
            <w:tcBorders>
              <w:top w:val="single" w:sz="2" w:space="0" w:color="auto"/>
            </w:tcBorders>
            <w:vAlign w:val="center"/>
          </w:tcPr>
          <w:p w14:paraId="45BABF4C" w14:textId="77777777" w:rsidR="00E17809" w:rsidRDefault="00E17809" w:rsidP="00CE1EBB">
            <w:pPr>
              <w:spacing w:after="0"/>
              <w:rPr>
                <w:ins w:id="110" w:author="Author"/>
                <w:rFonts w:ascii="Liberation Serif" w:eastAsia="Liberation Serif" w:hAnsi="Liberation Serif" w:cs="Liberation Serif"/>
              </w:rPr>
            </w:pPr>
            <w:ins w:id="111" w:author="Author">
              <w:r w:rsidRPr="49D67056">
                <w:rPr>
                  <w:rFonts w:ascii="Liberation Serif" w:eastAsia="Liberation Serif" w:hAnsi="Liberation Serif" w:cs="Liberation Serif"/>
                </w:rPr>
                <w:t>&lt;empty&gt;</w:t>
              </w:r>
            </w:ins>
          </w:p>
        </w:tc>
        <w:tc>
          <w:tcPr>
            <w:tcW w:w="1545" w:type="dxa"/>
            <w:tcBorders>
              <w:top w:val="single" w:sz="2" w:space="0" w:color="auto"/>
            </w:tcBorders>
            <w:vAlign w:val="center"/>
          </w:tcPr>
          <w:p w14:paraId="2849A0C0" w14:textId="77777777" w:rsidR="00E17809" w:rsidRDefault="00E17809" w:rsidP="001E3CD1">
            <w:pPr>
              <w:spacing w:after="0"/>
              <w:jc w:val="center"/>
              <w:rPr>
                <w:ins w:id="112" w:author="Author"/>
                <w:rFonts w:ascii="Liberation Serif" w:eastAsia="Liberation Serif" w:hAnsi="Liberation Serif" w:cs="Liberation Serif"/>
              </w:rPr>
            </w:pPr>
            <w:ins w:id="113" w:author="Author">
              <w:r w:rsidRPr="49D67056">
                <w:rPr>
                  <w:rFonts w:ascii="Liberation Serif" w:eastAsia="Liberation Serif" w:hAnsi="Liberation Serif" w:cs="Liberation Serif"/>
                </w:rPr>
                <w:t>1949</w:t>
              </w:r>
            </w:ins>
          </w:p>
        </w:tc>
        <w:tc>
          <w:tcPr>
            <w:tcW w:w="1545" w:type="dxa"/>
            <w:tcBorders>
              <w:top w:val="single" w:sz="2" w:space="0" w:color="auto"/>
            </w:tcBorders>
            <w:vAlign w:val="center"/>
          </w:tcPr>
          <w:p w14:paraId="2BA8ACEF" w14:textId="77777777" w:rsidR="00E17809" w:rsidRDefault="00E17809" w:rsidP="00CE1EBB">
            <w:pPr>
              <w:spacing w:after="0"/>
              <w:rPr>
                <w:ins w:id="114" w:author="Author"/>
                <w:rFonts w:ascii="Liberation Serif" w:eastAsia="Liberation Serif" w:hAnsi="Liberation Serif" w:cs="Liberation Serif"/>
              </w:rPr>
            </w:pPr>
            <w:ins w:id="115" w:author="Author">
              <w:r w:rsidRPr="49D67056">
                <w:rPr>
                  <w:rFonts w:ascii="Liberation Serif" w:eastAsia="Liberation Serif" w:hAnsi="Liberation Serif" w:cs="Liberation Serif"/>
                </w:rPr>
                <w:t>&lt;empty&gt;</w:t>
              </w:r>
            </w:ins>
          </w:p>
        </w:tc>
        <w:tc>
          <w:tcPr>
            <w:tcW w:w="1545" w:type="dxa"/>
            <w:tcBorders>
              <w:top w:val="single" w:sz="2" w:space="0" w:color="auto"/>
            </w:tcBorders>
            <w:vAlign w:val="center"/>
          </w:tcPr>
          <w:p w14:paraId="00FF15BC" w14:textId="77777777" w:rsidR="00E17809" w:rsidRDefault="00E17809" w:rsidP="001E3CD1">
            <w:pPr>
              <w:spacing w:after="0"/>
              <w:jc w:val="center"/>
              <w:rPr>
                <w:ins w:id="116" w:author="Author"/>
                <w:rFonts w:ascii="Liberation Serif" w:eastAsia="Liberation Serif" w:hAnsi="Liberation Serif" w:cs="Liberation Serif"/>
              </w:rPr>
            </w:pPr>
            <w:ins w:id="117" w:author="Author">
              <w:r w:rsidRPr="49D67056">
                <w:rPr>
                  <w:rFonts w:ascii="Liberation Serif" w:eastAsia="Liberation Serif" w:hAnsi="Liberation Serif" w:cs="Liberation Serif"/>
                </w:rPr>
                <w:t>49007</w:t>
              </w:r>
            </w:ins>
          </w:p>
        </w:tc>
        <w:tc>
          <w:tcPr>
            <w:tcW w:w="1545" w:type="dxa"/>
            <w:tcBorders>
              <w:top w:val="single" w:sz="2" w:space="0" w:color="auto"/>
            </w:tcBorders>
            <w:vAlign w:val="center"/>
          </w:tcPr>
          <w:p w14:paraId="54F176A8" w14:textId="77777777" w:rsidR="00E17809" w:rsidRDefault="00E17809" w:rsidP="00CE1EBB">
            <w:pPr>
              <w:spacing w:after="0"/>
              <w:rPr>
                <w:ins w:id="118" w:author="Author"/>
                <w:rFonts w:ascii="Liberation Serif" w:eastAsia="Liberation Serif" w:hAnsi="Liberation Serif" w:cs="Liberation Serif"/>
              </w:rPr>
            </w:pPr>
            <w:ins w:id="119" w:author="Author">
              <w:r w:rsidRPr="49D67056">
                <w:rPr>
                  <w:rFonts w:ascii="Liberation Serif" w:eastAsia="Liberation Serif" w:hAnsi="Liberation Serif" w:cs="Liberation Serif"/>
                </w:rPr>
                <w:t>&lt;empty&gt;</w:t>
              </w:r>
            </w:ins>
          </w:p>
        </w:tc>
        <w:tc>
          <w:tcPr>
            <w:tcW w:w="1545" w:type="dxa"/>
            <w:tcBorders>
              <w:top w:val="single" w:sz="2" w:space="0" w:color="auto"/>
            </w:tcBorders>
            <w:vAlign w:val="center"/>
          </w:tcPr>
          <w:p w14:paraId="4E61EF10" w14:textId="77777777" w:rsidR="00E17809" w:rsidRDefault="00E17809" w:rsidP="001E3CD1">
            <w:pPr>
              <w:spacing w:after="0"/>
              <w:jc w:val="center"/>
              <w:rPr>
                <w:ins w:id="120" w:author="Author"/>
                <w:rFonts w:ascii="Liberation Serif" w:eastAsia="Liberation Serif" w:hAnsi="Liberation Serif" w:cs="Liberation Serif"/>
              </w:rPr>
            </w:pPr>
            <w:ins w:id="121" w:author="Author">
              <w:r w:rsidRPr="49D67056">
                <w:rPr>
                  <w:rFonts w:ascii="Liberation Serif" w:eastAsia="Liberation Serif" w:hAnsi="Liberation Serif" w:cs="Liberation Serif"/>
                </w:rPr>
                <w:t>13353</w:t>
              </w:r>
            </w:ins>
          </w:p>
        </w:tc>
      </w:tr>
      <w:tr w:rsidR="00E17809" w14:paraId="2140942C" w14:textId="77777777" w:rsidTr="00E17809">
        <w:trPr>
          <w:trHeight w:val="480"/>
          <w:ins w:id="122" w:author="Author"/>
        </w:trPr>
        <w:tc>
          <w:tcPr>
            <w:tcW w:w="1545" w:type="dxa"/>
            <w:vAlign w:val="center"/>
          </w:tcPr>
          <w:p w14:paraId="5B2AF04E" w14:textId="77777777" w:rsidR="00E17809" w:rsidRDefault="00E17809" w:rsidP="00CE1EBB">
            <w:pPr>
              <w:spacing w:after="0"/>
              <w:rPr>
                <w:ins w:id="123" w:author="Author"/>
                <w:rFonts w:ascii="Liberation Serif" w:eastAsia="Liberation Serif" w:hAnsi="Liberation Serif" w:cs="Liberation Serif"/>
              </w:rPr>
            </w:pPr>
            <w:ins w:id="124" w:author="Author">
              <w:r w:rsidRPr="49D67056">
                <w:rPr>
                  <w:rFonts w:ascii="Liberation Serif" w:eastAsia="Liberation Serif" w:hAnsi="Liberation Serif" w:cs="Liberation Serif"/>
                </w:rPr>
                <w:t>australia</w:t>
              </w:r>
            </w:ins>
          </w:p>
        </w:tc>
        <w:tc>
          <w:tcPr>
            <w:tcW w:w="1545" w:type="dxa"/>
            <w:vAlign w:val="center"/>
          </w:tcPr>
          <w:p w14:paraId="1951D0CE" w14:textId="77777777" w:rsidR="00E17809" w:rsidRDefault="00E17809" w:rsidP="001E3CD1">
            <w:pPr>
              <w:spacing w:after="0"/>
              <w:jc w:val="center"/>
              <w:rPr>
                <w:ins w:id="125" w:author="Author"/>
                <w:rFonts w:ascii="Liberation Serif" w:eastAsia="Liberation Serif" w:hAnsi="Liberation Serif" w:cs="Liberation Serif"/>
              </w:rPr>
            </w:pPr>
            <w:ins w:id="126" w:author="Author">
              <w:r w:rsidRPr="49D67056">
                <w:rPr>
                  <w:rFonts w:ascii="Liberation Serif" w:eastAsia="Liberation Serif" w:hAnsi="Liberation Serif" w:cs="Liberation Serif"/>
                </w:rPr>
                <w:t>389</w:t>
              </w:r>
            </w:ins>
          </w:p>
        </w:tc>
        <w:tc>
          <w:tcPr>
            <w:tcW w:w="1545" w:type="dxa"/>
            <w:vAlign w:val="center"/>
          </w:tcPr>
          <w:p w14:paraId="72C43AF6" w14:textId="77777777" w:rsidR="00E17809" w:rsidRDefault="00E17809" w:rsidP="00CE1EBB">
            <w:pPr>
              <w:spacing w:after="0"/>
              <w:rPr>
                <w:ins w:id="127" w:author="Author"/>
                <w:rFonts w:ascii="Liberation Serif" w:eastAsia="Liberation Serif" w:hAnsi="Liberation Serif" w:cs="Liberation Serif"/>
              </w:rPr>
            </w:pPr>
            <w:ins w:id="128" w:author="Author">
              <w:r w:rsidRPr="49D67056">
                <w:rPr>
                  <w:rFonts w:ascii="Liberation Serif" w:eastAsia="Liberation Serif" w:hAnsi="Liberation Serif" w:cs="Liberation Serif"/>
                </w:rPr>
                <w:t>los angeles, ca</w:t>
              </w:r>
            </w:ins>
          </w:p>
        </w:tc>
        <w:tc>
          <w:tcPr>
            <w:tcW w:w="1545" w:type="dxa"/>
            <w:vAlign w:val="center"/>
          </w:tcPr>
          <w:p w14:paraId="6D16DE2F" w14:textId="77777777" w:rsidR="00E17809" w:rsidRDefault="00E17809" w:rsidP="001E3CD1">
            <w:pPr>
              <w:spacing w:after="0"/>
              <w:jc w:val="center"/>
              <w:rPr>
                <w:ins w:id="129" w:author="Author"/>
                <w:rFonts w:ascii="Liberation Serif" w:eastAsia="Liberation Serif" w:hAnsi="Liberation Serif" w:cs="Liberation Serif"/>
              </w:rPr>
            </w:pPr>
            <w:ins w:id="130" w:author="Author">
              <w:r w:rsidRPr="49D67056">
                <w:rPr>
                  <w:rFonts w:ascii="Liberation Serif" w:eastAsia="Liberation Serif" w:hAnsi="Liberation Serif" w:cs="Liberation Serif"/>
                </w:rPr>
                <w:t>2483</w:t>
              </w:r>
            </w:ins>
          </w:p>
        </w:tc>
        <w:tc>
          <w:tcPr>
            <w:tcW w:w="1545" w:type="dxa"/>
            <w:vAlign w:val="center"/>
          </w:tcPr>
          <w:p w14:paraId="2156A3CB" w14:textId="77777777" w:rsidR="00E17809" w:rsidRDefault="00E17809" w:rsidP="00CE1EBB">
            <w:pPr>
              <w:spacing w:after="0"/>
              <w:rPr>
                <w:ins w:id="131" w:author="Author"/>
                <w:rFonts w:ascii="Liberation Serif" w:eastAsia="Liberation Serif" w:hAnsi="Liberation Serif" w:cs="Liberation Serif"/>
              </w:rPr>
            </w:pPr>
            <w:ins w:id="132" w:author="Author">
              <w:r w:rsidRPr="49D67056">
                <w:rPr>
                  <w:rFonts w:ascii="Liberation Serif" w:eastAsia="Liberation Serif" w:hAnsi="Liberation Serif" w:cs="Liberation Serif"/>
                </w:rPr>
                <w:t>london, england</w:t>
              </w:r>
            </w:ins>
          </w:p>
        </w:tc>
        <w:tc>
          <w:tcPr>
            <w:tcW w:w="1545" w:type="dxa"/>
            <w:vAlign w:val="center"/>
          </w:tcPr>
          <w:p w14:paraId="13D659D2" w14:textId="77777777" w:rsidR="00E17809" w:rsidRDefault="00E17809" w:rsidP="001E3CD1">
            <w:pPr>
              <w:spacing w:after="0"/>
              <w:jc w:val="center"/>
              <w:rPr>
                <w:ins w:id="133" w:author="Author"/>
                <w:rFonts w:ascii="Liberation Serif" w:eastAsia="Liberation Serif" w:hAnsi="Liberation Serif" w:cs="Liberation Serif"/>
              </w:rPr>
            </w:pPr>
            <w:ins w:id="134" w:author="Author">
              <w:r w:rsidRPr="49D67056">
                <w:rPr>
                  <w:rFonts w:ascii="Liberation Serif" w:eastAsia="Liberation Serif" w:hAnsi="Liberation Serif" w:cs="Liberation Serif"/>
                </w:rPr>
                <w:t>1514</w:t>
              </w:r>
            </w:ins>
          </w:p>
        </w:tc>
      </w:tr>
      <w:tr w:rsidR="00E17809" w14:paraId="32D32C92" w14:textId="77777777" w:rsidTr="00E17809">
        <w:trPr>
          <w:trHeight w:val="705"/>
          <w:ins w:id="135" w:author="Author"/>
        </w:trPr>
        <w:tc>
          <w:tcPr>
            <w:tcW w:w="1545" w:type="dxa"/>
            <w:vAlign w:val="center"/>
          </w:tcPr>
          <w:p w14:paraId="45812F61" w14:textId="77777777" w:rsidR="00E17809" w:rsidRDefault="00E17809" w:rsidP="00CE1EBB">
            <w:pPr>
              <w:spacing w:after="0"/>
              <w:rPr>
                <w:ins w:id="136" w:author="Author"/>
                <w:rFonts w:ascii="Liberation Serif" w:eastAsia="Liberation Serif" w:hAnsi="Liberation Serif" w:cs="Liberation Serif"/>
              </w:rPr>
            </w:pPr>
            <w:ins w:id="137" w:author="Author">
              <w:r w:rsidRPr="49D67056">
                <w:rPr>
                  <w:rFonts w:ascii="Liberation Serif" w:eastAsia="Liberation Serif" w:hAnsi="Liberation Serif" w:cs="Liberation Serif"/>
                </w:rPr>
                <w:t>melbourne, victoria</w:t>
              </w:r>
            </w:ins>
          </w:p>
        </w:tc>
        <w:tc>
          <w:tcPr>
            <w:tcW w:w="1545" w:type="dxa"/>
            <w:vAlign w:val="center"/>
          </w:tcPr>
          <w:p w14:paraId="08037C73" w14:textId="77777777" w:rsidR="00E17809" w:rsidRDefault="00E17809" w:rsidP="001E3CD1">
            <w:pPr>
              <w:spacing w:after="0"/>
              <w:jc w:val="center"/>
              <w:rPr>
                <w:ins w:id="138" w:author="Author"/>
                <w:rFonts w:ascii="Liberation Serif" w:eastAsia="Liberation Serif" w:hAnsi="Liberation Serif" w:cs="Liberation Serif"/>
              </w:rPr>
            </w:pPr>
            <w:ins w:id="139" w:author="Author">
              <w:r w:rsidRPr="49D67056">
                <w:rPr>
                  <w:rFonts w:ascii="Liberation Serif" w:eastAsia="Liberation Serif" w:hAnsi="Liberation Serif" w:cs="Liberation Serif"/>
                </w:rPr>
                <w:t>384</w:t>
              </w:r>
            </w:ins>
          </w:p>
        </w:tc>
        <w:tc>
          <w:tcPr>
            <w:tcW w:w="1545" w:type="dxa"/>
            <w:vAlign w:val="center"/>
          </w:tcPr>
          <w:p w14:paraId="08CA03F3" w14:textId="77777777" w:rsidR="00E17809" w:rsidRDefault="00E17809" w:rsidP="00CE1EBB">
            <w:pPr>
              <w:spacing w:after="0"/>
              <w:rPr>
                <w:ins w:id="140" w:author="Author"/>
                <w:rFonts w:ascii="Liberation Serif" w:eastAsia="Liberation Serif" w:hAnsi="Liberation Serif" w:cs="Liberation Serif"/>
              </w:rPr>
            </w:pPr>
            <w:ins w:id="141" w:author="Author">
              <w:r w:rsidRPr="49D67056">
                <w:rPr>
                  <w:rFonts w:ascii="Liberation Serif" w:eastAsia="Liberation Serif" w:hAnsi="Liberation Serif" w:cs="Liberation Serif"/>
                </w:rPr>
                <w:t>united states</w:t>
              </w:r>
            </w:ins>
          </w:p>
        </w:tc>
        <w:tc>
          <w:tcPr>
            <w:tcW w:w="1545" w:type="dxa"/>
            <w:vAlign w:val="center"/>
          </w:tcPr>
          <w:p w14:paraId="49062F48" w14:textId="77777777" w:rsidR="00E17809" w:rsidRDefault="00E17809" w:rsidP="001E3CD1">
            <w:pPr>
              <w:spacing w:after="0"/>
              <w:jc w:val="center"/>
              <w:rPr>
                <w:ins w:id="142" w:author="Author"/>
                <w:rFonts w:ascii="Liberation Serif" w:eastAsia="Liberation Serif" w:hAnsi="Liberation Serif" w:cs="Liberation Serif"/>
              </w:rPr>
            </w:pPr>
            <w:ins w:id="143" w:author="Author">
              <w:r w:rsidRPr="49D67056">
                <w:rPr>
                  <w:rFonts w:ascii="Liberation Serif" w:eastAsia="Liberation Serif" w:hAnsi="Liberation Serif" w:cs="Liberation Serif"/>
                </w:rPr>
                <w:t>2203</w:t>
              </w:r>
            </w:ins>
          </w:p>
        </w:tc>
        <w:tc>
          <w:tcPr>
            <w:tcW w:w="1545" w:type="dxa"/>
            <w:vAlign w:val="center"/>
          </w:tcPr>
          <w:p w14:paraId="0D50CB3B" w14:textId="77777777" w:rsidR="00E17809" w:rsidRDefault="00E17809" w:rsidP="00CE1EBB">
            <w:pPr>
              <w:spacing w:after="0"/>
              <w:rPr>
                <w:ins w:id="144" w:author="Author"/>
                <w:rFonts w:ascii="Liberation Serif" w:eastAsia="Liberation Serif" w:hAnsi="Liberation Serif" w:cs="Liberation Serif"/>
              </w:rPr>
            </w:pPr>
            <w:ins w:id="145" w:author="Author">
              <w:r w:rsidRPr="49D67056">
                <w:rPr>
                  <w:rFonts w:ascii="Liberation Serif" w:eastAsia="Liberation Serif" w:hAnsi="Liberation Serif" w:cs="Liberation Serif"/>
                </w:rPr>
                <w:t>united kingdom</w:t>
              </w:r>
            </w:ins>
          </w:p>
        </w:tc>
        <w:tc>
          <w:tcPr>
            <w:tcW w:w="1545" w:type="dxa"/>
            <w:vAlign w:val="center"/>
          </w:tcPr>
          <w:p w14:paraId="6F914363" w14:textId="77777777" w:rsidR="00E17809" w:rsidRDefault="00E17809" w:rsidP="001E3CD1">
            <w:pPr>
              <w:spacing w:after="0"/>
              <w:jc w:val="center"/>
              <w:rPr>
                <w:ins w:id="146" w:author="Author"/>
                <w:rFonts w:ascii="Liberation Serif" w:eastAsia="Liberation Serif" w:hAnsi="Liberation Serif" w:cs="Liberation Serif"/>
              </w:rPr>
            </w:pPr>
            <w:ins w:id="147" w:author="Author">
              <w:r w:rsidRPr="49D67056">
                <w:rPr>
                  <w:rFonts w:ascii="Liberation Serif" w:eastAsia="Liberation Serif" w:hAnsi="Liberation Serif" w:cs="Liberation Serif"/>
                </w:rPr>
                <w:t>920</w:t>
              </w:r>
            </w:ins>
          </w:p>
        </w:tc>
      </w:tr>
      <w:tr w:rsidR="00E17809" w14:paraId="4B4A7FB4" w14:textId="77777777" w:rsidTr="00E17809">
        <w:trPr>
          <w:trHeight w:val="480"/>
          <w:ins w:id="148" w:author="Author"/>
        </w:trPr>
        <w:tc>
          <w:tcPr>
            <w:tcW w:w="1545" w:type="dxa"/>
            <w:vAlign w:val="center"/>
          </w:tcPr>
          <w:p w14:paraId="6A619D66" w14:textId="77777777" w:rsidR="00E17809" w:rsidRDefault="00E17809" w:rsidP="00CE1EBB">
            <w:pPr>
              <w:spacing w:after="0"/>
              <w:rPr>
                <w:ins w:id="149" w:author="Author"/>
                <w:rFonts w:ascii="Liberation Serif" w:eastAsia="Liberation Serif" w:hAnsi="Liberation Serif" w:cs="Liberation Serif"/>
              </w:rPr>
            </w:pPr>
            <w:ins w:id="150" w:author="Author">
              <w:r w:rsidRPr="49D67056">
                <w:rPr>
                  <w:rFonts w:ascii="Liberation Serif" w:eastAsia="Liberation Serif" w:hAnsi="Liberation Serif" w:cs="Liberation Serif"/>
                </w:rPr>
                <w:t>sydney, new south wales</w:t>
              </w:r>
            </w:ins>
          </w:p>
        </w:tc>
        <w:tc>
          <w:tcPr>
            <w:tcW w:w="1545" w:type="dxa"/>
            <w:vAlign w:val="center"/>
          </w:tcPr>
          <w:p w14:paraId="3DE05362" w14:textId="77777777" w:rsidR="00E17809" w:rsidRDefault="00E17809" w:rsidP="001E3CD1">
            <w:pPr>
              <w:spacing w:after="0"/>
              <w:jc w:val="center"/>
              <w:rPr>
                <w:ins w:id="151" w:author="Author"/>
                <w:rFonts w:ascii="Liberation Serif" w:eastAsia="Liberation Serif" w:hAnsi="Liberation Serif" w:cs="Liberation Serif"/>
              </w:rPr>
            </w:pPr>
            <w:ins w:id="152" w:author="Author">
              <w:r w:rsidRPr="49D67056">
                <w:rPr>
                  <w:rFonts w:ascii="Liberation Serif" w:eastAsia="Liberation Serif" w:hAnsi="Liberation Serif" w:cs="Liberation Serif"/>
                </w:rPr>
                <w:t>316</w:t>
              </w:r>
            </w:ins>
          </w:p>
        </w:tc>
        <w:tc>
          <w:tcPr>
            <w:tcW w:w="1545" w:type="dxa"/>
            <w:vAlign w:val="center"/>
          </w:tcPr>
          <w:p w14:paraId="61EB9DB5" w14:textId="77777777" w:rsidR="00E17809" w:rsidRDefault="00E17809" w:rsidP="00CE1EBB">
            <w:pPr>
              <w:spacing w:after="0"/>
              <w:rPr>
                <w:ins w:id="153" w:author="Author"/>
                <w:rFonts w:ascii="Liberation Serif" w:eastAsia="Liberation Serif" w:hAnsi="Liberation Serif" w:cs="Liberation Serif"/>
              </w:rPr>
            </w:pPr>
            <w:ins w:id="154" w:author="Author">
              <w:r w:rsidRPr="49D67056">
                <w:rPr>
                  <w:rFonts w:ascii="Liberation Serif" w:eastAsia="Liberation Serif" w:hAnsi="Liberation Serif" w:cs="Liberation Serif"/>
                </w:rPr>
                <w:t>chicago, il</w:t>
              </w:r>
            </w:ins>
          </w:p>
        </w:tc>
        <w:tc>
          <w:tcPr>
            <w:tcW w:w="1545" w:type="dxa"/>
            <w:vAlign w:val="center"/>
          </w:tcPr>
          <w:p w14:paraId="270E110E" w14:textId="77777777" w:rsidR="00E17809" w:rsidRDefault="00E17809" w:rsidP="001E3CD1">
            <w:pPr>
              <w:spacing w:after="0"/>
              <w:jc w:val="center"/>
              <w:rPr>
                <w:ins w:id="155" w:author="Author"/>
                <w:rFonts w:ascii="Liberation Serif" w:eastAsia="Liberation Serif" w:hAnsi="Liberation Serif" w:cs="Liberation Serif"/>
              </w:rPr>
            </w:pPr>
            <w:ins w:id="156" w:author="Author">
              <w:r w:rsidRPr="49D67056">
                <w:rPr>
                  <w:rFonts w:ascii="Liberation Serif" w:eastAsia="Liberation Serif" w:hAnsi="Liberation Serif" w:cs="Liberation Serif"/>
                </w:rPr>
                <w:t>1644</w:t>
              </w:r>
            </w:ins>
          </w:p>
        </w:tc>
        <w:tc>
          <w:tcPr>
            <w:tcW w:w="1545" w:type="dxa"/>
            <w:vAlign w:val="center"/>
          </w:tcPr>
          <w:p w14:paraId="61B119EE" w14:textId="77777777" w:rsidR="00E17809" w:rsidRDefault="00E17809" w:rsidP="00CE1EBB">
            <w:pPr>
              <w:spacing w:after="0"/>
              <w:rPr>
                <w:ins w:id="157" w:author="Author"/>
                <w:rFonts w:ascii="Liberation Serif" w:eastAsia="Liberation Serif" w:hAnsi="Liberation Serif" w:cs="Liberation Serif"/>
              </w:rPr>
            </w:pPr>
            <w:ins w:id="158" w:author="Author">
              <w:r w:rsidRPr="49D67056">
                <w:rPr>
                  <w:rFonts w:ascii="Liberation Serif" w:eastAsia="Liberation Serif" w:hAnsi="Liberation Serif" w:cs="Liberation Serif"/>
                </w:rPr>
                <w:t>london</w:t>
              </w:r>
            </w:ins>
          </w:p>
        </w:tc>
        <w:tc>
          <w:tcPr>
            <w:tcW w:w="1545" w:type="dxa"/>
            <w:vAlign w:val="center"/>
          </w:tcPr>
          <w:p w14:paraId="623CA31D" w14:textId="77777777" w:rsidR="00E17809" w:rsidRDefault="00E17809" w:rsidP="001E3CD1">
            <w:pPr>
              <w:spacing w:after="0"/>
              <w:jc w:val="center"/>
              <w:rPr>
                <w:ins w:id="159" w:author="Author"/>
                <w:rFonts w:ascii="Liberation Serif" w:eastAsia="Liberation Serif" w:hAnsi="Liberation Serif" w:cs="Liberation Serif"/>
              </w:rPr>
            </w:pPr>
            <w:ins w:id="160" w:author="Author">
              <w:r w:rsidRPr="49D67056">
                <w:rPr>
                  <w:rFonts w:ascii="Liberation Serif" w:eastAsia="Liberation Serif" w:hAnsi="Liberation Serif" w:cs="Liberation Serif"/>
                </w:rPr>
                <w:t>890</w:t>
              </w:r>
            </w:ins>
          </w:p>
        </w:tc>
      </w:tr>
      <w:tr w:rsidR="00E17809" w14:paraId="6DCEBD70" w14:textId="77777777" w:rsidTr="00E17809">
        <w:trPr>
          <w:trHeight w:val="480"/>
          <w:ins w:id="161" w:author="Author"/>
        </w:trPr>
        <w:tc>
          <w:tcPr>
            <w:tcW w:w="1545" w:type="dxa"/>
            <w:vAlign w:val="center"/>
          </w:tcPr>
          <w:p w14:paraId="0411F303" w14:textId="77777777" w:rsidR="00E17809" w:rsidRDefault="00E17809" w:rsidP="00CE1EBB">
            <w:pPr>
              <w:spacing w:after="0"/>
              <w:rPr>
                <w:ins w:id="162" w:author="Author"/>
                <w:rFonts w:ascii="Liberation Serif" w:eastAsia="Liberation Serif" w:hAnsi="Liberation Serif" w:cs="Liberation Serif"/>
              </w:rPr>
            </w:pPr>
            <w:ins w:id="163" w:author="Author">
              <w:r w:rsidRPr="49D67056">
                <w:rPr>
                  <w:rFonts w:ascii="Liberation Serif" w:eastAsia="Liberation Serif" w:hAnsi="Liberation Serif" w:cs="Liberation Serif"/>
                </w:rPr>
                <w:t>melbourne, australia</w:t>
              </w:r>
            </w:ins>
          </w:p>
        </w:tc>
        <w:tc>
          <w:tcPr>
            <w:tcW w:w="1545" w:type="dxa"/>
            <w:vAlign w:val="center"/>
          </w:tcPr>
          <w:p w14:paraId="3FA46CAB" w14:textId="77777777" w:rsidR="00E17809" w:rsidRDefault="00E17809" w:rsidP="001E3CD1">
            <w:pPr>
              <w:spacing w:after="0"/>
              <w:jc w:val="center"/>
              <w:rPr>
                <w:ins w:id="164" w:author="Author"/>
                <w:rFonts w:ascii="Liberation Serif" w:eastAsia="Liberation Serif" w:hAnsi="Liberation Serif" w:cs="Liberation Serif"/>
              </w:rPr>
            </w:pPr>
            <w:ins w:id="165" w:author="Author">
              <w:r w:rsidRPr="49D67056">
                <w:rPr>
                  <w:rFonts w:ascii="Liberation Serif" w:eastAsia="Liberation Serif" w:hAnsi="Liberation Serif" w:cs="Liberation Serif"/>
                </w:rPr>
                <w:t>136</w:t>
              </w:r>
            </w:ins>
          </w:p>
        </w:tc>
        <w:tc>
          <w:tcPr>
            <w:tcW w:w="1545" w:type="dxa"/>
            <w:vAlign w:val="center"/>
          </w:tcPr>
          <w:p w14:paraId="21E9A6E7" w14:textId="77777777" w:rsidR="00E17809" w:rsidRDefault="00E17809" w:rsidP="00CE1EBB">
            <w:pPr>
              <w:spacing w:after="0"/>
              <w:rPr>
                <w:ins w:id="166" w:author="Author"/>
                <w:rFonts w:ascii="Liberation Serif" w:eastAsia="Liberation Serif" w:hAnsi="Liberation Serif" w:cs="Liberation Serif"/>
              </w:rPr>
            </w:pPr>
            <w:ins w:id="167" w:author="Author">
              <w:r w:rsidRPr="49D67056">
                <w:rPr>
                  <w:rFonts w:ascii="Liberation Serif" w:eastAsia="Liberation Serif" w:hAnsi="Liberation Serif" w:cs="Liberation Serif"/>
                </w:rPr>
                <w:t>houston, tx</w:t>
              </w:r>
            </w:ins>
          </w:p>
        </w:tc>
        <w:tc>
          <w:tcPr>
            <w:tcW w:w="1545" w:type="dxa"/>
            <w:vAlign w:val="center"/>
          </w:tcPr>
          <w:p w14:paraId="1BB4AA09" w14:textId="77777777" w:rsidR="00E17809" w:rsidRDefault="00E17809" w:rsidP="001E3CD1">
            <w:pPr>
              <w:spacing w:after="0"/>
              <w:jc w:val="center"/>
              <w:rPr>
                <w:ins w:id="168" w:author="Author"/>
                <w:rFonts w:ascii="Liberation Serif" w:eastAsia="Liberation Serif" w:hAnsi="Liberation Serif" w:cs="Liberation Serif"/>
              </w:rPr>
            </w:pPr>
            <w:ins w:id="169" w:author="Author">
              <w:r w:rsidRPr="49D67056">
                <w:rPr>
                  <w:rFonts w:ascii="Liberation Serif" w:eastAsia="Liberation Serif" w:hAnsi="Liberation Serif" w:cs="Liberation Serif"/>
                </w:rPr>
                <w:t>1594</w:t>
              </w:r>
            </w:ins>
          </w:p>
        </w:tc>
        <w:tc>
          <w:tcPr>
            <w:tcW w:w="1545" w:type="dxa"/>
            <w:vAlign w:val="center"/>
          </w:tcPr>
          <w:p w14:paraId="7CEBE4FF" w14:textId="77777777" w:rsidR="00E17809" w:rsidRDefault="00E17809" w:rsidP="00CE1EBB">
            <w:pPr>
              <w:spacing w:after="0"/>
              <w:rPr>
                <w:ins w:id="170" w:author="Author"/>
                <w:rFonts w:ascii="Liberation Serif" w:eastAsia="Liberation Serif" w:hAnsi="Liberation Serif" w:cs="Liberation Serif"/>
              </w:rPr>
            </w:pPr>
            <w:ins w:id="171" w:author="Author">
              <w:r w:rsidRPr="49D67056">
                <w:rPr>
                  <w:rFonts w:ascii="Liberation Serif" w:eastAsia="Liberation Serif" w:hAnsi="Liberation Serif" w:cs="Liberation Serif"/>
                </w:rPr>
                <w:t>england, united kingdom</w:t>
              </w:r>
            </w:ins>
          </w:p>
        </w:tc>
        <w:tc>
          <w:tcPr>
            <w:tcW w:w="1545" w:type="dxa"/>
            <w:vAlign w:val="center"/>
          </w:tcPr>
          <w:p w14:paraId="00BD00A7" w14:textId="77777777" w:rsidR="00E17809" w:rsidRDefault="00E17809" w:rsidP="001E3CD1">
            <w:pPr>
              <w:spacing w:after="0"/>
              <w:jc w:val="center"/>
              <w:rPr>
                <w:ins w:id="172" w:author="Author"/>
                <w:rFonts w:ascii="Liberation Serif" w:eastAsia="Liberation Serif" w:hAnsi="Liberation Serif" w:cs="Liberation Serif"/>
              </w:rPr>
            </w:pPr>
            <w:ins w:id="173" w:author="Author">
              <w:r w:rsidRPr="49D67056">
                <w:rPr>
                  <w:rFonts w:ascii="Liberation Serif" w:eastAsia="Liberation Serif" w:hAnsi="Liberation Serif" w:cs="Liberation Serif"/>
                </w:rPr>
                <w:t>755</w:t>
              </w:r>
            </w:ins>
          </w:p>
        </w:tc>
      </w:tr>
      <w:tr w:rsidR="00E17809" w14:paraId="1B0CD5A7" w14:textId="77777777" w:rsidTr="00E17809">
        <w:trPr>
          <w:trHeight w:val="480"/>
          <w:ins w:id="174" w:author="Author"/>
        </w:trPr>
        <w:tc>
          <w:tcPr>
            <w:tcW w:w="1545" w:type="dxa"/>
            <w:vAlign w:val="center"/>
          </w:tcPr>
          <w:p w14:paraId="2F46696D" w14:textId="77777777" w:rsidR="00E17809" w:rsidRDefault="00E17809" w:rsidP="00CE1EBB">
            <w:pPr>
              <w:spacing w:after="0"/>
              <w:rPr>
                <w:ins w:id="175" w:author="Author"/>
                <w:rFonts w:ascii="Liberation Serif" w:eastAsia="Liberation Serif" w:hAnsi="Liberation Serif" w:cs="Liberation Serif"/>
              </w:rPr>
            </w:pPr>
            <w:ins w:id="176" w:author="Author">
              <w:r w:rsidRPr="49D67056">
                <w:rPr>
                  <w:rFonts w:ascii="Liberation Serif" w:eastAsia="Liberation Serif" w:hAnsi="Liberation Serif" w:cs="Liberation Serif"/>
                </w:rPr>
                <w:t>melbourne</w:t>
              </w:r>
            </w:ins>
          </w:p>
        </w:tc>
        <w:tc>
          <w:tcPr>
            <w:tcW w:w="1545" w:type="dxa"/>
            <w:vAlign w:val="center"/>
          </w:tcPr>
          <w:p w14:paraId="3B4743A7" w14:textId="77777777" w:rsidR="00E17809" w:rsidRDefault="00E17809" w:rsidP="001E3CD1">
            <w:pPr>
              <w:spacing w:after="0"/>
              <w:jc w:val="center"/>
              <w:rPr>
                <w:ins w:id="177" w:author="Author"/>
                <w:rFonts w:ascii="Liberation Serif" w:eastAsia="Liberation Serif" w:hAnsi="Liberation Serif" w:cs="Liberation Serif"/>
              </w:rPr>
            </w:pPr>
            <w:ins w:id="178" w:author="Author">
              <w:r w:rsidRPr="49D67056">
                <w:rPr>
                  <w:rFonts w:ascii="Liberation Serif" w:eastAsia="Liberation Serif" w:hAnsi="Liberation Serif" w:cs="Liberation Serif"/>
                </w:rPr>
                <w:t>132</w:t>
              </w:r>
            </w:ins>
          </w:p>
        </w:tc>
        <w:tc>
          <w:tcPr>
            <w:tcW w:w="1545" w:type="dxa"/>
            <w:vAlign w:val="center"/>
          </w:tcPr>
          <w:p w14:paraId="37FB3B54" w14:textId="77777777" w:rsidR="00E17809" w:rsidRDefault="00E17809" w:rsidP="00CE1EBB">
            <w:pPr>
              <w:spacing w:after="0"/>
              <w:rPr>
                <w:ins w:id="179" w:author="Author"/>
                <w:rFonts w:ascii="Liberation Serif" w:eastAsia="Liberation Serif" w:hAnsi="Liberation Serif" w:cs="Liberation Serif"/>
              </w:rPr>
            </w:pPr>
            <w:ins w:id="180" w:author="Author">
              <w:r w:rsidRPr="49D67056">
                <w:rPr>
                  <w:rFonts w:ascii="Liberation Serif" w:eastAsia="Liberation Serif" w:hAnsi="Liberation Serif" w:cs="Liberation Serif"/>
                </w:rPr>
                <w:t>atlanta, ga</w:t>
              </w:r>
            </w:ins>
          </w:p>
        </w:tc>
        <w:tc>
          <w:tcPr>
            <w:tcW w:w="1545" w:type="dxa"/>
            <w:vAlign w:val="center"/>
          </w:tcPr>
          <w:p w14:paraId="3C1FE14E" w14:textId="77777777" w:rsidR="00E17809" w:rsidRDefault="00E17809" w:rsidP="001E3CD1">
            <w:pPr>
              <w:spacing w:after="0"/>
              <w:jc w:val="center"/>
              <w:rPr>
                <w:ins w:id="181" w:author="Author"/>
                <w:rFonts w:ascii="Liberation Serif" w:eastAsia="Liberation Serif" w:hAnsi="Liberation Serif" w:cs="Liberation Serif"/>
              </w:rPr>
            </w:pPr>
            <w:ins w:id="182" w:author="Author">
              <w:r w:rsidRPr="49D67056">
                <w:rPr>
                  <w:rFonts w:ascii="Liberation Serif" w:eastAsia="Liberation Serif" w:hAnsi="Liberation Serif" w:cs="Liberation Serif"/>
                </w:rPr>
                <w:t>1480</w:t>
              </w:r>
            </w:ins>
          </w:p>
        </w:tc>
        <w:tc>
          <w:tcPr>
            <w:tcW w:w="1545" w:type="dxa"/>
            <w:vAlign w:val="center"/>
          </w:tcPr>
          <w:p w14:paraId="2E13345F" w14:textId="77777777" w:rsidR="00E17809" w:rsidRDefault="00E17809" w:rsidP="00CE1EBB">
            <w:pPr>
              <w:spacing w:after="0"/>
              <w:rPr>
                <w:ins w:id="183" w:author="Author"/>
                <w:rFonts w:ascii="Liberation Serif" w:eastAsia="Liberation Serif" w:hAnsi="Liberation Serif" w:cs="Liberation Serif"/>
              </w:rPr>
            </w:pPr>
            <w:ins w:id="184" w:author="Author">
              <w:r w:rsidRPr="49D67056">
                <w:rPr>
                  <w:rFonts w:ascii="Liberation Serif" w:eastAsia="Liberation Serif" w:hAnsi="Liberation Serif" w:cs="Liberation Serif"/>
                </w:rPr>
                <w:t>uk</w:t>
              </w:r>
            </w:ins>
          </w:p>
        </w:tc>
        <w:tc>
          <w:tcPr>
            <w:tcW w:w="1545" w:type="dxa"/>
            <w:vAlign w:val="center"/>
          </w:tcPr>
          <w:p w14:paraId="31CCDB7B" w14:textId="77777777" w:rsidR="00E17809" w:rsidRDefault="00E17809" w:rsidP="001E3CD1">
            <w:pPr>
              <w:spacing w:after="0"/>
              <w:jc w:val="center"/>
              <w:rPr>
                <w:ins w:id="185" w:author="Author"/>
                <w:rFonts w:ascii="Liberation Serif" w:eastAsia="Liberation Serif" w:hAnsi="Liberation Serif" w:cs="Liberation Serif"/>
              </w:rPr>
            </w:pPr>
            <w:ins w:id="186" w:author="Author">
              <w:r w:rsidRPr="49D67056">
                <w:rPr>
                  <w:rFonts w:ascii="Liberation Serif" w:eastAsia="Liberation Serif" w:hAnsi="Liberation Serif" w:cs="Liberation Serif"/>
                </w:rPr>
                <w:t>502</w:t>
              </w:r>
            </w:ins>
          </w:p>
        </w:tc>
      </w:tr>
      <w:tr w:rsidR="00E17809" w14:paraId="498805F9" w14:textId="77777777" w:rsidTr="00E17809">
        <w:trPr>
          <w:trHeight w:val="480"/>
          <w:ins w:id="187" w:author="Author"/>
        </w:trPr>
        <w:tc>
          <w:tcPr>
            <w:tcW w:w="1545" w:type="dxa"/>
            <w:vAlign w:val="center"/>
          </w:tcPr>
          <w:p w14:paraId="566D2495" w14:textId="77777777" w:rsidR="00E17809" w:rsidRDefault="00E17809" w:rsidP="00CE1EBB">
            <w:pPr>
              <w:spacing w:after="0"/>
              <w:rPr>
                <w:ins w:id="188" w:author="Author"/>
                <w:rFonts w:ascii="Liberation Serif" w:eastAsia="Liberation Serif" w:hAnsi="Liberation Serif" w:cs="Liberation Serif"/>
              </w:rPr>
            </w:pPr>
            <w:ins w:id="189" w:author="Author">
              <w:r w:rsidRPr="49D67056">
                <w:rPr>
                  <w:rFonts w:ascii="Liberation Serif" w:eastAsia="Liberation Serif" w:hAnsi="Liberation Serif" w:cs="Liberation Serif"/>
                </w:rPr>
                <w:t>sydney, australia</w:t>
              </w:r>
            </w:ins>
          </w:p>
        </w:tc>
        <w:tc>
          <w:tcPr>
            <w:tcW w:w="1545" w:type="dxa"/>
            <w:vAlign w:val="center"/>
          </w:tcPr>
          <w:p w14:paraId="34215BD2" w14:textId="77777777" w:rsidR="00E17809" w:rsidRDefault="00E17809" w:rsidP="001E3CD1">
            <w:pPr>
              <w:spacing w:after="0"/>
              <w:jc w:val="center"/>
              <w:rPr>
                <w:ins w:id="190" w:author="Author"/>
                <w:rFonts w:ascii="Liberation Serif" w:eastAsia="Liberation Serif" w:hAnsi="Liberation Serif" w:cs="Liberation Serif"/>
              </w:rPr>
            </w:pPr>
            <w:ins w:id="191" w:author="Author">
              <w:r w:rsidRPr="49D67056">
                <w:rPr>
                  <w:rFonts w:ascii="Liberation Serif" w:eastAsia="Liberation Serif" w:hAnsi="Liberation Serif" w:cs="Liberation Serif"/>
                </w:rPr>
                <w:t>112</w:t>
              </w:r>
            </w:ins>
          </w:p>
        </w:tc>
        <w:tc>
          <w:tcPr>
            <w:tcW w:w="1545" w:type="dxa"/>
            <w:vAlign w:val="center"/>
          </w:tcPr>
          <w:p w14:paraId="7ECC4C25" w14:textId="77777777" w:rsidR="00E17809" w:rsidRDefault="00E17809" w:rsidP="00CE1EBB">
            <w:pPr>
              <w:spacing w:after="0"/>
              <w:rPr>
                <w:ins w:id="192" w:author="Author"/>
                <w:rFonts w:ascii="Liberation Serif" w:eastAsia="Liberation Serif" w:hAnsi="Liberation Serif" w:cs="Liberation Serif"/>
              </w:rPr>
            </w:pPr>
            <w:ins w:id="193" w:author="Author">
              <w:r w:rsidRPr="49D67056">
                <w:rPr>
                  <w:rFonts w:ascii="Liberation Serif" w:eastAsia="Liberation Serif" w:hAnsi="Liberation Serif" w:cs="Liberation Serif"/>
                </w:rPr>
                <w:t>california, usa</w:t>
              </w:r>
            </w:ins>
          </w:p>
        </w:tc>
        <w:tc>
          <w:tcPr>
            <w:tcW w:w="1545" w:type="dxa"/>
            <w:vAlign w:val="center"/>
          </w:tcPr>
          <w:p w14:paraId="7E9224DE" w14:textId="77777777" w:rsidR="00E17809" w:rsidRDefault="00E17809" w:rsidP="001E3CD1">
            <w:pPr>
              <w:spacing w:after="0"/>
              <w:jc w:val="center"/>
              <w:rPr>
                <w:ins w:id="194" w:author="Author"/>
                <w:rFonts w:ascii="Liberation Serif" w:eastAsia="Liberation Serif" w:hAnsi="Liberation Serif" w:cs="Liberation Serif"/>
              </w:rPr>
            </w:pPr>
            <w:ins w:id="195" w:author="Author">
              <w:r w:rsidRPr="49D67056">
                <w:rPr>
                  <w:rFonts w:ascii="Liberation Serif" w:eastAsia="Liberation Serif" w:hAnsi="Liberation Serif" w:cs="Liberation Serif"/>
                </w:rPr>
                <w:t>1110</w:t>
              </w:r>
            </w:ins>
          </w:p>
        </w:tc>
        <w:tc>
          <w:tcPr>
            <w:tcW w:w="1545" w:type="dxa"/>
            <w:vAlign w:val="center"/>
          </w:tcPr>
          <w:p w14:paraId="479D5B8C" w14:textId="77777777" w:rsidR="00E17809" w:rsidRDefault="00E17809" w:rsidP="00CE1EBB">
            <w:pPr>
              <w:spacing w:after="0"/>
              <w:rPr>
                <w:ins w:id="196" w:author="Author"/>
                <w:rFonts w:ascii="Liberation Serif" w:eastAsia="Liberation Serif" w:hAnsi="Liberation Serif" w:cs="Liberation Serif"/>
              </w:rPr>
            </w:pPr>
            <w:ins w:id="197" w:author="Author">
              <w:r w:rsidRPr="49D67056">
                <w:rPr>
                  <w:rFonts w:ascii="Liberation Serif" w:eastAsia="Liberation Serif" w:hAnsi="Liberation Serif" w:cs="Liberation Serif"/>
                </w:rPr>
                <w:t>manchester, england</w:t>
              </w:r>
            </w:ins>
          </w:p>
        </w:tc>
        <w:tc>
          <w:tcPr>
            <w:tcW w:w="1545" w:type="dxa"/>
            <w:vAlign w:val="center"/>
          </w:tcPr>
          <w:p w14:paraId="7ACDF048" w14:textId="77777777" w:rsidR="00E17809" w:rsidRDefault="00E17809" w:rsidP="001E3CD1">
            <w:pPr>
              <w:spacing w:after="0"/>
              <w:jc w:val="center"/>
              <w:rPr>
                <w:ins w:id="198" w:author="Author"/>
                <w:rFonts w:ascii="Liberation Serif" w:eastAsia="Liberation Serif" w:hAnsi="Liberation Serif" w:cs="Liberation Serif"/>
              </w:rPr>
            </w:pPr>
            <w:ins w:id="199" w:author="Author">
              <w:r w:rsidRPr="49D67056">
                <w:rPr>
                  <w:rFonts w:ascii="Liberation Serif" w:eastAsia="Liberation Serif" w:hAnsi="Liberation Serif" w:cs="Liberation Serif"/>
                </w:rPr>
                <w:t>455</w:t>
              </w:r>
            </w:ins>
          </w:p>
        </w:tc>
      </w:tr>
      <w:tr w:rsidR="00E17809" w14:paraId="1F85880F" w14:textId="77777777" w:rsidTr="00E17809">
        <w:trPr>
          <w:trHeight w:val="300"/>
          <w:ins w:id="200" w:author="Author"/>
        </w:trPr>
        <w:tc>
          <w:tcPr>
            <w:tcW w:w="1545" w:type="dxa"/>
            <w:vAlign w:val="center"/>
          </w:tcPr>
          <w:p w14:paraId="0259F934" w14:textId="77777777" w:rsidR="00E17809" w:rsidRDefault="00E17809" w:rsidP="00CE1EBB">
            <w:pPr>
              <w:spacing w:after="0"/>
              <w:rPr>
                <w:ins w:id="201" w:author="Author"/>
                <w:rFonts w:ascii="Liberation Serif" w:eastAsia="Liberation Serif" w:hAnsi="Liberation Serif" w:cs="Liberation Serif"/>
              </w:rPr>
            </w:pPr>
            <w:ins w:id="202" w:author="Author">
              <w:r w:rsidRPr="49D67056">
                <w:rPr>
                  <w:rFonts w:ascii="Liberation Serif" w:eastAsia="Liberation Serif" w:hAnsi="Liberation Serif" w:cs="Liberation Serif"/>
                </w:rPr>
                <w:t>perth, western australia</w:t>
              </w:r>
            </w:ins>
          </w:p>
        </w:tc>
        <w:tc>
          <w:tcPr>
            <w:tcW w:w="1545" w:type="dxa"/>
            <w:vAlign w:val="center"/>
          </w:tcPr>
          <w:p w14:paraId="50B9E7E7" w14:textId="77777777" w:rsidR="00E17809" w:rsidRDefault="00E17809" w:rsidP="001E3CD1">
            <w:pPr>
              <w:spacing w:after="0"/>
              <w:jc w:val="center"/>
              <w:rPr>
                <w:ins w:id="203" w:author="Author"/>
                <w:rFonts w:ascii="Liberation Serif" w:eastAsia="Liberation Serif" w:hAnsi="Liberation Serif" w:cs="Liberation Serif"/>
              </w:rPr>
            </w:pPr>
            <w:ins w:id="204" w:author="Author">
              <w:r w:rsidRPr="49D67056">
                <w:rPr>
                  <w:rFonts w:ascii="Liberation Serif" w:eastAsia="Liberation Serif" w:hAnsi="Liberation Serif" w:cs="Liberation Serif"/>
                </w:rPr>
                <w:t>111</w:t>
              </w:r>
            </w:ins>
          </w:p>
        </w:tc>
        <w:tc>
          <w:tcPr>
            <w:tcW w:w="1545" w:type="dxa"/>
            <w:vAlign w:val="center"/>
          </w:tcPr>
          <w:p w14:paraId="0702629D" w14:textId="77777777" w:rsidR="00E17809" w:rsidRDefault="00E17809" w:rsidP="00CE1EBB">
            <w:pPr>
              <w:spacing w:after="0"/>
              <w:rPr>
                <w:ins w:id="205" w:author="Author"/>
                <w:rFonts w:ascii="Liberation Serif" w:eastAsia="Liberation Serif" w:hAnsi="Liberation Serif" w:cs="Liberation Serif"/>
              </w:rPr>
            </w:pPr>
            <w:ins w:id="206" w:author="Author">
              <w:r w:rsidRPr="49D67056">
                <w:rPr>
                  <w:rFonts w:ascii="Liberation Serif" w:eastAsia="Liberation Serif" w:hAnsi="Liberation Serif" w:cs="Liberation Serif"/>
                </w:rPr>
                <w:t>dallas, tx</w:t>
              </w:r>
            </w:ins>
          </w:p>
        </w:tc>
        <w:tc>
          <w:tcPr>
            <w:tcW w:w="1545" w:type="dxa"/>
            <w:vAlign w:val="center"/>
          </w:tcPr>
          <w:p w14:paraId="018DD56A" w14:textId="77777777" w:rsidR="00E17809" w:rsidRDefault="00E17809" w:rsidP="001E3CD1">
            <w:pPr>
              <w:spacing w:after="0"/>
              <w:jc w:val="center"/>
              <w:rPr>
                <w:ins w:id="207" w:author="Author"/>
                <w:rFonts w:ascii="Liberation Serif" w:eastAsia="Liberation Serif" w:hAnsi="Liberation Serif" w:cs="Liberation Serif"/>
              </w:rPr>
            </w:pPr>
            <w:ins w:id="208" w:author="Author">
              <w:r w:rsidRPr="49D67056">
                <w:rPr>
                  <w:rFonts w:ascii="Liberation Serif" w:eastAsia="Liberation Serif" w:hAnsi="Liberation Serif" w:cs="Liberation Serif"/>
                </w:rPr>
                <w:t>1067</w:t>
              </w:r>
            </w:ins>
          </w:p>
        </w:tc>
        <w:tc>
          <w:tcPr>
            <w:tcW w:w="1545" w:type="dxa"/>
            <w:vAlign w:val="center"/>
          </w:tcPr>
          <w:p w14:paraId="3940F5B6" w14:textId="77777777" w:rsidR="00E17809" w:rsidRDefault="00E17809" w:rsidP="00CE1EBB">
            <w:pPr>
              <w:spacing w:after="0"/>
              <w:rPr>
                <w:ins w:id="209" w:author="Author"/>
                <w:rFonts w:ascii="Liberation Serif" w:eastAsia="Liberation Serif" w:hAnsi="Liberation Serif" w:cs="Liberation Serif"/>
              </w:rPr>
            </w:pPr>
            <w:ins w:id="210" w:author="Author">
              <w:r w:rsidRPr="49D67056">
                <w:rPr>
                  <w:rFonts w:ascii="Liberation Serif" w:eastAsia="Liberation Serif" w:hAnsi="Liberation Serif" w:cs="Liberation Serif"/>
                </w:rPr>
                <w:t>glasgow, scotland</w:t>
              </w:r>
            </w:ins>
          </w:p>
        </w:tc>
        <w:tc>
          <w:tcPr>
            <w:tcW w:w="1545" w:type="dxa"/>
            <w:vAlign w:val="center"/>
          </w:tcPr>
          <w:p w14:paraId="0C1F156C" w14:textId="77777777" w:rsidR="00E17809" w:rsidRDefault="00E17809" w:rsidP="001E3CD1">
            <w:pPr>
              <w:spacing w:after="0"/>
              <w:jc w:val="center"/>
              <w:rPr>
                <w:ins w:id="211" w:author="Author"/>
                <w:rFonts w:ascii="Liberation Serif" w:eastAsia="Liberation Serif" w:hAnsi="Liberation Serif" w:cs="Liberation Serif"/>
              </w:rPr>
            </w:pPr>
            <w:ins w:id="212" w:author="Author">
              <w:r w:rsidRPr="49D67056">
                <w:rPr>
                  <w:rFonts w:ascii="Liberation Serif" w:eastAsia="Liberation Serif" w:hAnsi="Liberation Serif" w:cs="Liberation Serif"/>
                </w:rPr>
                <w:t>405</w:t>
              </w:r>
            </w:ins>
          </w:p>
        </w:tc>
      </w:tr>
      <w:tr w:rsidR="00E17809" w14:paraId="2CB4B306" w14:textId="77777777" w:rsidTr="00E17809">
        <w:trPr>
          <w:trHeight w:val="480"/>
          <w:ins w:id="213" w:author="Author"/>
        </w:trPr>
        <w:tc>
          <w:tcPr>
            <w:tcW w:w="1545" w:type="dxa"/>
            <w:vAlign w:val="center"/>
          </w:tcPr>
          <w:p w14:paraId="60C16749" w14:textId="77777777" w:rsidR="00E17809" w:rsidRDefault="00E17809" w:rsidP="00CE1EBB">
            <w:pPr>
              <w:spacing w:after="0"/>
              <w:rPr>
                <w:ins w:id="214" w:author="Author"/>
                <w:rFonts w:ascii="Liberation Serif" w:eastAsia="Liberation Serif" w:hAnsi="Liberation Serif" w:cs="Liberation Serif"/>
              </w:rPr>
            </w:pPr>
            <w:ins w:id="215" w:author="Author">
              <w:r w:rsidRPr="49D67056">
                <w:rPr>
                  <w:rFonts w:ascii="Liberation Serif" w:eastAsia="Liberation Serif" w:hAnsi="Liberation Serif" w:cs="Liberation Serif"/>
                </w:rPr>
                <w:t>brisbane, queensland</w:t>
              </w:r>
            </w:ins>
          </w:p>
        </w:tc>
        <w:tc>
          <w:tcPr>
            <w:tcW w:w="1545" w:type="dxa"/>
            <w:vAlign w:val="center"/>
          </w:tcPr>
          <w:p w14:paraId="76A4526D" w14:textId="77777777" w:rsidR="00E17809" w:rsidRDefault="00E17809" w:rsidP="001E3CD1">
            <w:pPr>
              <w:spacing w:after="0"/>
              <w:jc w:val="center"/>
              <w:rPr>
                <w:ins w:id="216" w:author="Author"/>
                <w:rFonts w:ascii="Liberation Serif" w:eastAsia="Liberation Serif" w:hAnsi="Liberation Serif" w:cs="Liberation Serif"/>
              </w:rPr>
            </w:pPr>
            <w:ins w:id="217" w:author="Author">
              <w:r w:rsidRPr="49D67056">
                <w:rPr>
                  <w:rFonts w:ascii="Liberation Serif" w:eastAsia="Liberation Serif" w:hAnsi="Liberation Serif" w:cs="Liberation Serif"/>
                </w:rPr>
                <w:t>111</w:t>
              </w:r>
            </w:ins>
          </w:p>
        </w:tc>
        <w:tc>
          <w:tcPr>
            <w:tcW w:w="1545" w:type="dxa"/>
            <w:vAlign w:val="center"/>
          </w:tcPr>
          <w:p w14:paraId="18FB29EB" w14:textId="77777777" w:rsidR="00E17809" w:rsidRDefault="00E17809" w:rsidP="00CE1EBB">
            <w:pPr>
              <w:spacing w:after="0"/>
              <w:rPr>
                <w:ins w:id="218" w:author="Author"/>
                <w:rFonts w:ascii="Liberation Serif" w:eastAsia="Liberation Serif" w:hAnsi="Liberation Serif" w:cs="Liberation Serif"/>
              </w:rPr>
            </w:pPr>
            <w:ins w:id="219" w:author="Author">
              <w:r w:rsidRPr="49D67056">
                <w:rPr>
                  <w:rFonts w:ascii="Liberation Serif" w:eastAsia="Liberation Serif" w:hAnsi="Liberation Serif" w:cs="Liberation Serif"/>
                </w:rPr>
                <w:t>new york, ny</w:t>
              </w:r>
            </w:ins>
          </w:p>
        </w:tc>
        <w:tc>
          <w:tcPr>
            <w:tcW w:w="1545" w:type="dxa"/>
            <w:vAlign w:val="center"/>
          </w:tcPr>
          <w:p w14:paraId="7683DBD5" w14:textId="77777777" w:rsidR="00E17809" w:rsidRDefault="00E17809" w:rsidP="001E3CD1">
            <w:pPr>
              <w:spacing w:after="0"/>
              <w:jc w:val="center"/>
              <w:rPr>
                <w:ins w:id="220" w:author="Author"/>
                <w:rFonts w:ascii="Liberation Serif" w:eastAsia="Liberation Serif" w:hAnsi="Liberation Serif" w:cs="Liberation Serif"/>
              </w:rPr>
            </w:pPr>
            <w:ins w:id="221" w:author="Author">
              <w:r w:rsidRPr="49D67056">
                <w:rPr>
                  <w:rFonts w:ascii="Liberation Serif" w:eastAsia="Liberation Serif" w:hAnsi="Liberation Serif" w:cs="Liberation Serif"/>
                </w:rPr>
                <w:t>1049</w:t>
              </w:r>
            </w:ins>
          </w:p>
        </w:tc>
        <w:tc>
          <w:tcPr>
            <w:tcW w:w="1545" w:type="dxa"/>
            <w:vAlign w:val="center"/>
          </w:tcPr>
          <w:p w14:paraId="3B9574D0" w14:textId="77777777" w:rsidR="00E17809" w:rsidRDefault="00E17809" w:rsidP="00CE1EBB">
            <w:pPr>
              <w:spacing w:after="0"/>
              <w:rPr>
                <w:ins w:id="222" w:author="Author"/>
                <w:rFonts w:ascii="Liberation Serif" w:eastAsia="Liberation Serif" w:hAnsi="Liberation Serif" w:cs="Liberation Serif"/>
              </w:rPr>
            </w:pPr>
            <w:ins w:id="223" w:author="Author">
              <w:r w:rsidRPr="49D67056">
                <w:rPr>
                  <w:rFonts w:ascii="Liberation Serif" w:eastAsia="Liberation Serif" w:hAnsi="Liberation Serif" w:cs="Liberation Serif"/>
                </w:rPr>
                <w:t>scotland, united kingdom</w:t>
              </w:r>
            </w:ins>
          </w:p>
        </w:tc>
        <w:tc>
          <w:tcPr>
            <w:tcW w:w="1545" w:type="dxa"/>
            <w:vAlign w:val="center"/>
          </w:tcPr>
          <w:p w14:paraId="6FAF21E8" w14:textId="77777777" w:rsidR="00E17809" w:rsidRDefault="00E17809" w:rsidP="001E3CD1">
            <w:pPr>
              <w:spacing w:after="0"/>
              <w:jc w:val="center"/>
              <w:rPr>
                <w:ins w:id="224" w:author="Author"/>
                <w:rFonts w:ascii="Liberation Serif" w:eastAsia="Liberation Serif" w:hAnsi="Liberation Serif" w:cs="Liberation Serif"/>
              </w:rPr>
            </w:pPr>
            <w:ins w:id="225" w:author="Author">
              <w:r w:rsidRPr="49D67056">
                <w:rPr>
                  <w:rFonts w:ascii="Liberation Serif" w:eastAsia="Liberation Serif" w:hAnsi="Liberation Serif" w:cs="Liberation Serif"/>
                </w:rPr>
                <w:t>350</w:t>
              </w:r>
            </w:ins>
          </w:p>
        </w:tc>
      </w:tr>
      <w:tr w:rsidR="00E17809" w14:paraId="45D452AC" w14:textId="77777777" w:rsidTr="00E17809">
        <w:trPr>
          <w:trHeight w:val="480"/>
          <w:ins w:id="226" w:author="Author"/>
        </w:trPr>
        <w:tc>
          <w:tcPr>
            <w:tcW w:w="1545" w:type="dxa"/>
            <w:tcBorders>
              <w:bottom w:val="single" w:sz="12" w:space="0" w:color="auto"/>
            </w:tcBorders>
            <w:vAlign w:val="center"/>
          </w:tcPr>
          <w:p w14:paraId="2B44BCD4" w14:textId="77777777" w:rsidR="00E17809" w:rsidRDefault="00E17809" w:rsidP="00CE1EBB">
            <w:pPr>
              <w:spacing w:after="0"/>
              <w:rPr>
                <w:ins w:id="227" w:author="Author"/>
                <w:rFonts w:ascii="Liberation Serif" w:eastAsia="Liberation Serif" w:hAnsi="Liberation Serif" w:cs="Liberation Serif"/>
              </w:rPr>
            </w:pPr>
            <w:ins w:id="228" w:author="Author">
              <w:r w:rsidRPr="49D67056">
                <w:rPr>
                  <w:rFonts w:ascii="Liberation Serif" w:eastAsia="Liberation Serif" w:hAnsi="Liberation Serif" w:cs="Liberation Serif"/>
                </w:rPr>
                <w:t>sydney</w:t>
              </w:r>
            </w:ins>
          </w:p>
        </w:tc>
        <w:tc>
          <w:tcPr>
            <w:tcW w:w="1545" w:type="dxa"/>
            <w:tcBorders>
              <w:bottom w:val="single" w:sz="12" w:space="0" w:color="auto"/>
            </w:tcBorders>
            <w:vAlign w:val="center"/>
          </w:tcPr>
          <w:p w14:paraId="070CEE15" w14:textId="77777777" w:rsidR="00E17809" w:rsidRDefault="00E17809" w:rsidP="001E3CD1">
            <w:pPr>
              <w:spacing w:after="0"/>
              <w:jc w:val="center"/>
              <w:rPr>
                <w:ins w:id="229" w:author="Author"/>
                <w:rFonts w:ascii="Liberation Serif" w:eastAsia="Liberation Serif" w:hAnsi="Liberation Serif" w:cs="Liberation Serif"/>
              </w:rPr>
            </w:pPr>
            <w:ins w:id="230" w:author="Author">
              <w:r w:rsidRPr="49D67056">
                <w:rPr>
                  <w:rFonts w:ascii="Liberation Serif" w:eastAsia="Liberation Serif" w:hAnsi="Liberation Serif" w:cs="Liberation Serif"/>
                </w:rPr>
                <w:t>108</w:t>
              </w:r>
            </w:ins>
          </w:p>
        </w:tc>
        <w:tc>
          <w:tcPr>
            <w:tcW w:w="1545" w:type="dxa"/>
            <w:tcBorders>
              <w:bottom w:val="single" w:sz="12" w:space="0" w:color="auto"/>
            </w:tcBorders>
            <w:vAlign w:val="center"/>
          </w:tcPr>
          <w:p w14:paraId="16163FAC" w14:textId="77777777" w:rsidR="00E17809" w:rsidRDefault="00E17809" w:rsidP="00CE1EBB">
            <w:pPr>
              <w:spacing w:after="0"/>
              <w:rPr>
                <w:ins w:id="231" w:author="Author"/>
                <w:rFonts w:ascii="Liberation Serif" w:eastAsia="Liberation Serif" w:hAnsi="Liberation Serif" w:cs="Liberation Serif"/>
              </w:rPr>
            </w:pPr>
            <w:ins w:id="232" w:author="Author">
              <w:r w:rsidRPr="49D67056">
                <w:rPr>
                  <w:rFonts w:ascii="Liberation Serif" w:eastAsia="Liberation Serif" w:hAnsi="Liberation Serif" w:cs="Liberation Serif"/>
                </w:rPr>
                <w:t>washington, dc</w:t>
              </w:r>
            </w:ins>
          </w:p>
        </w:tc>
        <w:tc>
          <w:tcPr>
            <w:tcW w:w="1545" w:type="dxa"/>
            <w:tcBorders>
              <w:bottom w:val="single" w:sz="12" w:space="0" w:color="auto"/>
            </w:tcBorders>
            <w:vAlign w:val="center"/>
          </w:tcPr>
          <w:p w14:paraId="6E956B1E" w14:textId="77777777" w:rsidR="00E17809" w:rsidRDefault="00E17809" w:rsidP="001E3CD1">
            <w:pPr>
              <w:spacing w:after="0"/>
              <w:jc w:val="center"/>
              <w:rPr>
                <w:ins w:id="233" w:author="Author"/>
                <w:rFonts w:ascii="Liberation Serif" w:eastAsia="Liberation Serif" w:hAnsi="Liberation Serif" w:cs="Liberation Serif"/>
              </w:rPr>
            </w:pPr>
            <w:ins w:id="234" w:author="Author">
              <w:r w:rsidRPr="49D67056">
                <w:rPr>
                  <w:rFonts w:ascii="Liberation Serif" w:eastAsia="Liberation Serif" w:hAnsi="Liberation Serif" w:cs="Liberation Serif"/>
                </w:rPr>
                <w:t>907</w:t>
              </w:r>
            </w:ins>
          </w:p>
        </w:tc>
        <w:tc>
          <w:tcPr>
            <w:tcW w:w="1545" w:type="dxa"/>
            <w:tcBorders>
              <w:bottom w:val="single" w:sz="12" w:space="0" w:color="auto"/>
            </w:tcBorders>
            <w:vAlign w:val="center"/>
          </w:tcPr>
          <w:p w14:paraId="753B6298" w14:textId="77777777" w:rsidR="00E17809" w:rsidRDefault="00E17809" w:rsidP="00CE1EBB">
            <w:pPr>
              <w:spacing w:after="0"/>
              <w:rPr>
                <w:ins w:id="235" w:author="Author"/>
                <w:rFonts w:ascii="Liberation Serif" w:eastAsia="Liberation Serif" w:hAnsi="Liberation Serif" w:cs="Liberation Serif"/>
              </w:rPr>
            </w:pPr>
            <w:ins w:id="236" w:author="Author">
              <w:r w:rsidRPr="49D67056">
                <w:rPr>
                  <w:rFonts w:ascii="Liberation Serif" w:eastAsia="Liberation Serif" w:hAnsi="Liberation Serif" w:cs="Liberation Serif"/>
                </w:rPr>
                <w:t>edinburgh, scotland</w:t>
              </w:r>
            </w:ins>
          </w:p>
        </w:tc>
        <w:tc>
          <w:tcPr>
            <w:tcW w:w="1545" w:type="dxa"/>
            <w:tcBorders>
              <w:bottom w:val="single" w:sz="12" w:space="0" w:color="auto"/>
            </w:tcBorders>
            <w:vAlign w:val="center"/>
          </w:tcPr>
          <w:p w14:paraId="02425570" w14:textId="77777777" w:rsidR="00E17809" w:rsidRDefault="00E17809" w:rsidP="001E3CD1">
            <w:pPr>
              <w:spacing w:after="0"/>
              <w:jc w:val="center"/>
              <w:rPr>
                <w:ins w:id="237" w:author="Author"/>
                <w:rFonts w:ascii="Liberation Serif" w:eastAsia="Liberation Serif" w:hAnsi="Liberation Serif" w:cs="Liberation Serif"/>
              </w:rPr>
            </w:pPr>
            <w:ins w:id="238" w:author="Author">
              <w:r w:rsidRPr="49D67056">
                <w:rPr>
                  <w:rFonts w:ascii="Liberation Serif" w:eastAsia="Liberation Serif" w:hAnsi="Liberation Serif" w:cs="Liberation Serif"/>
                </w:rPr>
                <w:t>322</w:t>
              </w:r>
            </w:ins>
          </w:p>
        </w:tc>
      </w:tr>
    </w:tbl>
    <w:p w14:paraId="52126C78" w14:textId="6A922C29" w:rsidR="00E17809" w:rsidRPr="00942F9A" w:rsidRDefault="00E17809" w:rsidP="00E17809">
      <w:pPr>
        <w:spacing w:after="0"/>
        <w:jc w:val="right"/>
        <w:rPr>
          <w:ins w:id="239" w:author="Author"/>
          <w:rFonts w:ascii="Times New Roman" w:eastAsia="Times New Roman" w:hAnsi="Times New Roman" w:cs="Times New Roman"/>
          <w:color w:val="000000" w:themeColor="text1"/>
        </w:rPr>
      </w:pPr>
      <w:ins w:id="240" w:author="Author">
        <w:r w:rsidRPr="00942F9A">
          <w:rPr>
            <w:rFonts w:ascii="Times New Roman" w:eastAsia="Times New Roman" w:hAnsi="Times New Roman" w:cs="Times New Roman"/>
            <w:b/>
            <w:bCs/>
            <w:color w:val="000000" w:themeColor="text1"/>
          </w:rPr>
          <w:t xml:space="preserve">Table </w:t>
        </w:r>
        <w:r w:rsidR="00BF7E97">
          <w:rPr>
            <w:rFonts w:ascii="Times New Roman" w:eastAsia="Times New Roman" w:hAnsi="Times New Roman" w:cs="Times New Roman"/>
            <w:b/>
            <w:bCs/>
            <w:color w:val="000000" w:themeColor="text1"/>
          </w:rPr>
          <w:t>1</w:t>
        </w:r>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w:t>
        </w:r>
        <w:r w:rsidRPr="00E17809">
          <w:rPr>
            <w:rFonts w:ascii="Times New Roman" w:eastAsia="Times New Roman" w:hAnsi="Times New Roman" w:cs="Times New Roman"/>
            <w:color w:val="000000" w:themeColor="text1"/>
          </w:rPr>
          <w:t>Top 10 location strings (after normalising for case and whitespace) for each region.</w:t>
        </w:r>
        <w:r w:rsidR="006212C2">
          <w:rPr>
            <w:rStyle w:val="FootnoteReference"/>
            <w:rFonts w:ascii="Times New Roman" w:eastAsia="Times New Roman" w:hAnsi="Times New Roman" w:cs="Times New Roman"/>
            <w:color w:val="000000" w:themeColor="text1"/>
          </w:rPr>
          <w:footnoteReference w:id="7"/>
        </w:r>
        <w:r w:rsidRPr="00E17809">
          <w:rPr>
            <w:rFonts w:ascii="Times New Roman" w:eastAsia="Times New Roman" w:hAnsi="Times New Roman" w:cs="Times New Roman"/>
            <w:color w:val="000000" w:themeColor="text1"/>
          </w:rPr>
          <w:t xml:space="preserve"> </w:t>
        </w:r>
      </w:ins>
    </w:p>
    <w:p w14:paraId="1C77155B" w14:textId="77777777" w:rsidR="00E17809" w:rsidRPr="00942F9A" w:rsidRDefault="00E17809" w:rsidP="00AA0C23">
      <w:pPr>
        <w:spacing w:after="0"/>
        <w:rPr>
          <w:ins w:id="242" w:author="Author"/>
          <w:rFonts w:ascii="Times New Roman" w:eastAsia="Times New Roman" w:hAnsi="Times New Roman" w:cs="Times New Roman"/>
          <w:color w:val="000000" w:themeColor="text1"/>
        </w:rPr>
      </w:pPr>
    </w:p>
    <w:p w14:paraId="017850F3" w14:textId="0EEB6A75" w:rsidR="00FF2613" w:rsidRPr="00942F9A" w:rsidRDefault="03F19DB3" w:rsidP="00916648">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Once the datasets were compiled based on the procedures described above, the </w:t>
      </w:r>
      <w:del w:id="243" w:author="Author">
        <w:r w:rsidRPr="00942F9A">
          <w:rPr>
            <w:rFonts w:ascii="Times New Roman" w:eastAsia="Times New Roman" w:hAnsi="Times New Roman" w:cs="Times New Roman"/>
            <w:color w:val="000000" w:themeColor="text1"/>
          </w:rPr>
          <w:delText>data was further processed, and any non-English tweets that were not weeded out via Twitter’s language detection were removed from analysis. This resulted in the</w:delText>
        </w:r>
      </w:del>
      <w:ins w:id="244" w:author="Author">
        <w:r w:rsidR="00BF7E97">
          <w:rPr>
            <w:rFonts w:ascii="Times New Roman" w:eastAsia="Times New Roman" w:hAnsi="Times New Roman" w:cs="Times New Roman"/>
            <w:color w:val="000000" w:themeColor="text1"/>
          </w:rPr>
          <w:t>resulting</w:t>
        </w:r>
        <w:r w:rsidRPr="00942F9A">
          <w:rPr>
            <w:rFonts w:ascii="Times New Roman" w:eastAsia="Times New Roman" w:hAnsi="Times New Roman" w:cs="Times New Roman"/>
            <w:color w:val="000000" w:themeColor="text1"/>
          </w:rPr>
          <w:t xml:space="preserve"> </w:t>
        </w:r>
        <w:r w:rsidR="00B21696">
          <w:rPr>
            <w:rFonts w:ascii="Times New Roman" w:eastAsia="Times New Roman" w:hAnsi="Times New Roman" w:cs="Times New Roman"/>
            <w:color w:val="000000" w:themeColor="text1"/>
          </w:rPr>
          <w:t>raw</w:t>
        </w:r>
      </w:ins>
      <w:r w:rsidR="00B21696">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dataset </w:t>
      </w:r>
      <w:ins w:id="245" w:author="Author">
        <w:r w:rsidR="00BF7E97">
          <w:rPr>
            <w:rFonts w:ascii="Times New Roman" w:eastAsia="Times New Roman" w:hAnsi="Times New Roman" w:cs="Times New Roman"/>
            <w:color w:val="000000" w:themeColor="text1"/>
          </w:rPr>
          <w:t xml:space="preserve">consisted </w:t>
        </w:r>
      </w:ins>
      <w:r w:rsidRPr="00942F9A">
        <w:rPr>
          <w:rFonts w:ascii="Times New Roman" w:eastAsia="Times New Roman" w:hAnsi="Times New Roman" w:cs="Times New Roman"/>
          <w:color w:val="000000" w:themeColor="text1"/>
        </w:rPr>
        <w:t xml:space="preserve">of more than </w:t>
      </w:r>
      <w:del w:id="246" w:author="Author">
        <w:r w:rsidRPr="00942F9A">
          <w:rPr>
            <w:rFonts w:ascii="Times New Roman" w:eastAsia="Times New Roman" w:hAnsi="Times New Roman" w:cs="Times New Roman"/>
            <w:color w:val="000000" w:themeColor="text1"/>
          </w:rPr>
          <w:delText>34</w:delText>
        </w:r>
      </w:del>
      <w:ins w:id="247" w:author="Author">
        <w:r w:rsidRPr="00942F9A">
          <w:rPr>
            <w:rFonts w:ascii="Times New Roman" w:eastAsia="Times New Roman" w:hAnsi="Times New Roman" w:cs="Times New Roman"/>
            <w:color w:val="000000" w:themeColor="text1"/>
          </w:rPr>
          <w:t>3</w:t>
        </w:r>
        <w:r w:rsidR="00B21696">
          <w:rPr>
            <w:rFonts w:ascii="Times New Roman" w:eastAsia="Times New Roman" w:hAnsi="Times New Roman" w:cs="Times New Roman"/>
            <w:color w:val="000000" w:themeColor="text1"/>
          </w:rPr>
          <w:t>6</w:t>
        </w:r>
      </w:ins>
      <w:r w:rsidRPr="00942F9A">
        <w:rPr>
          <w:rFonts w:ascii="Times New Roman" w:eastAsia="Times New Roman" w:hAnsi="Times New Roman" w:cs="Times New Roman"/>
          <w:color w:val="000000" w:themeColor="text1"/>
        </w:rPr>
        <w:t xml:space="preserve"> million tokens</w:t>
      </w:r>
      <w:ins w:id="248" w:author="Author">
        <w:r w:rsidR="006212C2">
          <w:rPr>
            <w:rFonts w:ascii="Times New Roman" w:eastAsia="Times New Roman" w:hAnsi="Times New Roman" w:cs="Times New Roman"/>
            <w:color w:val="000000" w:themeColor="text1"/>
          </w:rPr>
          <w:t>, as</w:t>
        </w:r>
      </w:ins>
      <w:r w:rsidRPr="00942F9A">
        <w:rPr>
          <w:rFonts w:ascii="Times New Roman" w:eastAsia="Times New Roman" w:hAnsi="Times New Roman" w:cs="Times New Roman"/>
          <w:color w:val="000000" w:themeColor="text1"/>
        </w:rPr>
        <w:t xml:space="preserve"> summarized in Table </w:t>
      </w:r>
      <w:del w:id="249" w:author="Author">
        <w:r w:rsidRPr="00942F9A">
          <w:rPr>
            <w:rFonts w:ascii="Times New Roman" w:eastAsia="Times New Roman" w:hAnsi="Times New Roman" w:cs="Times New Roman"/>
            <w:color w:val="000000" w:themeColor="text1"/>
          </w:rPr>
          <w:delText>1</w:delText>
        </w:r>
      </w:del>
      <w:ins w:id="250" w:author="Author">
        <w:r w:rsidR="00BF7E97">
          <w:rPr>
            <w:rFonts w:ascii="Times New Roman" w:eastAsia="Times New Roman" w:hAnsi="Times New Roman" w:cs="Times New Roman"/>
            <w:color w:val="000000" w:themeColor="text1"/>
          </w:rPr>
          <w:t>2</w:t>
        </w:r>
      </w:ins>
      <w:r w:rsidRPr="00942F9A">
        <w:rPr>
          <w:rFonts w:ascii="Times New Roman" w:eastAsia="Times New Roman" w:hAnsi="Times New Roman" w:cs="Times New Roman"/>
          <w:color w:val="000000" w:themeColor="text1"/>
        </w:rPr>
        <w:t>.</w:t>
      </w:r>
    </w:p>
    <w:p w14:paraId="3057266A" w14:textId="77777777" w:rsidR="00916648" w:rsidRPr="00942F9A" w:rsidRDefault="00916648" w:rsidP="00916648">
      <w:pPr>
        <w:spacing w:after="0"/>
        <w:rPr>
          <w:rFonts w:ascii="Times New Roman" w:eastAsia="Times New Roman" w:hAnsi="Times New Roman" w:cs="Times New Roman"/>
          <w:color w:val="000000" w:themeColor="text1"/>
        </w:rPr>
      </w:pPr>
    </w:p>
    <w:tbl>
      <w:tblPr>
        <w:tblW w:w="7920" w:type="dxa"/>
        <w:jc w:val="center"/>
        <w:tblLook w:val="04A0" w:firstRow="1" w:lastRow="0" w:firstColumn="1" w:lastColumn="0" w:noHBand="0" w:noVBand="1"/>
      </w:tblPr>
      <w:tblGrid>
        <w:gridCol w:w="1512"/>
        <w:gridCol w:w="2090"/>
        <w:gridCol w:w="1881"/>
        <w:gridCol w:w="1569"/>
        <w:gridCol w:w="1974"/>
      </w:tblGrid>
      <w:tr w:rsidR="00916648" w:rsidRPr="00942F9A" w14:paraId="7E0CE916" w14:textId="77777777" w:rsidTr="00640079">
        <w:trPr>
          <w:trHeight w:val="492"/>
          <w:jc w:val="center"/>
        </w:trPr>
        <w:tc>
          <w:tcPr>
            <w:tcW w:w="1710" w:type="dxa"/>
            <w:tcBorders>
              <w:top w:val="single" w:sz="18" w:space="0" w:color="auto"/>
              <w:left w:val="nil"/>
              <w:bottom w:val="single" w:sz="2" w:space="0" w:color="auto"/>
              <w:right w:val="nil"/>
            </w:tcBorders>
            <w:vAlign w:val="center"/>
            <w:hideMark/>
          </w:tcPr>
          <w:p w14:paraId="0C08A3D4"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1226" w:type="dxa"/>
            <w:tcBorders>
              <w:top w:val="single" w:sz="18" w:space="0" w:color="auto"/>
              <w:left w:val="nil"/>
              <w:bottom w:val="single" w:sz="2" w:space="0" w:color="auto"/>
              <w:right w:val="nil"/>
            </w:tcBorders>
            <w:vAlign w:val="center"/>
            <w:hideMark/>
          </w:tcPr>
          <w:p w14:paraId="4281AF31"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Tokens (N)</w:t>
            </w:r>
          </w:p>
        </w:tc>
        <w:tc>
          <w:tcPr>
            <w:tcW w:w="1654" w:type="dxa"/>
            <w:tcBorders>
              <w:top w:val="single" w:sz="18" w:space="0" w:color="auto"/>
              <w:left w:val="nil"/>
              <w:bottom w:val="single" w:sz="2" w:space="0" w:color="auto"/>
              <w:right w:val="nil"/>
            </w:tcBorders>
            <w:vAlign w:val="center"/>
            <w:hideMark/>
          </w:tcPr>
          <w:p w14:paraId="042AC6F7" w14:textId="1DD7BE48"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Tweets </w:t>
            </w:r>
            <w:ins w:id="251" w:author="Author">
              <w:r w:rsidR="003744ED">
                <w:rPr>
                  <w:rFonts w:ascii="Times New Roman" w:eastAsia="Times New Roman" w:hAnsi="Times New Roman" w:cs="Times New Roman"/>
                  <w:b/>
                  <w:bCs/>
                  <w:color w:val="000000" w:themeColor="text1"/>
                  <w:kern w:val="0"/>
                  <w:lang w:eastAsia="en-AU"/>
                  <w14:ligatures w14:val="none"/>
                </w:rPr>
                <w:br/>
              </w:r>
            </w:ins>
            <w:r w:rsidRPr="00942F9A">
              <w:rPr>
                <w:rFonts w:ascii="Times New Roman" w:eastAsia="Times New Roman" w:hAnsi="Times New Roman" w:cs="Times New Roman"/>
                <w:b/>
                <w:bCs/>
                <w:color w:val="000000" w:themeColor="text1"/>
                <w:kern w:val="0"/>
                <w:lang w:eastAsia="en-AU"/>
                <w14:ligatures w14:val="none"/>
              </w:rPr>
              <w:t>(N)</w:t>
            </w:r>
          </w:p>
        </w:tc>
        <w:tc>
          <w:tcPr>
            <w:tcW w:w="1087" w:type="dxa"/>
            <w:tcBorders>
              <w:top w:val="single" w:sz="18" w:space="0" w:color="auto"/>
              <w:left w:val="nil"/>
              <w:bottom w:val="single" w:sz="2" w:space="0" w:color="auto"/>
              <w:right w:val="nil"/>
            </w:tcBorders>
            <w:vAlign w:val="center"/>
            <w:hideMark/>
          </w:tcPr>
          <w:p w14:paraId="781FB53D"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(N)</w:t>
            </w:r>
          </w:p>
        </w:tc>
        <w:tc>
          <w:tcPr>
            <w:tcW w:w="2243" w:type="dxa"/>
            <w:tcBorders>
              <w:top w:val="single" w:sz="18" w:space="0" w:color="auto"/>
              <w:left w:val="nil"/>
              <w:bottom w:val="single" w:sz="2" w:space="0" w:color="auto"/>
              <w:right w:val="nil"/>
            </w:tcBorders>
            <w:vAlign w:val="center"/>
            <w:hideMark/>
          </w:tcPr>
          <w:p w14:paraId="7378D83F"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Avg. Length Tweet</w:t>
            </w:r>
          </w:p>
        </w:tc>
      </w:tr>
      <w:tr w:rsidR="00916648" w:rsidRPr="00942F9A" w14:paraId="3472ACC4" w14:textId="77777777" w:rsidTr="00640079">
        <w:trPr>
          <w:trHeight w:val="288"/>
          <w:jc w:val="center"/>
        </w:trPr>
        <w:tc>
          <w:tcPr>
            <w:tcW w:w="1710" w:type="dxa"/>
            <w:tcBorders>
              <w:top w:val="single" w:sz="2" w:space="0" w:color="auto"/>
              <w:left w:val="nil"/>
              <w:bottom w:val="nil"/>
              <w:right w:val="nil"/>
            </w:tcBorders>
            <w:noWrap/>
            <w:vAlign w:val="center"/>
            <w:hideMark/>
          </w:tcPr>
          <w:p w14:paraId="5056E91A"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1226" w:type="dxa"/>
            <w:tcBorders>
              <w:top w:val="single" w:sz="2" w:space="0" w:color="auto"/>
              <w:left w:val="nil"/>
              <w:bottom w:val="nil"/>
              <w:right w:val="nil"/>
            </w:tcBorders>
            <w:noWrap/>
            <w:vAlign w:val="center"/>
            <w:hideMark/>
          </w:tcPr>
          <w:p w14:paraId="31396AE1" w14:textId="785FD3EE"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del w:id="252" w:author="Author">
              <w:r w:rsidRPr="00942F9A">
                <w:rPr>
                  <w:rFonts w:ascii="Times New Roman" w:eastAsia="Times New Roman" w:hAnsi="Times New Roman" w:cs="Times New Roman"/>
                  <w:color w:val="000000" w:themeColor="text1"/>
                  <w:kern w:val="0"/>
                  <w:lang w:eastAsia="en-AU"/>
                  <w14:ligatures w14:val="none"/>
                </w:rPr>
                <w:delText>360,301</w:delText>
              </w:r>
            </w:del>
            <w:ins w:id="253" w:author="Author">
              <w:r w:rsidR="00B21696">
                <w:rPr>
                  <w:rFonts w:ascii="Times New Roman" w:eastAsia="Times New Roman" w:hAnsi="Times New Roman" w:cs="Times New Roman"/>
                  <w:color w:val="000000" w:themeColor="text1"/>
                  <w:kern w:val="0"/>
                  <w:lang w:eastAsia="en-AU"/>
                  <w14:ligatures w14:val="none"/>
                </w:rPr>
                <w:t>449,292</w:t>
              </w:r>
            </w:ins>
          </w:p>
        </w:tc>
        <w:tc>
          <w:tcPr>
            <w:tcW w:w="1654" w:type="dxa"/>
            <w:tcBorders>
              <w:top w:val="single" w:sz="2" w:space="0" w:color="auto"/>
              <w:left w:val="nil"/>
              <w:bottom w:val="nil"/>
              <w:right w:val="nil"/>
            </w:tcBorders>
            <w:noWrap/>
            <w:vAlign w:val="center"/>
            <w:hideMark/>
          </w:tcPr>
          <w:p w14:paraId="02C60AD1" w14:textId="0F5251F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54" w:author="Author">
              <w:r w:rsidRPr="00942F9A">
                <w:rPr>
                  <w:rFonts w:ascii="Times New Roman" w:eastAsia="Times New Roman" w:hAnsi="Times New Roman" w:cs="Times New Roman"/>
                  <w:color w:val="000000" w:themeColor="text1"/>
                  <w:kern w:val="0"/>
                  <w:lang w:eastAsia="en-AU"/>
                  <w14:ligatures w14:val="none"/>
                </w:rPr>
                <w:delText>80,411</w:delText>
              </w:r>
            </w:del>
            <w:ins w:id="255" w:author="Author">
              <w:r w:rsidR="00B21696">
                <w:rPr>
                  <w:rFonts w:ascii="Times New Roman" w:eastAsia="Times New Roman" w:hAnsi="Times New Roman" w:cs="Times New Roman"/>
                  <w:color w:val="000000" w:themeColor="text1"/>
                  <w:kern w:val="0"/>
                  <w:lang w:eastAsia="en-AU"/>
                  <w14:ligatures w14:val="none"/>
                </w:rPr>
                <w:t>99</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404</w:t>
              </w:r>
            </w:ins>
          </w:p>
        </w:tc>
        <w:tc>
          <w:tcPr>
            <w:tcW w:w="1087" w:type="dxa"/>
            <w:tcBorders>
              <w:top w:val="single" w:sz="2" w:space="0" w:color="auto"/>
              <w:left w:val="nil"/>
              <w:bottom w:val="nil"/>
              <w:right w:val="nil"/>
            </w:tcBorders>
            <w:noWrap/>
            <w:vAlign w:val="center"/>
            <w:hideMark/>
          </w:tcPr>
          <w:p w14:paraId="02999593" w14:textId="641F37FC"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del w:id="256" w:author="Author">
              <w:r w:rsidRPr="00942F9A">
                <w:rPr>
                  <w:rFonts w:ascii="Times New Roman" w:eastAsia="Times New Roman" w:hAnsi="Times New Roman" w:cs="Times New Roman"/>
                  <w:color w:val="000000" w:themeColor="text1"/>
                  <w:kern w:val="0"/>
                  <w:lang w:eastAsia="en-AU"/>
                  <w14:ligatures w14:val="none"/>
                </w:rPr>
                <w:delText>400</w:delText>
              </w:r>
            </w:del>
            <w:ins w:id="257" w:author="Author">
              <w:r w:rsidR="00B21696">
                <w:rPr>
                  <w:rFonts w:ascii="Times New Roman" w:eastAsia="Times New Roman" w:hAnsi="Times New Roman" w:cs="Times New Roman"/>
                  <w:color w:val="000000" w:themeColor="text1"/>
                  <w:kern w:val="0"/>
                  <w:lang w:eastAsia="en-AU"/>
                  <w14:ligatures w14:val="none"/>
                </w:rPr>
                <w:t>647</w:t>
              </w:r>
            </w:ins>
          </w:p>
        </w:tc>
        <w:tc>
          <w:tcPr>
            <w:tcW w:w="2243" w:type="dxa"/>
            <w:tcBorders>
              <w:top w:val="single" w:sz="2" w:space="0" w:color="auto"/>
              <w:left w:val="nil"/>
              <w:bottom w:val="nil"/>
              <w:right w:val="nil"/>
            </w:tcBorders>
            <w:noWrap/>
            <w:vAlign w:val="center"/>
            <w:hideMark/>
          </w:tcPr>
          <w:p w14:paraId="590BCADF" w14:textId="1CB3B4C9"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58" w:author="Author">
              <w:r w:rsidRPr="00942F9A">
                <w:rPr>
                  <w:rFonts w:ascii="Times New Roman" w:eastAsia="Times New Roman" w:hAnsi="Times New Roman" w:cs="Times New Roman"/>
                  <w:color w:val="000000" w:themeColor="text1"/>
                  <w:kern w:val="0"/>
                  <w:lang w:eastAsia="en-AU"/>
                  <w14:ligatures w14:val="none"/>
                </w:rPr>
                <w:delText>16.9</w:delText>
              </w:r>
            </w:del>
            <w:ins w:id="259" w:author="Autho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6</w:t>
              </w:r>
            </w:ins>
          </w:p>
        </w:tc>
      </w:tr>
      <w:tr w:rsidR="00916648" w:rsidRPr="00942F9A" w14:paraId="2FFB4742" w14:textId="77777777" w:rsidTr="00640079">
        <w:trPr>
          <w:trHeight w:val="288"/>
          <w:jc w:val="center"/>
        </w:trPr>
        <w:tc>
          <w:tcPr>
            <w:tcW w:w="1710" w:type="dxa"/>
            <w:tcBorders>
              <w:top w:val="nil"/>
              <w:left w:val="nil"/>
              <w:bottom w:val="nil"/>
              <w:right w:val="nil"/>
            </w:tcBorders>
            <w:noWrap/>
            <w:vAlign w:val="center"/>
            <w:hideMark/>
          </w:tcPr>
          <w:p w14:paraId="2E5AB2A5"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1226" w:type="dxa"/>
            <w:tcBorders>
              <w:top w:val="nil"/>
              <w:left w:val="nil"/>
              <w:bottom w:val="nil"/>
              <w:right w:val="nil"/>
            </w:tcBorders>
            <w:noWrap/>
            <w:vAlign w:val="center"/>
            <w:hideMark/>
          </w:tcPr>
          <w:p w14:paraId="68843CCE" w14:textId="352B4EA0"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del w:id="260" w:author="Author">
              <w:r w:rsidRPr="00942F9A">
                <w:rPr>
                  <w:rFonts w:ascii="Times New Roman" w:eastAsia="Times New Roman" w:hAnsi="Times New Roman" w:cs="Times New Roman"/>
                  <w:color w:val="000000" w:themeColor="text1"/>
                  <w:kern w:val="0"/>
                  <w:lang w:eastAsia="en-AU"/>
                  <w14:ligatures w14:val="none"/>
                </w:rPr>
                <w:delText>470,552</w:delText>
              </w:r>
            </w:del>
            <w:ins w:id="261" w:author="Author">
              <w:r w:rsidR="00B21696">
                <w:rPr>
                  <w:rFonts w:ascii="Times New Roman" w:eastAsia="Times New Roman" w:hAnsi="Times New Roman" w:cs="Times New Roman"/>
                  <w:color w:val="000000" w:themeColor="text1"/>
                  <w:kern w:val="0"/>
                  <w:lang w:eastAsia="en-AU"/>
                  <w14:ligatures w14:val="none"/>
                </w:rPr>
                <w:t>883,971</w:t>
              </w:r>
            </w:ins>
          </w:p>
        </w:tc>
        <w:tc>
          <w:tcPr>
            <w:tcW w:w="1654" w:type="dxa"/>
            <w:tcBorders>
              <w:top w:val="nil"/>
              <w:left w:val="nil"/>
              <w:bottom w:val="nil"/>
              <w:right w:val="nil"/>
            </w:tcBorders>
            <w:noWrap/>
            <w:vAlign w:val="center"/>
            <w:hideMark/>
          </w:tcPr>
          <w:p w14:paraId="341D9503" w14:textId="59740E2A"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62" w:author="Author">
              <w:r w:rsidRPr="00942F9A">
                <w:rPr>
                  <w:rFonts w:ascii="Times New Roman" w:eastAsia="Times New Roman" w:hAnsi="Times New Roman" w:cs="Times New Roman"/>
                  <w:color w:val="000000" w:themeColor="text1"/>
                  <w:kern w:val="0"/>
                  <w:lang w:eastAsia="en-AU"/>
                  <w14:ligatures w14:val="none"/>
                </w:rPr>
                <w:delText>449,425</w:delText>
              </w:r>
            </w:del>
            <w:ins w:id="263" w:author="Author">
              <w:r w:rsidR="00B21696">
                <w:rPr>
                  <w:rFonts w:ascii="Times New Roman" w:eastAsia="Times New Roman" w:hAnsi="Times New Roman" w:cs="Times New Roman"/>
                  <w:color w:val="000000" w:themeColor="text1"/>
                  <w:kern w:val="0"/>
                  <w:lang w:eastAsia="en-AU"/>
                  <w14:ligatures w14:val="none"/>
                </w:rPr>
                <w:t>538,661</w:t>
              </w:r>
            </w:ins>
          </w:p>
        </w:tc>
        <w:tc>
          <w:tcPr>
            <w:tcW w:w="1087" w:type="dxa"/>
            <w:tcBorders>
              <w:top w:val="nil"/>
              <w:left w:val="nil"/>
              <w:bottom w:val="nil"/>
              <w:right w:val="nil"/>
            </w:tcBorders>
            <w:noWrap/>
            <w:vAlign w:val="center"/>
            <w:hideMark/>
          </w:tcPr>
          <w:p w14:paraId="6DEA5653" w14:textId="54504A62"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64" w:author="Author">
              <w:r w:rsidRPr="00942F9A">
                <w:rPr>
                  <w:rFonts w:ascii="Times New Roman" w:eastAsia="Times New Roman" w:hAnsi="Times New Roman" w:cs="Times New Roman"/>
                  <w:color w:val="000000" w:themeColor="text1"/>
                  <w:kern w:val="0"/>
                  <w:lang w:eastAsia="en-AU"/>
                  <w14:ligatures w14:val="none"/>
                </w:rPr>
                <w:delText>50,345</w:delText>
              </w:r>
            </w:del>
            <w:ins w:id="265" w:author="Author">
              <w:r w:rsidRPr="00942F9A">
                <w:rPr>
                  <w:rFonts w:ascii="Times New Roman" w:eastAsia="Times New Roman" w:hAnsi="Times New Roman" w:cs="Times New Roman"/>
                  <w:color w:val="000000" w:themeColor="text1"/>
                  <w:kern w:val="0"/>
                  <w:lang w:eastAsia="en-AU"/>
                  <w14:ligatures w14:val="none"/>
                </w:rPr>
                <w:t>5</w:t>
              </w:r>
              <w:r w:rsidR="00B21696">
                <w:rPr>
                  <w:rFonts w:ascii="Times New Roman" w:eastAsia="Times New Roman" w:hAnsi="Times New Roman" w:cs="Times New Roman"/>
                  <w:color w:val="000000" w:themeColor="text1"/>
                  <w:kern w:val="0"/>
                  <w:lang w:eastAsia="en-AU"/>
                  <w14:ligatures w14:val="none"/>
                </w:rPr>
                <w:t>1</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514</w:t>
              </w:r>
            </w:ins>
          </w:p>
        </w:tc>
        <w:tc>
          <w:tcPr>
            <w:tcW w:w="2243" w:type="dxa"/>
            <w:tcBorders>
              <w:top w:val="nil"/>
              <w:left w:val="nil"/>
              <w:bottom w:val="nil"/>
              <w:right w:val="nil"/>
            </w:tcBorders>
            <w:noWrap/>
            <w:vAlign w:val="center"/>
            <w:hideMark/>
          </w:tcPr>
          <w:p w14:paraId="51FE9DDF" w14:textId="27426560"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66" w:author="Author">
              <w:r w:rsidRPr="00942F9A">
                <w:rPr>
                  <w:rFonts w:ascii="Times New Roman" w:eastAsia="Times New Roman" w:hAnsi="Times New Roman" w:cs="Times New Roman"/>
                  <w:color w:val="000000" w:themeColor="text1"/>
                  <w:kern w:val="0"/>
                  <w:lang w:eastAsia="en-AU"/>
                  <w14:ligatures w14:val="none"/>
                </w:rPr>
                <w:delText>16</w:delText>
              </w:r>
            </w:del>
            <w:ins w:id="267" w:author="Autho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ins>
            <w:r w:rsidRPr="00942F9A">
              <w:rPr>
                <w:rFonts w:ascii="Times New Roman" w:eastAsia="Times New Roman" w:hAnsi="Times New Roman" w:cs="Times New Roman"/>
                <w:color w:val="000000" w:themeColor="text1"/>
                <w:kern w:val="0"/>
                <w:lang w:eastAsia="en-AU"/>
                <w14:ligatures w14:val="none"/>
              </w:rPr>
              <w:t>.6</w:t>
            </w:r>
          </w:p>
        </w:tc>
      </w:tr>
      <w:tr w:rsidR="00916648" w:rsidRPr="00942F9A" w14:paraId="65BEB4F1" w14:textId="77777777" w:rsidTr="00640079">
        <w:trPr>
          <w:trHeight w:val="288"/>
          <w:jc w:val="center"/>
        </w:trPr>
        <w:tc>
          <w:tcPr>
            <w:tcW w:w="1710" w:type="dxa"/>
            <w:tcBorders>
              <w:top w:val="nil"/>
              <w:left w:val="nil"/>
              <w:bottom w:val="single" w:sz="2" w:space="0" w:color="auto"/>
              <w:right w:val="nil"/>
            </w:tcBorders>
            <w:noWrap/>
            <w:vAlign w:val="center"/>
            <w:hideMark/>
          </w:tcPr>
          <w:p w14:paraId="55E9813F"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1226" w:type="dxa"/>
            <w:tcBorders>
              <w:top w:val="nil"/>
              <w:left w:val="nil"/>
              <w:bottom w:val="single" w:sz="2" w:space="0" w:color="auto"/>
              <w:right w:val="nil"/>
            </w:tcBorders>
            <w:noWrap/>
            <w:vAlign w:val="center"/>
            <w:hideMark/>
          </w:tcPr>
          <w:p w14:paraId="7A1038A8" w14:textId="3937CA33"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68" w:author="Author">
              <w:r w:rsidRPr="00942F9A">
                <w:rPr>
                  <w:rFonts w:ascii="Times New Roman" w:eastAsia="Times New Roman" w:hAnsi="Times New Roman" w:cs="Times New Roman"/>
                  <w:color w:val="000000" w:themeColor="text1"/>
                  <w:kern w:val="0"/>
                  <w:lang w:eastAsia="en-AU"/>
                  <w14:ligatures w14:val="none"/>
                </w:rPr>
                <w:delText>25,927,054</w:delText>
              </w:r>
            </w:del>
            <w:ins w:id="269" w:author="Author">
              <w:r w:rsidRPr="00942F9A">
                <w:rPr>
                  <w:rFonts w:ascii="Times New Roman" w:eastAsia="Times New Roman" w:hAnsi="Times New Roman" w:cs="Times New Roman"/>
                  <w:color w:val="000000" w:themeColor="text1"/>
                  <w:kern w:val="0"/>
                  <w:lang w:eastAsia="en-AU"/>
                  <w14:ligatures w14:val="none"/>
                </w:rPr>
                <w:t>2</w:t>
              </w:r>
              <w:r w:rsidR="00B21696">
                <w:rPr>
                  <w:rFonts w:ascii="Times New Roman" w:eastAsia="Times New Roman" w:hAnsi="Times New Roman" w:cs="Times New Roman"/>
                  <w:color w:val="000000" w:themeColor="text1"/>
                  <w:kern w:val="0"/>
                  <w:lang w:eastAsia="en-AU"/>
                  <w14:ligatures w14:val="none"/>
                </w:rPr>
                <w:t>7</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398,975</w:t>
              </w:r>
            </w:ins>
          </w:p>
        </w:tc>
        <w:tc>
          <w:tcPr>
            <w:tcW w:w="1654" w:type="dxa"/>
            <w:tcBorders>
              <w:top w:val="nil"/>
              <w:left w:val="nil"/>
              <w:bottom w:val="single" w:sz="2" w:space="0" w:color="auto"/>
              <w:right w:val="nil"/>
            </w:tcBorders>
            <w:noWrap/>
            <w:vAlign w:val="center"/>
            <w:hideMark/>
          </w:tcPr>
          <w:p w14:paraId="5B5A7F03" w14:textId="2C54D474"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70" w:author="Author">
              <w:r w:rsidRPr="00942F9A">
                <w:rPr>
                  <w:rFonts w:ascii="Times New Roman" w:eastAsia="Times New Roman" w:hAnsi="Times New Roman" w:cs="Times New Roman"/>
                  <w:color w:val="000000" w:themeColor="text1"/>
                  <w:kern w:val="0"/>
                  <w:lang w:eastAsia="en-AU"/>
                  <w14:ligatures w14:val="none"/>
                </w:rPr>
                <w:delText>1,706,408</w:delText>
              </w:r>
            </w:del>
            <w:ins w:id="271" w:author="Author">
              <w:r w:rsidR="00B21696">
                <w:rPr>
                  <w:rFonts w:ascii="Times New Roman" w:eastAsia="Times New Roman" w:hAnsi="Times New Roman" w:cs="Times New Roman"/>
                  <w:color w:val="000000" w:themeColor="text1"/>
                  <w:kern w:val="0"/>
                  <w:lang w:eastAsia="en-AU"/>
                  <w14:ligatures w14:val="none"/>
                </w:rPr>
                <w:t>2</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090</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972</w:t>
              </w:r>
            </w:ins>
          </w:p>
        </w:tc>
        <w:tc>
          <w:tcPr>
            <w:tcW w:w="1087" w:type="dxa"/>
            <w:tcBorders>
              <w:top w:val="nil"/>
              <w:left w:val="nil"/>
              <w:bottom w:val="single" w:sz="2" w:space="0" w:color="auto"/>
              <w:right w:val="nil"/>
            </w:tcBorders>
            <w:noWrap/>
            <w:vAlign w:val="center"/>
            <w:hideMark/>
          </w:tcPr>
          <w:p w14:paraId="39C78B34" w14:textId="4D673C62"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72" w:author="Author">
              <w:r w:rsidRPr="00942F9A">
                <w:rPr>
                  <w:rFonts w:ascii="Times New Roman" w:eastAsia="Times New Roman" w:hAnsi="Times New Roman" w:cs="Times New Roman"/>
                  <w:color w:val="000000" w:themeColor="text1"/>
                  <w:kern w:val="0"/>
                  <w:lang w:eastAsia="en-AU"/>
                  <w14:ligatures w14:val="none"/>
                </w:rPr>
                <w:delText>179,283</w:delText>
              </w:r>
            </w:del>
            <w:ins w:id="273" w:author="Autho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84,711</w:t>
              </w:r>
            </w:ins>
          </w:p>
        </w:tc>
        <w:tc>
          <w:tcPr>
            <w:tcW w:w="2243" w:type="dxa"/>
            <w:tcBorders>
              <w:top w:val="nil"/>
              <w:left w:val="nil"/>
              <w:bottom w:val="single" w:sz="2" w:space="0" w:color="auto"/>
              <w:right w:val="nil"/>
            </w:tcBorders>
            <w:noWrap/>
            <w:vAlign w:val="center"/>
            <w:hideMark/>
          </w:tcPr>
          <w:p w14:paraId="3734200F" w14:textId="0C845811"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del w:id="274" w:author="Author">
              <w:r w:rsidRPr="00942F9A">
                <w:rPr>
                  <w:rFonts w:ascii="Times New Roman" w:eastAsia="Times New Roman" w:hAnsi="Times New Roman" w:cs="Times New Roman"/>
                  <w:color w:val="000000" w:themeColor="text1"/>
                  <w:kern w:val="0"/>
                  <w:lang w:eastAsia="en-AU"/>
                  <w14:ligatures w14:val="none"/>
                </w:rPr>
                <w:delText>15.2</w:delText>
              </w:r>
            </w:del>
            <w:ins w:id="275" w:author="Autho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1</w:t>
              </w:r>
            </w:ins>
          </w:p>
        </w:tc>
      </w:tr>
      <w:tr w:rsidR="00916648" w:rsidRPr="00942F9A" w14:paraId="6ABDB783" w14:textId="77777777" w:rsidTr="00640079">
        <w:trPr>
          <w:trHeight w:val="288"/>
          <w:jc w:val="center"/>
        </w:trPr>
        <w:tc>
          <w:tcPr>
            <w:tcW w:w="1710" w:type="dxa"/>
            <w:tcBorders>
              <w:top w:val="single" w:sz="2" w:space="0" w:color="auto"/>
              <w:left w:val="nil"/>
              <w:bottom w:val="single" w:sz="18" w:space="0" w:color="auto"/>
              <w:right w:val="nil"/>
            </w:tcBorders>
            <w:noWrap/>
            <w:vAlign w:val="center"/>
            <w:hideMark/>
          </w:tcPr>
          <w:p w14:paraId="6030650E" w14:textId="77777777" w:rsidR="00916648" w:rsidRPr="00942F9A" w:rsidRDefault="00916648"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1226" w:type="dxa"/>
            <w:tcBorders>
              <w:top w:val="single" w:sz="2" w:space="0" w:color="auto"/>
              <w:left w:val="nil"/>
              <w:bottom w:val="single" w:sz="18" w:space="0" w:color="auto"/>
              <w:right w:val="nil"/>
            </w:tcBorders>
            <w:noWrap/>
            <w:vAlign w:val="center"/>
            <w:hideMark/>
          </w:tcPr>
          <w:p w14:paraId="3BA1AC51" w14:textId="4C333D32"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del w:id="276" w:author="Author">
              <w:r w:rsidRPr="00942F9A">
                <w:rPr>
                  <w:rFonts w:ascii="Times New Roman" w:eastAsia="Times New Roman" w:hAnsi="Times New Roman" w:cs="Times New Roman"/>
                  <w:b/>
                  <w:bCs/>
                  <w:color w:val="000000" w:themeColor="text1"/>
                  <w:kern w:val="0"/>
                  <w:lang w:eastAsia="en-AU"/>
                  <w14:ligatures w14:val="none"/>
                </w:rPr>
                <w:delText>34,757,907</w:delText>
              </w:r>
            </w:del>
            <w:ins w:id="277" w:author="Author">
              <w:r w:rsidRPr="00942F9A">
                <w:rPr>
                  <w:rFonts w:ascii="Times New Roman" w:eastAsia="Times New Roman" w:hAnsi="Times New Roman" w:cs="Times New Roman"/>
                  <w:b/>
                  <w:bCs/>
                  <w:color w:val="000000" w:themeColor="text1"/>
                  <w:kern w:val="0"/>
                  <w:lang w:eastAsia="en-AU"/>
                  <w14:ligatures w14:val="none"/>
                </w:rPr>
                <w:t>3</w:t>
              </w:r>
              <w:r w:rsidR="00B21696">
                <w:rPr>
                  <w:rFonts w:ascii="Times New Roman" w:eastAsia="Times New Roman" w:hAnsi="Times New Roman" w:cs="Times New Roman"/>
                  <w:b/>
                  <w:bCs/>
                  <w:color w:val="000000" w:themeColor="text1"/>
                  <w:kern w:val="0"/>
                  <w:lang w:eastAsia="en-AU"/>
                  <w14:ligatures w14:val="none"/>
                </w:rPr>
                <w:t>6</w:t>
              </w:r>
              <w:r w:rsidRPr="00942F9A">
                <w:rPr>
                  <w:rFonts w:ascii="Times New Roman" w:eastAsia="Times New Roman" w:hAnsi="Times New Roman" w:cs="Times New Roman"/>
                  <w:b/>
                  <w:bCs/>
                  <w:color w:val="000000" w:themeColor="text1"/>
                  <w:kern w:val="0"/>
                  <w:lang w:eastAsia="en-AU"/>
                  <w14:ligatures w14:val="none"/>
                </w:rPr>
                <w:t>,7</w:t>
              </w:r>
              <w:r w:rsidR="00B21696">
                <w:rPr>
                  <w:rFonts w:ascii="Times New Roman" w:eastAsia="Times New Roman" w:hAnsi="Times New Roman" w:cs="Times New Roman"/>
                  <w:b/>
                  <w:bCs/>
                  <w:color w:val="000000" w:themeColor="text1"/>
                  <w:kern w:val="0"/>
                  <w:lang w:eastAsia="en-AU"/>
                  <w14:ligatures w14:val="none"/>
                </w:rPr>
                <w:t>32,238</w:t>
              </w:r>
            </w:ins>
          </w:p>
        </w:tc>
        <w:tc>
          <w:tcPr>
            <w:tcW w:w="1654" w:type="dxa"/>
            <w:tcBorders>
              <w:top w:val="single" w:sz="2" w:space="0" w:color="auto"/>
              <w:left w:val="nil"/>
              <w:bottom w:val="single" w:sz="18" w:space="0" w:color="auto"/>
              <w:right w:val="nil"/>
            </w:tcBorders>
            <w:noWrap/>
            <w:vAlign w:val="center"/>
            <w:hideMark/>
          </w:tcPr>
          <w:p w14:paraId="445C7E49" w14:textId="64BF89C5"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w:t>
            </w:r>
            <w:del w:id="278" w:author="Author">
              <w:r w:rsidRPr="00942F9A">
                <w:rPr>
                  <w:rFonts w:ascii="Times New Roman" w:eastAsia="Times New Roman" w:hAnsi="Times New Roman" w:cs="Times New Roman"/>
                  <w:b/>
                  <w:bCs/>
                  <w:color w:val="000000" w:themeColor="text1"/>
                  <w:kern w:val="0"/>
                  <w:lang w:eastAsia="en-AU"/>
                  <w14:ligatures w14:val="none"/>
                </w:rPr>
                <w:delText>236,244</w:delText>
              </w:r>
            </w:del>
            <w:ins w:id="279" w:author="Author">
              <w:r w:rsidR="00B21696">
                <w:rPr>
                  <w:rFonts w:ascii="Times New Roman" w:eastAsia="Times New Roman" w:hAnsi="Times New Roman" w:cs="Times New Roman"/>
                  <w:b/>
                  <w:bCs/>
                  <w:color w:val="000000" w:themeColor="text1"/>
                  <w:kern w:val="0"/>
                  <w:lang w:eastAsia="en-AU"/>
                  <w14:ligatures w14:val="none"/>
                </w:rPr>
                <w:t>729,037</w:t>
              </w:r>
            </w:ins>
          </w:p>
        </w:tc>
        <w:tc>
          <w:tcPr>
            <w:tcW w:w="1087" w:type="dxa"/>
            <w:tcBorders>
              <w:top w:val="single" w:sz="2" w:space="0" w:color="auto"/>
              <w:left w:val="nil"/>
              <w:bottom w:val="single" w:sz="18" w:space="0" w:color="auto"/>
              <w:right w:val="nil"/>
            </w:tcBorders>
            <w:noWrap/>
            <w:vAlign w:val="center"/>
            <w:hideMark/>
          </w:tcPr>
          <w:p w14:paraId="2B658EB6" w14:textId="231525E8"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del w:id="280" w:author="Author">
              <w:r w:rsidRPr="00942F9A">
                <w:rPr>
                  <w:rFonts w:ascii="Times New Roman" w:eastAsia="Times New Roman" w:hAnsi="Times New Roman" w:cs="Times New Roman"/>
                  <w:b/>
                  <w:bCs/>
                  <w:color w:val="000000" w:themeColor="text1"/>
                  <w:kern w:val="0"/>
                  <w:lang w:eastAsia="en-AU"/>
                  <w14:ligatures w14:val="none"/>
                </w:rPr>
                <w:delText>237,028</w:delText>
              </w:r>
            </w:del>
            <w:ins w:id="281" w:author="Author">
              <w:r w:rsidRPr="00942F9A">
                <w:rPr>
                  <w:rFonts w:ascii="Times New Roman" w:eastAsia="Times New Roman" w:hAnsi="Times New Roman" w:cs="Times New Roman"/>
                  <w:b/>
                  <w:bCs/>
                  <w:color w:val="000000" w:themeColor="text1"/>
                  <w:kern w:val="0"/>
                  <w:lang w:eastAsia="en-AU"/>
                  <w14:ligatures w14:val="none"/>
                </w:rPr>
                <w:t>2</w:t>
              </w:r>
              <w:r w:rsidR="00B21696">
                <w:rPr>
                  <w:rFonts w:ascii="Times New Roman" w:eastAsia="Times New Roman" w:hAnsi="Times New Roman" w:cs="Times New Roman"/>
                  <w:b/>
                  <w:bCs/>
                  <w:color w:val="000000" w:themeColor="text1"/>
                  <w:kern w:val="0"/>
                  <w:lang w:eastAsia="en-AU"/>
                  <w14:ligatures w14:val="none"/>
                </w:rPr>
                <w:t>43</w:t>
              </w:r>
              <w:r w:rsidRPr="00942F9A">
                <w:rPr>
                  <w:rFonts w:ascii="Times New Roman" w:eastAsia="Times New Roman" w:hAnsi="Times New Roman" w:cs="Times New Roman"/>
                  <w:b/>
                  <w:bCs/>
                  <w:color w:val="000000" w:themeColor="text1"/>
                  <w:kern w:val="0"/>
                  <w:lang w:eastAsia="en-AU"/>
                  <w14:ligatures w14:val="none"/>
                </w:rPr>
                <w:t>,</w:t>
              </w:r>
              <w:r w:rsidR="00B21696">
                <w:rPr>
                  <w:rFonts w:ascii="Times New Roman" w:eastAsia="Times New Roman" w:hAnsi="Times New Roman" w:cs="Times New Roman"/>
                  <w:b/>
                  <w:bCs/>
                  <w:color w:val="000000" w:themeColor="text1"/>
                  <w:kern w:val="0"/>
                  <w:lang w:eastAsia="en-AU"/>
                  <w14:ligatures w14:val="none"/>
                </w:rPr>
                <w:t>872</w:t>
              </w:r>
            </w:ins>
          </w:p>
        </w:tc>
        <w:tc>
          <w:tcPr>
            <w:tcW w:w="2243" w:type="dxa"/>
            <w:tcBorders>
              <w:top w:val="single" w:sz="2" w:space="0" w:color="auto"/>
              <w:left w:val="nil"/>
              <w:bottom w:val="single" w:sz="18" w:space="0" w:color="auto"/>
              <w:right w:val="nil"/>
            </w:tcBorders>
            <w:noWrap/>
            <w:vAlign w:val="center"/>
            <w:hideMark/>
          </w:tcPr>
          <w:p w14:paraId="7220ADF0" w14:textId="7D5BF8DD"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del w:id="282" w:author="Author">
              <w:r w:rsidRPr="00942F9A">
                <w:rPr>
                  <w:rFonts w:ascii="Times New Roman" w:eastAsia="Times New Roman" w:hAnsi="Times New Roman" w:cs="Times New Roman"/>
                  <w:b/>
                  <w:bCs/>
                  <w:color w:val="000000" w:themeColor="text1"/>
                  <w:kern w:val="0"/>
                  <w:lang w:eastAsia="en-AU"/>
                  <w14:ligatures w14:val="none"/>
                </w:rPr>
                <w:delText>15</w:delText>
              </w:r>
            </w:del>
            <w:ins w:id="283" w:author="Author">
              <w:r w:rsidRPr="00942F9A">
                <w:rPr>
                  <w:rFonts w:ascii="Times New Roman" w:eastAsia="Times New Roman" w:hAnsi="Times New Roman" w:cs="Times New Roman"/>
                  <w:b/>
                  <w:bCs/>
                  <w:color w:val="000000" w:themeColor="text1"/>
                  <w:kern w:val="0"/>
                  <w:lang w:eastAsia="en-AU"/>
                  <w14:ligatures w14:val="none"/>
                </w:rPr>
                <w:t>1</w:t>
              </w:r>
              <w:r w:rsidR="00B21696">
                <w:rPr>
                  <w:rFonts w:ascii="Times New Roman" w:eastAsia="Times New Roman" w:hAnsi="Times New Roman" w:cs="Times New Roman"/>
                  <w:b/>
                  <w:bCs/>
                  <w:color w:val="000000" w:themeColor="text1"/>
                  <w:kern w:val="0"/>
                  <w:lang w:eastAsia="en-AU"/>
                  <w14:ligatures w14:val="none"/>
                </w:rPr>
                <w:t>3</w:t>
              </w:r>
            </w:ins>
            <w:r w:rsidRPr="00942F9A">
              <w:rPr>
                <w:rFonts w:ascii="Times New Roman" w:eastAsia="Times New Roman" w:hAnsi="Times New Roman" w:cs="Times New Roman"/>
                <w:b/>
                <w:bCs/>
                <w:color w:val="000000" w:themeColor="text1"/>
                <w:kern w:val="0"/>
                <w:lang w:eastAsia="en-AU"/>
                <w14:ligatures w14:val="none"/>
              </w:rPr>
              <w:t>.5</w:t>
            </w:r>
          </w:p>
        </w:tc>
      </w:tr>
    </w:tbl>
    <w:p w14:paraId="4C673058" w14:textId="77777777" w:rsidR="00DA7C1F" w:rsidRPr="00942F9A" w:rsidRDefault="00DA7C1F" w:rsidP="00916648">
      <w:pPr>
        <w:spacing w:after="0"/>
        <w:jc w:val="right"/>
        <w:rPr>
          <w:del w:id="284" w:author="Author"/>
          <w:rFonts w:ascii="Times New Roman" w:eastAsia="Times New Roman" w:hAnsi="Times New Roman" w:cs="Times New Roman"/>
          <w:b/>
          <w:bCs/>
          <w:color w:val="000000" w:themeColor="text1"/>
        </w:rPr>
      </w:pPr>
    </w:p>
    <w:p w14:paraId="33048B90" w14:textId="2DB675C3" w:rsidR="00916648" w:rsidRPr="00942F9A" w:rsidRDefault="00916648" w:rsidP="00916648">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 xml:space="preserve">Table </w:t>
      </w:r>
      <w:del w:id="285" w:author="Author">
        <w:r w:rsidRPr="00942F9A">
          <w:rPr>
            <w:rFonts w:ascii="Times New Roman" w:eastAsia="Times New Roman" w:hAnsi="Times New Roman" w:cs="Times New Roman"/>
            <w:b/>
            <w:bCs/>
            <w:color w:val="000000" w:themeColor="text1"/>
          </w:rPr>
          <w:delText>1</w:delText>
        </w:r>
      </w:del>
      <w:ins w:id="286" w:author="Author">
        <w:r w:rsidR="00BF7E97">
          <w:rPr>
            <w:rFonts w:ascii="Times New Roman" w:eastAsia="Times New Roman" w:hAnsi="Times New Roman" w:cs="Times New Roman"/>
            <w:b/>
            <w:bCs/>
            <w:color w:val="000000" w:themeColor="text1"/>
          </w:rPr>
          <w:t>2</w:t>
        </w:r>
      </w:ins>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Overview of the semi-processed dataset.</w:t>
      </w:r>
    </w:p>
    <w:p w14:paraId="20897D0F" w14:textId="77777777" w:rsidR="00FF2613" w:rsidRPr="00942F9A" w:rsidRDefault="00FF2613" w:rsidP="004622FD">
      <w:pPr>
        <w:spacing w:after="0"/>
        <w:rPr>
          <w:rFonts w:ascii="Times New Roman" w:eastAsia="Times New Roman" w:hAnsi="Times New Roman" w:cs="Times New Roman"/>
          <w:color w:val="000000" w:themeColor="text1"/>
        </w:rPr>
      </w:pPr>
    </w:p>
    <w:p w14:paraId="0EF6B9F0" w14:textId="4BD092DB" w:rsidR="009F5F7D" w:rsidRPr="00942F9A" w:rsidRDefault="009F5F7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Data processing was carried out in R (version 4.3.2, R Core Team, 2023) using RStudio (version 2024.4.1.748, Posit team, 2024). Vulgar elements were identified through a set of regular expressions developed from prior research (e.g., Coats, 2021; Love, 2021; McEnery, 200</w:t>
      </w:r>
      <w:r w:rsidR="00B4241D" w:rsidRPr="00942F9A">
        <w:rPr>
          <w:rFonts w:ascii="Times New Roman" w:hAnsi="Times New Roman" w:cs="Times New Roman"/>
          <w:color w:val="000000" w:themeColor="text1"/>
        </w:rPr>
        <w:t>6</w:t>
      </w:r>
      <w:r w:rsidRPr="00942F9A">
        <w:rPr>
          <w:rFonts w:ascii="Times New Roman" w:hAnsi="Times New Roman" w:cs="Times New Roman"/>
          <w:color w:val="000000" w:themeColor="text1"/>
        </w:rPr>
        <w:t>; Thelwall, 2008</w:t>
      </w:r>
      <w:del w:id="287" w:author="Author">
        <w:r w:rsidRPr="00942F9A">
          <w:rPr>
            <w:rFonts w:ascii="Times New Roman" w:hAnsi="Times New Roman" w:cs="Times New Roman"/>
            <w:color w:val="000000" w:themeColor="text1"/>
          </w:rPr>
          <w:delText>)</w:delText>
        </w:r>
      </w:del>
      <w:ins w:id="288" w:author="Author">
        <w:r w:rsidRPr="00942F9A">
          <w:rPr>
            <w:rFonts w:ascii="Times New Roman" w:hAnsi="Times New Roman" w:cs="Times New Roman"/>
            <w:color w:val="000000" w:themeColor="text1"/>
          </w:rPr>
          <w:t>)</w:t>
        </w:r>
        <w:r w:rsidR="00E46FA5">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and curated online resources used in content moderation, such as </w:t>
      </w:r>
      <w:r w:rsidRPr="00942F9A">
        <w:rPr>
          <w:rFonts w:ascii="Times New Roman" w:hAnsi="Times New Roman" w:cs="Times New Roman"/>
          <w:i/>
          <w:iCs/>
          <w:color w:val="000000" w:themeColor="text1"/>
        </w:rPr>
        <w:t>NoSwearing.com</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BannedWordList.com</w:t>
      </w:r>
      <w:r w:rsidRPr="00942F9A">
        <w:rPr>
          <w:rFonts w:ascii="Times New Roman" w:hAnsi="Times New Roman" w:cs="Times New Roman"/>
          <w:color w:val="000000" w:themeColor="text1"/>
        </w:rPr>
        <w:t xml:space="preserve">, and the English </w:t>
      </w:r>
      <w:r w:rsidRPr="00942F9A">
        <w:rPr>
          <w:rFonts w:ascii="Times New Roman" w:hAnsi="Times New Roman" w:cs="Times New Roman"/>
          <w:i/>
          <w:iCs/>
          <w:color w:val="000000" w:themeColor="text1"/>
        </w:rPr>
        <w:t>List-of-Dirty-Naughty-Obscene-and-Otherwise-Bad-Words</w:t>
      </w:r>
      <w:r w:rsidRPr="00942F9A">
        <w:rPr>
          <w:rFonts w:ascii="Times New Roman" w:hAnsi="Times New Roman" w:cs="Times New Roman"/>
          <w:color w:val="000000" w:themeColor="text1"/>
        </w:rPr>
        <w:t xml:space="preserve"> (Emerick, 2024). The authors reviewed the extracted terms, and for those deemed vulgar, pattern-matching expressions were constructed to capture variations, including deliberate misspellings (e.g., </w:t>
      </w:r>
      <w:r w:rsidRPr="00942F9A">
        <w:rPr>
          <w:rFonts w:ascii="Times New Roman" w:hAnsi="Times New Roman" w:cs="Times New Roman"/>
          <w:i/>
          <w:iCs/>
          <w:color w:val="000000" w:themeColor="text1"/>
        </w:rPr>
        <w:t>fuq</w:t>
      </w:r>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or </w:t>
      </w:r>
      <w:r w:rsidRPr="00942F9A">
        <w:rPr>
          <w:rFonts w:ascii="Times New Roman" w:hAnsi="Times New Roman" w:cs="Times New Roman"/>
          <w:i/>
          <w:iCs/>
          <w:color w:val="000000" w:themeColor="text1"/>
        </w:rPr>
        <w:t>sh!t</w:t>
      </w:r>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shit</w:t>
      </w:r>
      <w:r w:rsidRPr="00942F9A">
        <w:rPr>
          <w:rFonts w:ascii="Times New Roman" w:hAnsi="Times New Roman" w:cs="Times New Roman"/>
          <w:color w:val="000000" w:themeColor="text1"/>
        </w:rPr>
        <w:t>).</w:t>
      </w:r>
      <w:ins w:id="289" w:author="Author">
        <w:r w:rsidR="00E328FB">
          <w:rPr>
            <w:rFonts w:ascii="Times New Roman" w:hAnsi="Times New Roman" w:cs="Times New Roman"/>
            <w:color w:val="000000" w:themeColor="text1"/>
          </w:rPr>
          <w:t xml:space="preserve"> The full list of regular expression is provided in Appendix </w:t>
        </w:r>
        <w:r w:rsidR="00E46FA5">
          <w:rPr>
            <w:rFonts w:ascii="Times New Roman" w:hAnsi="Times New Roman" w:cs="Times New Roman"/>
            <w:color w:val="000000" w:themeColor="text1"/>
          </w:rPr>
          <w:t>1</w:t>
        </w:r>
        <w:r w:rsidR="00E328FB">
          <w:rPr>
            <w:rFonts w:ascii="Times New Roman" w:hAnsi="Times New Roman" w:cs="Times New Roman"/>
            <w:color w:val="000000" w:themeColor="text1"/>
          </w:rPr>
          <w:t>.</w:t>
        </w:r>
      </w:ins>
    </w:p>
    <w:p w14:paraId="1208FA5E" w14:textId="03B116AB" w:rsidR="00BC7AC2" w:rsidRPr="00BC7AC2" w:rsidRDefault="009F5F7D" w:rsidP="00E46FA5">
      <w:pPr>
        <w:spacing w:after="0"/>
        <w:ind w:firstLine="720"/>
        <w:rPr>
          <w:rFonts w:ascii="Times New Roman" w:hAnsi="Times New Roman" w:cs="Times New Roman"/>
          <w:color w:val="000000" w:themeColor="text1"/>
        </w:rPr>
      </w:pPr>
      <w:del w:id="290" w:author="Author">
        <w:r w:rsidRPr="00942F9A">
          <w:rPr>
            <w:rFonts w:ascii="Times New Roman" w:hAnsi="Times New Roman" w:cs="Times New Roman"/>
            <w:color w:val="000000" w:themeColor="text1"/>
          </w:rPr>
          <w:delText xml:space="preserve">These </w:delText>
        </w:r>
      </w:del>
      <w:ins w:id="291" w:author="Author">
        <w:r w:rsidR="00BC7AC2" w:rsidRPr="00BC7AC2">
          <w:rPr>
            <w:rFonts w:ascii="Times New Roman" w:hAnsi="Times New Roman" w:cs="Times New Roman"/>
            <w:color w:val="000000" w:themeColor="text1"/>
          </w:rPr>
          <w:t xml:space="preserve">The identified </w:t>
        </w:r>
      </w:ins>
      <w:r w:rsidR="00BC7AC2" w:rsidRPr="00BC7AC2">
        <w:rPr>
          <w:rFonts w:ascii="Times New Roman" w:hAnsi="Times New Roman" w:cs="Times New Roman"/>
          <w:color w:val="000000" w:themeColor="text1"/>
        </w:rPr>
        <w:t xml:space="preserve">expressions were </w:t>
      </w:r>
      <w:del w:id="292" w:author="Author">
        <w:r w:rsidRPr="00942F9A">
          <w:rPr>
            <w:rFonts w:ascii="Times New Roman" w:hAnsi="Times New Roman" w:cs="Times New Roman"/>
            <w:color w:val="000000" w:themeColor="text1"/>
          </w:rPr>
          <w:delText xml:space="preserve">then </w:delText>
        </w:r>
      </w:del>
      <w:r w:rsidR="00BC7AC2" w:rsidRPr="00BC7AC2">
        <w:rPr>
          <w:rFonts w:ascii="Times New Roman" w:hAnsi="Times New Roman" w:cs="Times New Roman"/>
          <w:color w:val="000000" w:themeColor="text1"/>
        </w:rPr>
        <w:t xml:space="preserve">applied using the kwic function from the quanteda package (Benoit et al., 2018), generating a keyword-in-context (KWIC) table of </w:t>
      </w:r>
      <w:del w:id="293" w:author="Author">
        <w:r w:rsidRPr="00942F9A">
          <w:rPr>
            <w:rFonts w:ascii="Times New Roman" w:hAnsi="Times New Roman" w:cs="Times New Roman"/>
            <w:color w:val="000000" w:themeColor="text1"/>
          </w:rPr>
          <w:delText>potential</w:delText>
        </w:r>
      </w:del>
      <w:ins w:id="294" w:author="Author">
        <w:r w:rsidR="00BC7AC2" w:rsidRPr="00BC7AC2">
          <w:rPr>
            <w:rFonts w:ascii="Times New Roman" w:hAnsi="Times New Roman" w:cs="Times New Roman"/>
            <w:color w:val="000000" w:themeColor="text1"/>
          </w:rPr>
          <w:t>candidate</w:t>
        </w:r>
      </w:ins>
      <w:r w:rsidR="00BC7AC2" w:rsidRPr="00BC7AC2">
        <w:rPr>
          <w:rFonts w:ascii="Times New Roman" w:hAnsi="Times New Roman" w:cs="Times New Roman"/>
          <w:color w:val="000000" w:themeColor="text1"/>
        </w:rPr>
        <w:t xml:space="preserve"> vulgarities. The extracted</w:t>
      </w:r>
      <w:ins w:id="295" w:author="Author">
        <w:r w:rsidR="003C4D77">
          <w:rPr>
            <w:rFonts w:ascii="Times New Roman" w:hAnsi="Times New Roman" w:cs="Times New Roman"/>
            <w:color w:val="000000" w:themeColor="text1"/>
          </w:rPr>
          <w:t>, unfiltered</w:t>
        </w:r>
      </w:ins>
      <w:r w:rsidR="00BC7AC2" w:rsidRPr="00BC7AC2">
        <w:rPr>
          <w:rFonts w:ascii="Times New Roman" w:hAnsi="Times New Roman" w:cs="Times New Roman"/>
          <w:color w:val="000000" w:themeColor="text1"/>
        </w:rPr>
        <w:t xml:space="preserve"> results </w:t>
      </w:r>
      <w:ins w:id="296" w:author="Author">
        <w:r w:rsidR="003C4D77">
          <w:rPr>
            <w:rFonts w:ascii="Times New Roman" w:hAnsi="Times New Roman" w:cs="Times New Roman"/>
            <w:color w:val="000000" w:themeColor="text1"/>
          </w:rPr>
          <w:t xml:space="preserve">representing </w:t>
        </w:r>
        <w:r w:rsidR="003C4D77" w:rsidRPr="003C4D77">
          <w:rPr>
            <w:rFonts w:ascii="Times New Roman" w:hAnsi="Times New Roman" w:cs="Times New Roman"/>
            <w:color w:val="000000" w:themeColor="text1"/>
          </w:rPr>
          <w:t>181</w:t>
        </w:r>
        <w:r w:rsidR="003C4D77">
          <w:rPr>
            <w:rFonts w:ascii="Times New Roman" w:hAnsi="Times New Roman" w:cs="Times New Roman"/>
            <w:color w:val="000000" w:themeColor="text1"/>
          </w:rPr>
          <w:t>,</w:t>
        </w:r>
        <w:r w:rsidR="003C4D77" w:rsidRPr="003C4D77">
          <w:rPr>
            <w:rFonts w:ascii="Times New Roman" w:hAnsi="Times New Roman" w:cs="Times New Roman"/>
            <w:color w:val="000000" w:themeColor="text1"/>
          </w:rPr>
          <w:t>411</w:t>
        </w:r>
        <w:r w:rsidR="003C4D77">
          <w:rPr>
            <w:rFonts w:ascii="Times New Roman" w:hAnsi="Times New Roman" w:cs="Times New Roman"/>
            <w:color w:val="000000" w:themeColor="text1"/>
          </w:rPr>
          <w:t xml:space="preserve"> potential </w:t>
        </w:r>
        <w:r w:rsidR="00264EAB">
          <w:rPr>
            <w:rFonts w:ascii="Times New Roman" w:hAnsi="Times New Roman" w:cs="Times New Roman"/>
            <w:color w:val="000000" w:themeColor="text1"/>
          </w:rPr>
          <w:t xml:space="preserve">instances of vulgar language </w:t>
        </w:r>
        <w:r w:rsidR="00BC7AC2" w:rsidRPr="00BC7AC2">
          <w:rPr>
            <w:rFonts w:ascii="Times New Roman" w:hAnsi="Times New Roman" w:cs="Times New Roman"/>
            <w:color w:val="000000" w:themeColor="text1"/>
          </w:rPr>
          <w:t xml:space="preserve">then </w:t>
        </w:r>
      </w:ins>
      <w:r w:rsidR="00BC7AC2" w:rsidRPr="00BC7AC2">
        <w:rPr>
          <w:rFonts w:ascii="Times New Roman" w:hAnsi="Times New Roman" w:cs="Times New Roman"/>
          <w:color w:val="000000" w:themeColor="text1"/>
        </w:rPr>
        <w:t xml:space="preserve">underwent </w:t>
      </w:r>
      <w:del w:id="297" w:author="Author">
        <w:r w:rsidRPr="00942F9A">
          <w:rPr>
            <w:rFonts w:ascii="Times New Roman" w:hAnsi="Times New Roman" w:cs="Times New Roman"/>
            <w:color w:val="000000" w:themeColor="text1"/>
          </w:rPr>
          <w:delText>further</w:delText>
        </w:r>
      </w:del>
      <w:ins w:id="298" w:author="Author">
        <w:r w:rsidR="00BC7AC2" w:rsidRPr="00BC7AC2">
          <w:rPr>
            <w:rFonts w:ascii="Times New Roman" w:hAnsi="Times New Roman" w:cs="Times New Roman"/>
            <w:color w:val="000000" w:themeColor="text1"/>
          </w:rPr>
          <w:t>extensive</w:t>
        </w:r>
      </w:ins>
      <w:r w:rsidR="00BC7AC2" w:rsidRPr="00BC7AC2">
        <w:rPr>
          <w:rFonts w:ascii="Times New Roman" w:hAnsi="Times New Roman" w:cs="Times New Roman"/>
          <w:color w:val="000000" w:themeColor="text1"/>
        </w:rPr>
        <w:t xml:space="preserve"> refinement to remove </w:t>
      </w:r>
      <w:del w:id="299" w:author="Author">
        <w:r w:rsidRPr="00942F9A">
          <w:rPr>
            <w:rFonts w:ascii="Times New Roman" w:hAnsi="Times New Roman" w:cs="Times New Roman"/>
            <w:color w:val="000000" w:themeColor="text1"/>
          </w:rPr>
          <w:delText>instances</w:delText>
        </w:r>
      </w:del>
      <w:ins w:id="300" w:author="Author">
        <w:r w:rsidR="00BC7AC2" w:rsidRPr="00BC7AC2">
          <w:rPr>
            <w:rFonts w:ascii="Times New Roman" w:hAnsi="Times New Roman" w:cs="Times New Roman"/>
            <w:color w:val="000000" w:themeColor="text1"/>
          </w:rPr>
          <w:t>cases</w:t>
        </w:r>
      </w:ins>
      <w:r w:rsidR="00BC7AC2" w:rsidRPr="00BC7AC2">
        <w:rPr>
          <w:rFonts w:ascii="Times New Roman" w:hAnsi="Times New Roman" w:cs="Times New Roman"/>
          <w:color w:val="000000" w:themeColor="text1"/>
        </w:rPr>
        <w:t xml:space="preserve"> where the identified </w:t>
      </w:r>
      <w:del w:id="301" w:author="Author">
        <w:r w:rsidRPr="00942F9A">
          <w:rPr>
            <w:rFonts w:ascii="Times New Roman" w:hAnsi="Times New Roman" w:cs="Times New Roman"/>
            <w:color w:val="000000" w:themeColor="text1"/>
          </w:rPr>
          <w:delText xml:space="preserve">words carried </w:delText>
        </w:r>
      </w:del>
      <w:ins w:id="302" w:author="Author">
        <w:r w:rsidR="00BC7AC2" w:rsidRPr="00BC7AC2">
          <w:rPr>
            <w:rFonts w:ascii="Times New Roman" w:hAnsi="Times New Roman" w:cs="Times New Roman"/>
            <w:color w:val="000000" w:themeColor="text1"/>
          </w:rPr>
          <w:t xml:space="preserve">forms occurred in </w:t>
        </w:r>
      </w:ins>
      <w:r w:rsidR="00BC7AC2" w:rsidRPr="00BC7AC2">
        <w:rPr>
          <w:rFonts w:ascii="Times New Roman" w:hAnsi="Times New Roman" w:cs="Times New Roman"/>
          <w:color w:val="000000" w:themeColor="text1"/>
        </w:rPr>
        <w:t xml:space="preserve">non-vulgar </w:t>
      </w:r>
      <w:del w:id="303" w:author="Author">
        <w:r w:rsidRPr="00942F9A">
          <w:rPr>
            <w:rFonts w:ascii="Times New Roman" w:hAnsi="Times New Roman" w:cs="Times New Roman"/>
            <w:color w:val="000000" w:themeColor="text1"/>
          </w:rPr>
          <w:delText xml:space="preserve">meanings. For example, </w:delText>
        </w:r>
        <w:r w:rsidRPr="00942F9A">
          <w:rPr>
            <w:rFonts w:ascii="Times New Roman" w:hAnsi="Times New Roman" w:cs="Times New Roman"/>
            <w:i/>
            <w:iCs/>
            <w:color w:val="000000" w:themeColor="text1"/>
          </w:rPr>
          <w:delText>cock</w:delText>
        </w:r>
        <w:r w:rsidRPr="00942F9A">
          <w:rPr>
            <w:rFonts w:ascii="Times New Roman" w:hAnsi="Times New Roman" w:cs="Times New Roman"/>
            <w:color w:val="000000" w:themeColor="text1"/>
          </w:rPr>
          <w:delText xml:space="preserve"> can function as a vulgar term but also appears in neutral </w:delText>
        </w:r>
      </w:del>
      <w:r w:rsidR="00BC7AC2" w:rsidRPr="00BC7AC2">
        <w:rPr>
          <w:rFonts w:ascii="Times New Roman" w:hAnsi="Times New Roman" w:cs="Times New Roman"/>
          <w:color w:val="000000" w:themeColor="text1"/>
        </w:rPr>
        <w:t>contexts</w:t>
      </w:r>
      <w:del w:id="304" w:author="Author">
        <w:r w:rsidRPr="00942F9A">
          <w:rPr>
            <w:rFonts w:ascii="Times New Roman" w:hAnsi="Times New Roman" w:cs="Times New Roman"/>
            <w:color w:val="000000" w:themeColor="text1"/>
          </w:rPr>
          <w:delText xml:space="preserve">, such as references to roosters or surnames. Similarly, </w:delText>
        </w:r>
        <w:r w:rsidRPr="00942F9A">
          <w:rPr>
            <w:rFonts w:ascii="Times New Roman" w:hAnsi="Times New Roman" w:cs="Times New Roman"/>
            <w:i/>
            <w:iCs/>
            <w:color w:val="000000" w:themeColor="text1"/>
          </w:rPr>
          <w:delText>twat</w:delText>
        </w:r>
        <w:r w:rsidRPr="00942F9A">
          <w:rPr>
            <w:rFonts w:ascii="Times New Roman" w:hAnsi="Times New Roman" w:cs="Times New Roman"/>
            <w:color w:val="000000" w:themeColor="text1"/>
          </w:rPr>
          <w:delText xml:space="preserve"> may be used in an offensive manner but can also appear in British slang with less severe connotations. Contextual patterns were used to distinguish between these meanings. Words like </w:delText>
        </w:r>
        <w:r w:rsidRPr="00942F9A">
          <w:rPr>
            <w:rFonts w:ascii="Times New Roman" w:hAnsi="Times New Roman" w:cs="Times New Roman"/>
            <w:i/>
            <w:iCs/>
            <w:color w:val="000000" w:themeColor="text1"/>
          </w:rPr>
          <w:delText>screw</w:delText>
        </w:r>
        <w:r w:rsidRPr="00942F9A">
          <w:rPr>
            <w:rFonts w:ascii="Times New Roman" w:hAnsi="Times New Roman" w:cs="Times New Roman"/>
            <w:color w:val="000000" w:themeColor="text1"/>
          </w:rPr>
          <w:delText xml:space="preserve">, which can refer to both vulgar and neutral concepts (e.g., mechanical fasteners), were filtered by </w:delText>
        </w:r>
        <w:r w:rsidR="000F33B0" w:rsidRPr="00942F9A">
          <w:rPr>
            <w:rFonts w:ascii="Times New Roman" w:hAnsi="Times New Roman" w:cs="Times New Roman"/>
            <w:color w:val="000000" w:themeColor="text1"/>
          </w:rPr>
          <w:delText>analysing</w:delText>
        </w:r>
        <w:r w:rsidRPr="00942F9A">
          <w:rPr>
            <w:rFonts w:ascii="Times New Roman" w:hAnsi="Times New Roman" w:cs="Times New Roman"/>
            <w:color w:val="000000" w:themeColor="text1"/>
          </w:rPr>
          <w:delText xml:space="preserve"> their co-occurring words. If </w:delText>
        </w:r>
        <w:r w:rsidRPr="00942F9A">
          <w:rPr>
            <w:rFonts w:ascii="Times New Roman" w:hAnsi="Times New Roman" w:cs="Times New Roman"/>
            <w:i/>
            <w:iCs/>
            <w:color w:val="000000" w:themeColor="text1"/>
          </w:rPr>
          <w:delText>screw</w:delText>
        </w:r>
      </w:del>
      <w:ins w:id="305" w:author="Author">
        <w:r w:rsidR="00BC7AC2" w:rsidRPr="00BC7AC2">
          <w:rPr>
            <w:rFonts w:ascii="Times New Roman" w:hAnsi="Times New Roman" w:cs="Times New Roman"/>
            <w:color w:val="000000" w:themeColor="text1"/>
          </w:rPr>
          <w:t>. This</w:t>
        </w:r>
      </w:ins>
      <w:r w:rsidR="00BC7AC2" w:rsidRPr="00BC7AC2">
        <w:rPr>
          <w:rFonts w:ascii="Times New Roman" w:hAnsi="Times New Roman" w:cs="Times New Roman"/>
          <w:color w:val="000000" w:themeColor="text1"/>
        </w:rPr>
        <w:t xml:space="preserve"> was </w:t>
      </w:r>
      <w:del w:id="306" w:author="Author">
        <w:r w:rsidRPr="00942F9A">
          <w:rPr>
            <w:rFonts w:ascii="Times New Roman" w:hAnsi="Times New Roman" w:cs="Times New Roman"/>
            <w:color w:val="000000" w:themeColor="text1"/>
          </w:rPr>
          <w:delText xml:space="preserve">followed by </w:delText>
        </w:r>
        <w:r w:rsidRPr="00942F9A">
          <w:rPr>
            <w:rFonts w:ascii="Times New Roman" w:hAnsi="Times New Roman" w:cs="Times New Roman"/>
            <w:i/>
            <w:iCs/>
            <w:color w:val="000000" w:themeColor="text1"/>
          </w:rPr>
          <w:delText>up</w:delText>
        </w:r>
        <w:r w:rsidRPr="00942F9A">
          <w:rPr>
            <w:rFonts w:ascii="Times New Roman" w:hAnsi="Times New Roman" w:cs="Times New Roman"/>
            <w:color w:val="000000" w:themeColor="text1"/>
          </w:rPr>
          <w:delText xml:space="preserve"> or </w:delText>
        </w:r>
      </w:del>
      <w:ins w:id="307" w:author="Author">
        <w:r w:rsidR="00BC7AC2" w:rsidRPr="00BC7AC2">
          <w:rPr>
            <w:rFonts w:ascii="Times New Roman" w:hAnsi="Times New Roman" w:cs="Times New Roman"/>
            <w:color w:val="000000" w:themeColor="text1"/>
          </w:rPr>
          <w:t xml:space="preserve">achieved through a series of systematic rule-based filters implemented in R. For instance, expressions such as </w:t>
        </w:r>
        <w:r w:rsidR="00BC7AC2" w:rsidRPr="00264EAB">
          <w:rPr>
            <w:rFonts w:ascii="Times New Roman" w:hAnsi="Times New Roman" w:cs="Times New Roman"/>
            <w:i/>
            <w:iCs/>
            <w:color w:val="000000" w:themeColor="text1"/>
          </w:rPr>
          <w:t>hoe</w:t>
        </w:r>
        <w:r w:rsidR="00BC7AC2" w:rsidRPr="00BC7AC2">
          <w:rPr>
            <w:rFonts w:ascii="Times New Roman" w:hAnsi="Times New Roman" w:cs="Times New Roman"/>
            <w:color w:val="000000" w:themeColor="text1"/>
          </w:rPr>
          <w:t xml:space="preserve"> were only retained if they occurred in syntactic frames consistent with vulgar usage (e.g., </w:t>
        </w:r>
      </w:ins>
      <w:r w:rsidR="00BC7AC2" w:rsidRPr="00BC7AC2">
        <w:rPr>
          <w:rFonts w:ascii="Times New Roman" w:hAnsi="Times New Roman" w:cs="Times New Roman"/>
          <w:color w:val="000000" w:themeColor="text1"/>
        </w:rPr>
        <w:t xml:space="preserve">preceded by </w:t>
      </w:r>
      <w:del w:id="308" w:author="Author">
        <w:r w:rsidRPr="00942F9A">
          <w:rPr>
            <w:rFonts w:ascii="Times New Roman" w:hAnsi="Times New Roman" w:cs="Times New Roman"/>
            <w:i/>
            <w:iCs/>
            <w:color w:val="000000" w:themeColor="text1"/>
          </w:rPr>
          <w:delText>go</w:delText>
        </w:r>
        <w:r w:rsidRPr="00942F9A">
          <w:rPr>
            <w:rFonts w:ascii="Times New Roman" w:hAnsi="Times New Roman" w:cs="Times New Roman"/>
            <w:color w:val="000000" w:themeColor="text1"/>
          </w:rPr>
          <w:delText xml:space="preserve">, it was retained as </w:delText>
        </w:r>
      </w:del>
      <w:ins w:id="309" w:author="Author">
        <w:r w:rsidR="00BC7AC2" w:rsidRPr="00BC7AC2">
          <w:rPr>
            <w:rFonts w:ascii="Times New Roman" w:hAnsi="Times New Roman" w:cs="Times New Roman"/>
            <w:color w:val="000000" w:themeColor="text1"/>
          </w:rPr>
          <w:t xml:space="preserve">“such </w:t>
        </w:r>
      </w:ins>
      <w:r w:rsidR="00BC7AC2" w:rsidRPr="00BC7AC2">
        <w:rPr>
          <w:rFonts w:ascii="Times New Roman" w:hAnsi="Times New Roman" w:cs="Times New Roman"/>
          <w:color w:val="000000" w:themeColor="text1"/>
        </w:rPr>
        <w:t>a</w:t>
      </w:r>
      <w:del w:id="310" w:author="Author">
        <w:r w:rsidRPr="00942F9A">
          <w:rPr>
            <w:rFonts w:ascii="Times New Roman" w:hAnsi="Times New Roman" w:cs="Times New Roman"/>
            <w:color w:val="000000" w:themeColor="text1"/>
          </w:rPr>
          <w:delText xml:space="preserve"> likely vulgar instance, </w:delText>
        </w:r>
      </w:del>
      <w:ins w:id="311" w:author="Author">
        <w:r w:rsidR="00BC7AC2" w:rsidRPr="00BC7AC2">
          <w:rPr>
            <w:rFonts w:ascii="Times New Roman" w:hAnsi="Times New Roman" w:cs="Times New Roman"/>
            <w:color w:val="000000" w:themeColor="text1"/>
          </w:rPr>
          <w:t xml:space="preserve">” or “that”), </w:t>
        </w:r>
      </w:ins>
      <w:r w:rsidR="00BC7AC2" w:rsidRPr="00BC7AC2">
        <w:rPr>
          <w:rFonts w:ascii="Times New Roman" w:hAnsi="Times New Roman" w:cs="Times New Roman"/>
          <w:color w:val="000000" w:themeColor="text1"/>
        </w:rPr>
        <w:t xml:space="preserve">while </w:t>
      </w:r>
      <w:del w:id="312" w:author="Author">
        <w:r w:rsidRPr="00942F9A">
          <w:rPr>
            <w:rFonts w:ascii="Times New Roman" w:hAnsi="Times New Roman" w:cs="Times New Roman"/>
            <w:color w:val="000000" w:themeColor="text1"/>
          </w:rPr>
          <w:delText>cases referring to tools or fixtures</w:delText>
        </w:r>
      </w:del>
      <w:ins w:id="313" w:author="Author">
        <w:r w:rsidR="00BC7AC2" w:rsidRPr="00BC7AC2">
          <w:rPr>
            <w:rFonts w:ascii="Times New Roman" w:hAnsi="Times New Roman" w:cs="Times New Roman"/>
            <w:color w:val="000000" w:themeColor="text1"/>
          </w:rPr>
          <w:t>neutral uses (e.g., “garden hoe”)</w:t>
        </w:r>
      </w:ins>
      <w:r w:rsidR="00BC7AC2" w:rsidRPr="00BC7AC2">
        <w:rPr>
          <w:rFonts w:ascii="Times New Roman" w:hAnsi="Times New Roman" w:cs="Times New Roman"/>
          <w:color w:val="000000" w:themeColor="text1"/>
        </w:rPr>
        <w:t xml:space="preserve"> were excluded.</w:t>
      </w:r>
      <w:ins w:id="314" w:author="Author">
        <w:r w:rsidR="00BC7AC2" w:rsidRPr="00BC7AC2">
          <w:rPr>
            <w:rFonts w:ascii="Times New Roman" w:hAnsi="Times New Roman" w:cs="Times New Roman"/>
            <w:color w:val="000000" w:themeColor="text1"/>
          </w:rPr>
          <w:t xml:space="preserve"> Similarly, ambiguous tokens such as </w:t>
        </w:r>
        <w:r w:rsidR="00BC7AC2" w:rsidRPr="00264EAB">
          <w:rPr>
            <w:rFonts w:ascii="Times New Roman" w:hAnsi="Times New Roman" w:cs="Times New Roman"/>
            <w:i/>
            <w:iCs/>
            <w:color w:val="000000" w:themeColor="text1"/>
          </w:rPr>
          <w:t>jerk</w:t>
        </w:r>
        <w:r w:rsidR="00BC7AC2" w:rsidRPr="00BC7AC2">
          <w:rPr>
            <w:rFonts w:ascii="Times New Roman" w:hAnsi="Times New Roman" w:cs="Times New Roman"/>
            <w:color w:val="000000" w:themeColor="text1"/>
          </w:rPr>
          <w:t xml:space="preserve">, </w:t>
        </w:r>
        <w:r w:rsidR="00BC7AC2" w:rsidRPr="00264EAB">
          <w:rPr>
            <w:rFonts w:ascii="Times New Roman" w:hAnsi="Times New Roman" w:cs="Times New Roman"/>
            <w:i/>
            <w:iCs/>
            <w:color w:val="000000" w:themeColor="text1"/>
          </w:rPr>
          <w:t>knob</w:t>
        </w:r>
        <w:r w:rsidR="00BC7AC2" w:rsidRPr="00BC7AC2">
          <w:rPr>
            <w:rFonts w:ascii="Times New Roman" w:hAnsi="Times New Roman" w:cs="Times New Roman"/>
            <w:color w:val="000000" w:themeColor="text1"/>
          </w:rPr>
          <w:t xml:space="preserve">, or </w:t>
        </w:r>
        <w:r w:rsidR="00BC7AC2" w:rsidRPr="00264EAB">
          <w:rPr>
            <w:rFonts w:ascii="Times New Roman" w:hAnsi="Times New Roman" w:cs="Times New Roman"/>
            <w:i/>
            <w:iCs/>
            <w:color w:val="000000" w:themeColor="text1"/>
          </w:rPr>
          <w:t>crap</w:t>
        </w:r>
        <w:r w:rsidR="00BC7AC2" w:rsidRPr="00BC7AC2">
          <w:rPr>
            <w:rFonts w:ascii="Times New Roman" w:hAnsi="Times New Roman" w:cs="Times New Roman"/>
            <w:color w:val="000000" w:themeColor="text1"/>
          </w:rPr>
          <w:t xml:space="preserve"> were retained or excluded depending on whether surrounding words (pre- or post-context) indicated a vulgar or neutral sense (e.g., </w:t>
        </w:r>
        <w:r w:rsidR="00BC7AC2" w:rsidRPr="00264EAB">
          <w:rPr>
            <w:rFonts w:ascii="Times New Roman" w:hAnsi="Times New Roman" w:cs="Times New Roman"/>
            <w:i/>
            <w:iCs/>
            <w:color w:val="000000" w:themeColor="text1"/>
          </w:rPr>
          <w:t>jerk off</w:t>
        </w:r>
        <w:r w:rsidR="00BC7AC2" w:rsidRPr="00BC7AC2">
          <w:rPr>
            <w:rFonts w:ascii="Times New Roman" w:hAnsi="Times New Roman" w:cs="Times New Roman"/>
            <w:color w:val="000000" w:themeColor="text1"/>
          </w:rPr>
          <w:t xml:space="preserve"> vs. </w:t>
        </w:r>
        <w:r w:rsidR="00BC7AC2" w:rsidRPr="00264EAB">
          <w:rPr>
            <w:rFonts w:ascii="Times New Roman" w:hAnsi="Times New Roman" w:cs="Times New Roman"/>
            <w:i/>
            <w:iCs/>
            <w:color w:val="000000" w:themeColor="text1"/>
          </w:rPr>
          <w:t>jerk chicken</w:t>
        </w:r>
        <w:r w:rsidR="00BC7AC2" w:rsidRPr="00BC7AC2">
          <w:rPr>
            <w:rFonts w:ascii="Times New Roman" w:hAnsi="Times New Roman" w:cs="Times New Roman"/>
            <w:color w:val="000000" w:themeColor="text1"/>
          </w:rPr>
          <w:t xml:space="preserve">, </w:t>
        </w:r>
        <w:r w:rsidR="00BC7AC2" w:rsidRPr="00264EAB">
          <w:rPr>
            <w:rFonts w:ascii="Times New Roman" w:hAnsi="Times New Roman" w:cs="Times New Roman"/>
            <w:i/>
            <w:iCs/>
            <w:color w:val="000000" w:themeColor="text1"/>
          </w:rPr>
          <w:t>knobhead</w:t>
        </w:r>
        <w:r w:rsidR="00BC7AC2" w:rsidRPr="00BC7AC2">
          <w:rPr>
            <w:rFonts w:ascii="Times New Roman" w:hAnsi="Times New Roman" w:cs="Times New Roman"/>
            <w:color w:val="000000" w:themeColor="text1"/>
          </w:rPr>
          <w:t xml:space="preserve"> vs. </w:t>
        </w:r>
        <w:r w:rsidR="00BC7AC2" w:rsidRPr="00264EAB">
          <w:rPr>
            <w:rFonts w:ascii="Times New Roman" w:hAnsi="Times New Roman" w:cs="Times New Roman"/>
            <w:i/>
            <w:iCs/>
            <w:color w:val="000000" w:themeColor="text1"/>
          </w:rPr>
          <w:t>door knob</w:t>
        </w:r>
        <w:r w:rsidR="00BC7AC2" w:rsidRPr="00BC7AC2">
          <w:rPr>
            <w:rFonts w:ascii="Times New Roman" w:hAnsi="Times New Roman" w:cs="Times New Roman"/>
            <w:color w:val="000000" w:themeColor="text1"/>
          </w:rPr>
          <w:t>).</w:t>
        </w:r>
      </w:ins>
    </w:p>
    <w:p w14:paraId="3C0F606A" w14:textId="3BBF4310" w:rsidR="00BC7AC2" w:rsidRPr="00BC7AC2" w:rsidRDefault="009F5F7D" w:rsidP="00BC7AC2">
      <w:pPr>
        <w:spacing w:after="0"/>
        <w:ind w:firstLine="720"/>
        <w:rPr>
          <w:ins w:id="315" w:author="Author"/>
          <w:rFonts w:ascii="Times New Roman" w:hAnsi="Times New Roman" w:cs="Times New Roman"/>
          <w:color w:val="000000" w:themeColor="text1"/>
        </w:rPr>
      </w:pPr>
      <w:del w:id="316" w:author="Author">
        <w:r w:rsidRPr="00942F9A">
          <w:rPr>
            <w:rFonts w:ascii="Times New Roman" w:hAnsi="Times New Roman" w:cs="Times New Roman"/>
            <w:color w:val="000000" w:themeColor="text1"/>
          </w:rPr>
          <w:delText>Manual review</w:delText>
        </w:r>
      </w:del>
      <w:ins w:id="317" w:author="Author">
        <w:r w:rsidR="00BC7AC2" w:rsidRPr="00BC7AC2">
          <w:rPr>
            <w:rFonts w:ascii="Times New Roman" w:hAnsi="Times New Roman" w:cs="Times New Roman"/>
            <w:color w:val="000000" w:themeColor="text1"/>
          </w:rPr>
          <w:t>In addition to these contextual rules, a curated list of spurious matches (e.g., strings resembling passwords, technical terms, foreign words, or symbols) was removed to prevent false positives. Further regular-expression filters eliminated systematic noise, such as strings with embedded numbers (f-15, f/22), orthographic distortions (b..e..a..u..t..i.f..u..l), or cases where the character sequence f occurred in non-vulgar acronyms or abbreviations (u.f.o., w.e.f.).</w:t>
        </w:r>
      </w:ins>
    </w:p>
    <w:p w14:paraId="59C3DB3F" w14:textId="33174606" w:rsidR="00BC7AC2" w:rsidRPr="00BC7AC2" w:rsidRDefault="00BC7AC2" w:rsidP="00BC7AC2">
      <w:pPr>
        <w:spacing w:after="0"/>
        <w:ind w:firstLine="720"/>
        <w:rPr>
          <w:rFonts w:ascii="Times New Roman" w:hAnsi="Times New Roman" w:cs="Times New Roman"/>
          <w:color w:val="000000" w:themeColor="text1"/>
        </w:rPr>
      </w:pPr>
      <w:ins w:id="318" w:author="Author">
        <w:r w:rsidRPr="00BC7AC2">
          <w:rPr>
            <w:rFonts w:ascii="Times New Roman" w:hAnsi="Times New Roman" w:cs="Times New Roman"/>
            <w:color w:val="000000" w:themeColor="text1"/>
          </w:rPr>
          <w:t>To validate the automated filtering, manual cross-checking</w:t>
        </w:r>
      </w:ins>
      <w:r w:rsidRPr="00BC7AC2">
        <w:rPr>
          <w:rFonts w:ascii="Times New Roman" w:hAnsi="Times New Roman" w:cs="Times New Roman"/>
          <w:color w:val="000000" w:themeColor="text1"/>
        </w:rPr>
        <w:t xml:space="preserve"> was conducted</w:t>
      </w:r>
      <w:del w:id="319" w:author="Author">
        <w:r w:rsidR="009F5F7D" w:rsidRPr="00942F9A">
          <w:rPr>
            <w:rFonts w:ascii="Times New Roman" w:hAnsi="Times New Roman" w:cs="Times New Roman"/>
            <w:color w:val="000000" w:themeColor="text1"/>
          </w:rPr>
          <w:delText xml:space="preserve"> to further refine the dataset</w:delText>
        </w:r>
      </w:del>
      <w:r w:rsidRPr="00BC7AC2">
        <w:rPr>
          <w:rFonts w:ascii="Times New Roman" w:hAnsi="Times New Roman" w:cs="Times New Roman"/>
          <w:color w:val="000000" w:themeColor="text1"/>
        </w:rPr>
        <w:t xml:space="preserve">. A random sample of 20 instances per term was extracted and analysed in context. If this sample provided </w:t>
      </w:r>
      <w:del w:id="320" w:author="Author">
        <w:r w:rsidR="009F5F7D" w:rsidRPr="00942F9A">
          <w:rPr>
            <w:rFonts w:ascii="Times New Roman" w:hAnsi="Times New Roman" w:cs="Times New Roman"/>
            <w:color w:val="000000" w:themeColor="text1"/>
          </w:rPr>
          <w:delText>sufficient</w:delText>
        </w:r>
      </w:del>
      <w:ins w:id="321" w:author="Author">
        <w:r w:rsidRPr="00BC7AC2">
          <w:rPr>
            <w:rFonts w:ascii="Times New Roman" w:hAnsi="Times New Roman" w:cs="Times New Roman"/>
            <w:color w:val="000000" w:themeColor="text1"/>
          </w:rPr>
          <w:t>insufficient</w:t>
        </w:r>
      </w:ins>
      <w:r w:rsidRPr="00BC7AC2">
        <w:rPr>
          <w:rFonts w:ascii="Times New Roman" w:hAnsi="Times New Roman" w:cs="Times New Roman"/>
          <w:color w:val="000000" w:themeColor="text1"/>
        </w:rPr>
        <w:t xml:space="preserve"> evidence for </w:t>
      </w:r>
      <w:del w:id="322" w:author="Author">
        <w:r w:rsidR="009F5F7D" w:rsidRPr="00942F9A">
          <w:rPr>
            <w:rFonts w:ascii="Times New Roman" w:hAnsi="Times New Roman" w:cs="Times New Roman"/>
            <w:color w:val="000000" w:themeColor="text1"/>
          </w:rPr>
          <w:delText>accurate</w:delText>
        </w:r>
      </w:del>
      <w:ins w:id="323" w:author="Author">
        <w:r w:rsidRPr="00BC7AC2">
          <w:rPr>
            <w:rFonts w:ascii="Times New Roman" w:hAnsi="Times New Roman" w:cs="Times New Roman"/>
            <w:color w:val="000000" w:themeColor="text1"/>
          </w:rPr>
          <w:t>reliable</w:t>
        </w:r>
      </w:ins>
      <w:r w:rsidRPr="00BC7AC2">
        <w:rPr>
          <w:rFonts w:ascii="Times New Roman" w:hAnsi="Times New Roman" w:cs="Times New Roman"/>
          <w:color w:val="000000" w:themeColor="text1"/>
        </w:rPr>
        <w:t xml:space="preserve"> categorization, an additional 10 instances were examined. A term was retained if at least 8 out of 10 instances were confirmed as vulgar. If contextual disambiguation </w:t>
      </w:r>
      <w:ins w:id="324" w:author="Author">
        <w:r w:rsidRPr="00BC7AC2">
          <w:rPr>
            <w:rFonts w:ascii="Times New Roman" w:hAnsi="Times New Roman" w:cs="Times New Roman"/>
            <w:color w:val="000000" w:themeColor="text1"/>
          </w:rPr>
          <w:t xml:space="preserve">or manual inspection </w:t>
        </w:r>
      </w:ins>
      <w:r w:rsidRPr="00BC7AC2">
        <w:rPr>
          <w:rFonts w:ascii="Times New Roman" w:hAnsi="Times New Roman" w:cs="Times New Roman"/>
          <w:color w:val="000000" w:themeColor="text1"/>
        </w:rPr>
        <w:t>proved insufficient, the term was excluded from further analysis</w:t>
      </w:r>
      <w:del w:id="325" w:author="Author">
        <w:r w:rsidR="009F5F7D" w:rsidRPr="00942F9A">
          <w:rPr>
            <w:rFonts w:ascii="Times New Roman" w:hAnsi="Times New Roman" w:cs="Times New Roman"/>
            <w:color w:val="000000" w:themeColor="text1"/>
          </w:rPr>
          <w:delText>. This iterative approach ensured that the dataset minimized false positives while capturing a comprehensive range of vulgar expressions</w:delText>
        </w:r>
      </w:del>
      <w:r w:rsidRPr="00BC7AC2">
        <w:rPr>
          <w:rFonts w:ascii="Times New Roman" w:hAnsi="Times New Roman" w:cs="Times New Roman"/>
          <w:color w:val="000000" w:themeColor="text1"/>
        </w:rPr>
        <w:t>.</w:t>
      </w:r>
    </w:p>
    <w:p w14:paraId="15F5C0D4" w14:textId="3D3F8899" w:rsidR="00DF572D" w:rsidRPr="00942F9A" w:rsidRDefault="0007503D" w:rsidP="00BC7AC2">
      <w:pPr>
        <w:spacing w:after="0"/>
        <w:ind w:firstLine="720"/>
        <w:rPr>
          <w:ins w:id="326" w:author="Author"/>
          <w:rFonts w:ascii="Times New Roman" w:hAnsi="Times New Roman" w:cs="Times New Roman"/>
          <w:color w:val="000000" w:themeColor="text1"/>
        </w:rPr>
      </w:pPr>
      <w:ins w:id="327" w:author="Author">
        <w:r w:rsidRPr="0007503D">
          <w:rPr>
            <w:rFonts w:ascii="Times New Roman" w:hAnsi="Times New Roman" w:cs="Times New Roman"/>
            <w:color w:val="000000" w:themeColor="text1"/>
          </w:rPr>
          <w:t>This multi-stage rule-based and manual validation procedure ensured that the dataset captured genuinely vulgar expressions while excluding neutral, technical, or otherwise irrelevant cases. After cleaning, the KWIC table contained 132,736 instances of vulgar language, meaning that 26.8% of the initially identified items were removed as non-vulgar during data cleaning. This process substantially reduced false positives while preserving broad coverage of the diverse forms and spellings in which vulgar terms appear on Twitter</w:t>
        </w:r>
        <w:r w:rsidR="00BC7AC2" w:rsidRPr="00BC7AC2">
          <w:rPr>
            <w:rFonts w:ascii="Times New Roman" w:hAnsi="Times New Roman" w:cs="Times New Roman"/>
            <w:color w:val="000000" w:themeColor="text1"/>
          </w:rPr>
          <w:t>.</w:t>
        </w:r>
      </w:ins>
    </w:p>
    <w:p w14:paraId="4C7358F8" w14:textId="77777777" w:rsidR="00DF572D" w:rsidRPr="00942F9A" w:rsidRDefault="00DF572D" w:rsidP="00DF572D">
      <w:pPr>
        <w:spacing w:after="0"/>
        <w:rPr>
          <w:rFonts w:ascii="Times New Roman" w:hAnsi="Times New Roman" w:cs="Times New Roman"/>
          <w:color w:val="000000" w:themeColor="text1"/>
        </w:rPr>
      </w:pPr>
    </w:p>
    <w:p w14:paraId="3CBEC874" w14:textId="1CB0F9FE" w:rsidR="00C4561D" w:rsidRPr="00942F9A" w:rsidRDefault="006C42F2" w:rsidP="00DF572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 </w:t>
      </w:r>
      <w:r w:rsidR="00C4561D" w:rsidRPr="00942F9A">
        <w:rPr>
          <w:rFonts w:ascii="Times New Roman" w:hAnsi="Times New Roman" w:cs="Times New Roman"/>
          <w:b/>
          <w:bCs/>
          <w:color w:val="000000" w:themeColor="text1"/>
        </w:rPr>
        <w:t>Statistical methods</w:t>
      </w:r>
    </w:p>
    <w:p w14:paraId="7E1CDC42" w14:textId="77777777" w:rsidR="00C4561D" w:rsidRPr="00942F9A" w:rsidRDefault="00C4561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analyse what factors correlate with the use of vulgarity in the data sets, we used three inferential statistical methods:</w:t>
      </w:r>
    </w:p>
    <w:p w14:paraId="343AD32D" w14:textId="4BCA1146"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Frequency </w:t>
      </w:r>
      <w:r w:rsidR="00D34C29" w:rsidRPr="00942F9A">
        <w:rPr>
          <w:rFonts w:ascii="Times New Roman" w:hAnsi="Times New Roman" w:cs="Times New Roman"/>
          <w:color w:val="000000" w:themeColor="text1"/>
        </w:rPr>
        <w:t>Tabulation</w:t>
      </w:r>
      <w:r w:rsidR="00823A2A"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and Collostructional Analysis to determine significant preferences within and across locations (e.g. if users in the US use </w:t>
      </w:r>
      <w:r w:rsidRPr="00942F9A">
        <w:rPr>
          <w:rFonts w:ascii="Times New Roman" w:hAnsi="Times New Roman" w:cs="Times New Roman"/>
          <w:i/>
          <w:iCs/>
          <w:color w:val="000000" w:themeColor="text1"/>
        </w:rPr>
        <w:t>wft</w:t>
      </w:r>
      <w:r w:rsidRPr="00942F9A">
        <w:rPr>
          <w:rFonts w:ascii="Times New Roman" w:hAnsi="Times New Roman" w:cs="Times New Roman"/>
          <w:color w:val="000000" w:themeColor="text1"/>
        </w:rPr>
        <w:t xml:space="preserve"> more than users in Australia</w:t>
      </w:r>
      <w:r w:rsidR="00D158BD" w:rsidRPr="00942F9A">
        <w:rPr>
          <w:rFonts w:ascii="Times New Roman" w:hAnsi="Times New Roman" w:cs="Times New Roman"/>
          <w:color w:val="000000" w:themeColor="text1"/>
        </w:rPr>
        <w:t xml:space="preserve"> or the United Kingdom</w:t>
      </w:r>
      <w:r w:rsidRPr="00942F9A">
        <w:rPr>
          <w:rFonts w:ascii="Times New Roman" w:hAnsi="Times New Roman" w:cs="Times New Roman"/>
          <w:color w:val="000000" w:themeColor="text1"/>
        </w:rPr>
        <w:t>)</w:t>
      </w:r>
      <w:r w:rsidR="00D158BD" w:rsidRPr="00942F9A">
        <w:rPr>
          <w:rFonts w:ascii="Times New Roman" w:hAnsi="Times New Roman" w:cs="Times New Roman"/>
          <w:color w:val="000000" w:themeColor="text1"/>
        </w:rPr>
        <w:t>. [RQ1: forms of vulgarity]</w:t>
      </w:r>
    </w:p>
    <w:p w14:paraId="4FC44149" w14:textId="2E2205AA"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Topic modelling to determine the topics of tweets (e.g., whether a tweet was about sport, politics, or family)</w:t>
      </w:r>
      <w:r w:rsidR="00D158BD" w:rsidRPr="00942F9A">
        <w:rPr>
          <w:rFonts w:ascii="Times New Roman" w:hAnsi="Times New Roman" w:cs="Times New Roman"/>
          <w:color w:val="000000" w:themeColor="text1"/>
        </w:rPr>
        <w:t>. [RQ2: topics for vulgarity]</w:t>
      </w:r>
    </w:p>
    <w:p w14:paraId="7B5DFA3C" w14:textId="24A3A1A2" w:rsidR="004D4294"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Boruta to determine the strength of correlations between factor</w:t>
      </w:r>
      <w:r w:rsidR="00D158BD"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and the frequency of vulgar elements</w:t>
      </w:r>
      <w:r w:rsidR="00D158BD" w:rsidRPr="00942F9A">
        <w:rPr>
          <w:rFonts w:ascii="Times New Roman" w:hAnsi="Times New Roman" w:cs="Times New Roman"/>
          <w:color w:val="000000" w:themeColor="text1"/>
        </w:rPr>
        <w:t>. [RQ 3: co-text</w:t>
      </w:r>
      <w:r w:rsidR="004C6735" w:rsidRPr="00942F9A">
        <w:rPr>
          <w:rFonts w:ascii="Times New Roman" w:hAnsi="Times New Roman" w:cs="Times New Roman"/>
          <w:color w:val="000000" w:themeColor="text1"/>
        </w:rPr>
        <w:t xml:space="preserve"> and network</w:t>
      </w:r>
      <w:r w:rsidR="00D158BD" w:rsidRPr="00942F9A">
        <w:rPr>
          <w:rFonts w:ascii="Times New Roman" w:hAnsi="Times New Roman" w:cs="Times New Roman"/>
          <w:color w:val="000000" w:themeColor="text1"/>
        </w:rPr>
        <w:t xml:space="preserve"> factors correlating with vulgarity]</w:t>
      </w:r>
    </w:p>
    <w:p w14:paraId="7A2AA0F8" w14:textId="77777777" w:rsidR="004D4294" w:rsidRPr="00942F9A" w:rsidRDefault="004D4294" w:rsidP="00D158BD">
      <w:pPr>
        <w:spacing w:after="0"/>
        <w:rPr>
          <w:rFonts w:ascii="Times New Roman" w:hAnsi="Times New Roman" w:cs="Times New Roman"/>
          <w:color w:val="000000" w:themeColor="text1"/>
        </w:rPr>
      </w:pPr>
    </w:p>
    <w:p w14:paraId="7E142E7F" w14:textId="5E49F0FC" w:rsidR="00C4561D" w:rsidRPr="00942F9A" w:rsidRDefault="005E183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3.2.1 Frequency </w:t>
      </w:r>
      <w:r w:rsidR="00D158BD" w:rsidRPr="00942F9A">
        <w:rPr>
          <w:rFonts w:ascii="Times New Roman" w:hAnsi="Times New Roman" w:cs="Times New Roman"/>
          <w:b/>
          <w:bCs/>
          <w:color w:val="000000" w:themeColor="text1"/>
        </w:rPr>
        <w:t>t</w:t>
      </w:r>
      <w:r w:rsidRPr="00942F9A">
        <w:rPr>
          <w:rFonts w:ascii="Times New Roman" w:hAnsi="Times New Roman" w:cs="Times New Roman"/>
          <w:b/>
          <w:bCs/>
          <w:color w:val="000000" w:themeColor="text1"/>
        </w:rPr>
        <w:t>abulation</w:t>
      </w:r>
    </w:p>
    <w:p w14:paraId="7DCBEE79" w14:textId="7E91B238" w:rsidR="00D158BD" w:rsidRPr="00942F9A" w:rsidRDefault="00AC6D51"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quantify the occurrence of vulgar expressions, raw frequency counts were first extracted from the dataset. These counts were then normalized to account for differences in subsection sizes. Normalization was achieved by calculating relative frequencies, expressed either as percentages or occurrences per million words. This involved determining the total number of tokens within each regional subsection and adjusting the raw vulgarity counts accordingly</w:t>
      </w:r>
      <w:del w:id="328" w:author="Author">
        <w:r w:rsidR="005860F4" w:rsidRPr="00942F9A">
          <w:rPr>
            <w:rFonts w:ascii="Times New Roman" w:hAnsi="Times New Roman" w:cs="Times New Roman"/>
            <w:color w:val="000000" w:themeColor="text1"/>
          </w:rPr>
          <w:delText xml:space="preserve"> –</w:delText>
        </w:r>
      </w:del>
      <w:ins w:id="329" w:author="Author">
        <w:r w:rsidR="00E46FA5">
          <w:rPr>
            <w:rFonts w:ascii="Times New Roman" w:hAnsi="Times New Roman" w:cs="Times New Roman"/>
            <w:color w:val="000000" w:themeColor="text1"/>
          </w:rPr>
          <w:t>:</w:t>
        </w:r>
      </w:ins>
      <w:r w:rsidR="005860F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dividing by the total token count and multiplying by 100 for percentage values or by one million for per-million-word frequencies. The resulting normalized frequencies provided a comparable measure across regions and were used in </w:t>
      </w:r>
      <w:del w:id="330" w:author="Author">
        <w:r w:rsidR="001031CA" w:rsidRPr="00942F9A">
          <w:rPr>
            <w:rFonts w:ascii="Times New Roman" w:hAnsi="Times New Roman" w:cs="Times New Roman"/>
            <w:color w:val="000000" w:themeColor="text1"/>
          </w:rPr>
          <w:delText>the</w:delText>
        </w:r>
        <w:r w:rsidRPr="00942F9A">
          <w:rPr>
            <w:rFonts w:ascii="Times New Roman" w:hAnsi="Times New Roman" w:cs="Times New Roman"/>
            <w:color w:val="000000" w:themeColor="text1"/>
          </w:rPr>
          <w:delText xml:space="preserve"> </w:delText>
        </w:r>
      </w:del>
      <w:r w:rsidRPr="00942F9A">
        <w:rPr>
          <w:rFonts w:ascii="Times New Roman" w:hAnsi="Times New Roman" w:cs="Times New Roman"/>
          <w:color w:val="000000" w:themeColor="text1"/>
        </w:rPr>
        <w:t>visualizations</w:t>
      </w:r>
      <w:ins w:id="331" w:author="Author">
        <w:r w:rsidR="00E46FA5">
          <w:rPr>
            <w:rFonts w:ascii="Times New Roman" w:hAnsi="Times New Roman" w:cs="Times New Roman"/>
            <w:color w:val="000000" w:themeColor="text1"/>
          </w:rPr>
          <w:t xml:space="preserve"> of the findings</w:t>
        </w:r>
      </w:ins>
      <w:r w:rsidRPr="00942F9A">
        <w:rPr>
          <w:rFonts w:ascii="Times New Roman" w:hAnsi="Times New Roman" w:cs="Times New Roman"/>
          <w:color w:val="000000" w:themeColor="text1"/>
        </w:rPr>
        <w:t>.</w:t>
      </w:r>
    </w:p>
    <w:p w14:paraId="7AD7A7EA" w14:textId="77777777" w:rsidR="00D158BD" w:rsidRPr="00942F9A" w:rsidRDefault="00D158BD" w:rsidP="00D158BD">
      <w:pPr>
        <w:spacing w:after="0"/>
        <w:rPr>
          <w:rFonts w:ascii="Times New Roman" w:hAnsi="Times New Roman" w:cs="Times New Roman"/>
          <w:color w:val="000000" w:themeColor="text1"/>
        </w:rPr>
      </w:pPr>
    </w:p>
    <w:p w14:paraId="6F11DB10" w14:textId="2F603140" w:rsidR="00AC6D51" w:rsidRPr="00942F9A" w:rsidRDefault="00AC6D5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3.2.2 Collostructional </w:t>
      </w:r>
      <w:r w:rsidR="00D158BD" w:rsidRPr="00942F9A">
        <w:rPr>
          <w:rFonts w:ascii="Times New Roman" w:hAnsi="Times New Roman" w:cs="Times New Roman"/>
          <w:b/>
          <w:bCs/>
          <w:color w:val="000000" w:themeColor="text1"/>
        </w:rPr>
        <w:t>a</w:t>
      </w:r>
      <w:r w:rsidRPr="00942F9A">
        <w:rPr>
          <w:rFonts w:ascii="Times New Roman" w:hAnsi="Times New Roman" w:cs="Times New Roman"/>
          <w:b/>
          <w:bCs/>
          <w:color w:val="000000" w:themeColor="text1"/>
        </w:rPr>
        <w:t>nalysis</w:t>
      </w:r>
    </w:p>
    <w:p w14:paraId="5FD9D94B" w14:textId="77777777" w:rsidR="00D158BD" w:rsidRPr="00942F9A" w:rsidRDefault="00187A05"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examine whether specific vulgar expressions occurred significantly more or less frequently in particular regional subsections, a collostructional analysis was conducted. Originally introduced by Gries and Stefanowitsch (2004) in corpus linguistics, this method assesses the statistical association between lexical items and linguistic constructions. In this study, collostructional analysis was applied to identify regional preferences or aversions for specific vulgar forms by comparing their distributions across different subsections of the dataset.</w:t>
      </w:r>
      <w:r w:rsidR="00CD1E1F" w:rsidRPr="00942F9A">
        <w:rPr>
          <w:rFonts w:ascii="Times New Roman" w:hAnsi="Times New Roman" w:cs="Times New Roman"/>
          <w:color w:val="000000" w:themeColor="text1"/>
        </w:rPr>
        <w:t xml:space="preserve"> The collostructional analysis used in the present study is based on Fisher’s Exact tests with Bonferroni corrections for repeated testing to avoid α-errors. The effect size measure is φ (phi).</w:t>
      </w:r>
      <w:r w:rsidRPr="00942F9A">
        <w:rPr>
          <w:rFonts w:ascii="Times New Roman" w:hAnsi="Times New Roman" w:cs="Times New Roman"/>
          <w:color w:val="000000" w:themeColor="text1"/>
        </w:rPr>
        <w:t xml:space="preserve"> This approach allowed us to determine whether certain forms </w:t>
      </w:r>
      <w:r w:rsidR="00A741C1" w:rsidRPr="00942F9A">
        <w:rPr>
          <w:rFonts w:ascii="Times New Roman" w:hAnsi="Times New Roman" w:cs="Times New Roman"/>
          <w:color w:val="000000" w:themeColor="text1"/>
        </w:rPr>
        <w:t>are</w:t>
      </w:r>
      <w:r w:rsidRPr="00942F9A">
        <w:rPr>
          <w:rFonts w:ascii="Times New Roman" w:hAnsi="Times New Roman" w:cs="Times New Roman"/>
          <w:color w:val="000000" w:themeColor="text1"/>
        </w:rPr>
        <w:t xml:space="preserve"> </w:t>
      </w:r>
      <w:r w:rsidR="00A741C1" w:rsidRPr="00942F9A">
        <w:rPr>
          <w:rFonts w:ascii="Times New Roman" w:hAnsi="Times New Roman" w:cs="Times New Roman"/>
          <w:color w:val="000000" w:themeColor="text1"/>
        </w:rPr>
        <w:t xml:space="preserve">used </w:t>
      </w:r>
      <w:r w:rsidRPr="00942F9A">
        <w:rPr>
          <w:rFonts w:ascii="Times New Roman" w:hAnsi="Times New Roman" w:cs="Times New Roman"/>
          <w:color w:val="000000" w:themeColor="text1"/>
        </w:rPr>
        <w:t xml:space="preserve">significantly </w:t>
      </w:r>
      <w:r w:rsidR="00A741C1" w:rsidRPr="00942F9A">
        <w:rPr>
          <w:rFonts w:ascii="Times New Roman" w:hAnsi="Times New Roman" w:cs="Times New Roman"/>
          <w:color w:val="000000" w:themeColor="text1"/>
        </w:rPr>
        <w:t>more or less frequently in the region under analysis than would be expected if the regions did not differ</w:t>
      </w:r>
      <w:r w:rsidRPr="00942F9A">
        <w:rPr>
          <w:rFonts w:ascii="Times New Roman" w:hAnsi="Times New Roman" w:cs="Times New Roman"/>
          <w:color w:val="000000" w:themeColor="text1"/>
        </w:rPr>
        <w:t xml:space="preserve">, </w:t>
      </w:r>
      <w:r w:rsidR="005F577A" w:rsidRPr="00942F9A">
        <w:rPr>
          <w:rFonts w:ascii="Times New Roman" w:hAnsi="Times New Roman" w:cs="Times New Roman"/>
          <w:color w:val="000000" w:themeColor="text1"/>
        </w:rPr>
        <w:t xml:space="preserve">thus </w:t>
      </w:r>
      <w:r w:rsidRPr="00942F9A">
        <w:rPr>
          <w:rFonts w:ascii="Times New Roman" w:hAnsi="Times New Roman" w:cs="Times New Roman"/>
          <w:color w:val="000000" w:themeColor="text1"/>
        </w:rPr>
        <w:t>providing insights into regional variation in the use of vulgar language.</w:t>
      </w:r>
    </w:p>
    <w:p w14:paraId="05DF49A2" w14:textId="77777777" w:rsidR="00D158BD" w:rsidRPr="00942F9A" w:rsidRDefault="00D158BD" w:rsidP="00D158BD">
      <w:pPr>
        <w:spacing w:after="0"/>
        <w:rPr>
          <w:rFonts w:ascii="Times New Roman" w:hAnsi="Times New Roman" w:cs="Times New Roman"/>
          <w:color w:val="000000" w:themeColor="text1"/>
        </w:rPr>
      </w:pPr>
    </w:p>
    <w:p w14:paraId="6C73B35D" w14:textId="4371F560" w:rsidR="005F577A" w:rsidRPr="00942F9A" w:rsidRDefault="005F577A"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3.2.3 Topic modelling</w:t>
      </w:r>
    </w:p>
    <w:p w14:paraId="10F30BDB" w14:textId="590CF229" w:rsidR="00401F46" w:rsidRPr="00401F46" w:rsidRDefault="00401F46" w:rsidP="00E328FB">
      <w:pPr>
        <w:spacing w:after="0"/>
        <w:rPr>
          <w:ins w:id="332" w:author="Author"/>
          <w:rFonts w:ascii="Times New Roman" w:hAnsi="Times New Roman" w:cs="Times New Roman"/>
          <w:color w:val="000000" w:themeColor="text1"/>
        </w:rPr>
      </w:pPr>
      <w:r w:rsidRPr="00401F46">
        <w:rPr>
          <w:rFonts w:ascii="Times New Roman" w:hAnsi="Times New Roman" w:cs="Times New Roman"/>
          <w:color w:val="000000" w:themeColor="text1"/>
        </w:rPr>
        <w:t xml:space="preserve">To </w:t>
      </w:r>
      <w:del w:id="333" w:author="Author">
        <w:r w:rsidR="00187F35" w:rsidRPr="00942F9A">
          <w:rPr>
            <w:rFonts w:ascii="Times New Roman" w:hAnsi="Times New Roman" w:cs="Times New Roman"/>
            <w:color w:val="000000" w:themeColor="text1"/>
          </w:rPr>
          <w:delText>explore</w:delText>
        </w:r>
      </w:del>
      <w:ins w:id="334" w:author="Author">
        <w:r w:rsidRPr="00401F46">
          <w:rPr>
            <w:rFonts w:ascii="Times New Roman" w:hAnsi="Times New Roman" w:cs="Times New Roman"/>
            <w:color w:val="000000" w:themeColor="text1"/>
          </w:rPr>
          <w:t>identify</w:t>
        </w:r>
      </w:ins>
      <w:r w:rsidRPr="00401F46">
        <w:rPr>
          <w:rFonts w:ascii="Times New Roman" w:hAnsi="Times New Roman" w:cs="Times New Roman"/>
          <w:color w:val="000000" w:themeColor="text1"/>
        </w:rPr>
        <w:t xml:space="preserve"> thematic patterns in the </w:t>
      </w:r>
      <w:del w:id="335" w:author="Author">
        <w:r w:rsidR="00187F35" w:rsidRPr="00942F9A">
          <w:rPr>
            <w:rFonts w:ascii="Times New Roman" w:hAnsi="Times New Roman" w:cs="Times New Roman"/>
            <w:color w:val="000000" w:themeColor="text1"/>
          </w:rPr>
          <w:delText>data</w:delText>
        </w:r>
      </w:del>
      <w:ins w:id="336" w:author="Author">
        <w:r w:rsidRPr="00401F46">
          <w:rPr>
            <w:rFonts w:ascii="Times New Roman" w:hAnsi="Times New Roman" w:cs="Times New Roman"/>
            <w:color w:val="000000" w:themeColor="text1"/>
          </w:rPr>
          <w:t>dataset</w:t>
        </w:r>
      </w:ins>
      <w:r w:rsidRPr="00401F46">
        <w:rPr>
          <w:rFonts w:ascii="Times New Roman" w:hAnsi="Times New Roman" w:cs="Times New Roman"/>
          <w:color w:val="000000" w:themeColor="text1"/>
        </w:rPr>
        <w:t xml:space="preserve">, we </w:t>
      </w:r>
      <w:del w:id="337" w:author="Author">
        <w:r w:rsidR="00187F35" w:rsidRPr="00942F9A">
          <w:rPr>
            <w:rFonts w:ascii="Times New Roman" w:hAnsi="Times New Roman" w:cs="Times New Roman"/>
            <w:color w:val="000000" w:themeColor="text1"/>
          </w:rPr>
          <w:delText>employed</w:delText>
        </w:r>
      </w:del>
      <w:ins w:id="338" w:author="Author">
        <w:r w:rsidRPr="00401F46">
          <w:rPr>
            <w:rFonts w:ascii="Times New Roman" w:hAnsi="Times New Roman" w:cs="Times New Roman"/>
            <w:color w:val="000000" w:themeColor="text1"/>
          </w:rPr>
          <w:t>applied</w:t>
        </w:r>
      </w:ins>
      <w:r w:rsidRPr="00401F46">
        <w:rPr>
          <w:rFonts w:ascii="Times New Roman" w:hAnsi="Times New Roman" w:cs="Times New Roman"/>
          <w:color w:val="000000" w:themeColor="text1"/>
        </w:rPr>
        <w:t xml:space="preserve"> a </w:t>
      </w:r>
      <w:del w:id="339" w:author="Author">
        <w:r w:rsidR="00187F35" w:rsidRPr="00942F9A">
          <w:rPr>
            <w:rFonts w:ascii="Times New Roman" w:hAnsi="Times New Roman" w:cs="Times New Roman"/>
            <w:color w:val="000000" w:themeColor="text1"/>
          </w:rPr>
          <w:delText>hybrid</w:delText>
        </w:r>
      </w:del>
      <w:ins w:id="340" w:author="Author">
        <w:r w:rsidRPr="00401F46">
          <w:rPr>
            <w:rFonts w:ascii="Times New Roman" w:hAnsi="Times New Roman" w:cs="Times New Roman"/>
            <w:color w:val="000000" w:themeColor="text1"/>
          </w:rPr>
          <w:t>two-stage</w:t>
        </w:r>
      </w:ins>
      <w:r w:rsidRPr="00401F46">
        <w:rPr>
          <w:rFonts w:ascii="Times New Roman" w:hAnsi="Times New Roman" w:cs="Times New Roman"/>
          <w:color w:val="000000" w:themeColor="text1"/>
        </w:rPr>
        <w:t xml:space="preserve"> topic modelling </w:t>
      </w:r>
      <w:del w:id="341" w:author="Author">
        <w:r w:rsidR="00187F35" w:rsidRPr="00942F9A">
          <w:rPr>
            <w:rFonts w:ascii="Times New Roman" w:hAnsi="Times New Roman" w:cs="Times New Roman"/>
            <w:color w:val="000000" w:themeColor="text1"/>
          </w:rPr>
          <w:delText>approach</w:delText>
        </w:r>
      </w:del>
      <w:ins w:id="342" w:author="Author">
        <w:r w:rsidRPr="00401F46">
          <w:rPr>
            <w:rFonts w:ascii="Times New Roman" w:hAnsi="Times New Roman" w:cs="Times New Roman"/>
            <w:color w:val="000000" w:themeColor="text1"/>
          </w:rPr>
          <w:t>procedure</w:t>
        </w:r>
      </w:ins>
      <w:r w:rsidRPr="00401F46">
        <w:rPr>
          <w:rFonts w:ascii="Times New Roman" w:hAnsi="Times New Roman" w:cs="Times New Roman"/>
          <w:color w:val="000000" w:themeColor="text1"/>
        </w:rPr>
        <w:t xml:space="preserve"> that combined unsupervised </w:t>
      </w:r>
      <w:del w:id="343" w:author="Author">
        <w:r w:rsidR="00187F35" w:rsidRPr="00942F9A">
          <w:rPr>
            <w:rFonts w:ascii="Times New Roman" w:hAnsi="Times New Roman" w:cs="Times New Roman"/>
            <w:color w:val="000000" w:themeColor="text1"/>
          </w:rPr>
          <w:delText xml:space="preserve">topic </w:delText>
        </w:r>
      </w:del>
      <w:ins w:id="344" w:author="Author">
        <w:r w:rsidRPr="00401F46">
          <w:rPr>
            <w:rFonts w:ascii="Times New Roman" w:hAnsi="Times New Roman" w:cs="Times New Roman"/>
            <w:color w:val="000000" w:themeColor="text1"/>
          </w:rPr>
          <w:t xml:space="preserve">and seeded approaches. Prior to </w:t>
        </w:r>
      </w:ins>
      <w:r w:rsidRPr="00401F46">
        <w:rPr>
          <w:rFonts w:ascii="Times New Roman" w:hAnsi="Times New Roman" w:cs="Times New Roman"/>
          <w:color w:val="000000" w:themeColor="text1"/>
        </w:rPr>
        <w:t>modelling</w:t>
      </w:r>
      <w:del w:id="345" w:author="Author">
        <w:r w:rsidR="00187F35" w:rsidRPr="00942F9A">
          <w:rPr>
            <w:rFonts w:ascii="Times New Roman" w:hAnsi="Times New Roman" w:cs="Times New Roman"/>
            <w:color w:val="000000" w:themeColor="text1"/>
          </w:rPr>
          <w:delText xml:space="preserve"> with seeded topic </w:delText>
        </w:r>
        <w:r w:rsidR="00A741C1" w:rsidRPr="00942F9A">
          <w:rPr>
            <w:rFonts w:ascii="Times New Roman" w:hAnsi="Times New Roman" w:cs="Times New Roman"/>
            <w:color w:val="000000" w:themeColor="text1"/>
          </w:rPr>
          <w:delText>modelling</w:delText>
        </w:r>
        <w:r w:rsidR="00187F35" w:rsidRPr="00942F9A">
          <w:rPr>
            <w:rFonts w:ascii="Times New Roman" w:hAnsi="Times New Roman" w:cs="Times New Roman"/>
            <w:color w:val="000000" w:themeColor="text1"/>
          </w:rPr>
          <w:delText>. The unsupervised component, based on</w:delText>
        </w:r>
      </w:del>
      <w:ins w:id="346" w:author="Author">
        <w:r w:rsidRPr="00401F46">
          <w:rPr>
            <w:rFonts w:ascii="Times New Roman" w:hAnsi="Times New Roman" w:cs="Times New Roman"/>
            <w:color w:val="000000" w:themeColor="text1"/>
          </w:rPr>
          <w:t xml:space="preserve">, the tweets were pre-processed using the </w:t>
        </w:r>
        <w:r w:rsidRPr="00401F46">
          <w:rPr>
            <w:rFonts w:ascii="Times New Roman" w:hAnsi="Times New Roman" w:cs="Times New Roman"/>
            <w:i/>
            <w:iCs/>
            <w:color w:val="000000" w:themeColor="text1"/>
          </w:rPr>
          <w:t>quanteda</w:t>
        </w:r>
        <w:r w:rsidRPr="00401F46">
          <w:rPr>
            <w:rFonts w:ascii="Times New Roman" w:hAnsi="Times New Roman" w:cs="Times New Roman"/>
            <w:color w:val="000000" w:themeColor="text1"/>
          </w:rPr>
          <w:t xml:space="preserve"> package (Benoit et al., 2018). Preprocessing involved tokenisation, lowercasing, stemming, and the removal of punctuation, symbols, numbers, URLs, and stopwords (non-lexical function words) in English and Spanish, as well as short function-like tokens (e.g., one to three</w:t>
        </w:r>
        <w:r w:rsidR="00E46FA5">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letter words with little semantic content). A document</w:t>
        </w:r>
        <w:r>
          <w:rPr>
            <w:rFonts w:ascii="Times New Roman" w:hAnsi="Times New Roman" w:cs="Times New Roman"/>
            <w:color w:val="000000" w:themeColor="text1"/>
          </w:rPr>
          <w:t>-</w:t>
        </w:r>
        <w:r w:rsidRPr="00401F46">
          <w:rPr>
            <w:rFonts w:ascii="Times New Roman" w:hAnsi="Times New Roman" w:cs="Times New Roman"/>
            <w:color w:val="000000" w:themeColor="text1"/>
          </w:rPr>
          <w:t>feature matrix was then constructed, restricted to tweets containing at least five words to enable meaningful topic assignment</w:t>
        </w:r>
        <w:r w:rsidR="00E730E0">
          <w:rPr>
            <w:rFonts w:ascii="Times New Roman" w:hAnsi="Times New Roman" w:cs="Times New Roman"/>
            <w:color w:val="000000" w:themeColor="text1"/>
          </w:rPr>
          <w:t>.</w:t>
        </w:r>
      </w:ins>
    </w:p>
    <w:p w14:paraId="3050930B" w14:textId="18340B1F" w:rsidR="00401F46" w:rsidRPr="00401F46" w:rsidRDefault="00401F46" w:rsidP="00401F46">
      <w:pPr>
        <w:spacing w:after="0"/>
        <w:ind w:firstLine="720"/>
        <w:rPr>
          <w:ins w:id="347" w:author="Author"/>
          <w:rFonts w:ascii="Times New Roman" w:hAnsi="Times New Roman" w:cs="Times New Roman"/>
          <w:color w:val="000000" w:themeColor="text1"/>
        </w:rPr>
      </w:pPr>
      <w:ins w:id="348" w:author="Author">
        <w:r w:rsidRPr="00401F46">
          <w:rPr>
            <w:rFonts w:ascii="Times New Roman" w:hAnsi="Times New Roman" w:cs="Times New Roman"/>
            <w:color w:val="000000" w:themeColor="text1"/>
          </w:rPr>
          <w:t>In the first stage, we applied</w:t>
        </w:r>
      </w:ins>
      <w:r w:rsidRPr="00401F46">
        <w:rPr>
          <w:rFonts w:ascii="Times New Roman" w:hAnsi="Times New Roman" w:cs="Times New Roman"/>
          <w:color w:val="000000" w:themeColor="text1"/>
        </w:rPr>
        <w:t xml:space="preserve"> Latent Dirichlet Allocation (LDA</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Blei et al., 2003</w:t>
      </w:r>
      <w:del w:id="349" w:author="Author">
        <w:r w:rsidR="00187F35" w:rsidRPr="00942F9A">
          <w:rPr>
            <w:rFonts w:ascii="Times New Roman" w:hAnsi="Times New Roman" w:cs="Times New Roman"/>
            <w:color w:val="000000" w:themeColor="text1"/>
          </w:rPr>
          <w:delText xml:space="preserve">), identified underlying </w:delText>
        </w:r>
      </w:del>
      <w:ins w:id="350" w:author="Author">
        <w:r w:rsidRPr="00401F46">
          <w:rPr>
            <w:rFonts w:ascii="Times New Roman" w:hAnsi="Times New Roman" w:cs="Times New Roman"/>
            <w:color w:val="000000" w:themeColor="text1"/>
          </w:rPr>
          <w:t xml:space="preserve">) using the topicmodels package. Several models were estimated with different numbers of </w:t>
        </w:r>
      </w:ins>
      <w:r w:rsidRPr="00401F46">
        <w:rPr>
          <w:rFonts w:ascii="Times New Roman" w:hAnsi="Times New Roman" w:cs="Times New Roman"/>
          <w:color w:val="000000" w:themeColor="text1"/>
        </w:rPr>
        <w:t xml:space="preserve">topics </w:t>
      </w:r>
      <w:del w:id="351" w:author="Author">
        <w:r w:rsidR="00187F35" w:rsidRPr="00942F9A">
          <w:rPr>
            <w:rFonts w:ascii="Times New Roman" w:hAnsi="Times New Roman" w:cs="Times New Roman"/>
            <w:color w:val="000000" w:themeColor="text1"/>
          </w:rPr>
          <w:delText>purely from word co-occurrence patterns.</w:delText>
        </w:r>
        <w:r w:rsidR="00C84DD1" w:rsidRPr="00942F9A">
          <w:rPr>
            <w:rFonts w:ascii="Times New Roman" w:hAnsi="Times New Roman" w:cs="Times New Roman"/>
            <w:color w:val="000000" w:themeColor="text1"/>
          </w:rPr>
          <w:delText xml:space="preserve"> </w:delText>
        </w:r>
        <w:r w:rsidR="006243FE" w:rsidRPr="00942F9A">
          <w:rPr>
            <w:rFonts w:ascii="Times New Roman" w:hAnsi="Times New Roman" w:cs="Times New Roman"/>
            <w:color w:val="000000" w:themeColor="text1"/>
          </w:rPr>
          <w:delText>T</w:delText>
        </w:r>
        <w:r w:rsidR="00C84DD1" w:rsidRPr="00942F9A">
          <w:rPr>
            <w:rFonts w:ascii="Times New Roman" w:hAnsi="Times New Roman" w:cs="Times New Roman"/>
            <w:color w:val="000000" w:themeColor="text1"/>
          </w:rPr>
          <w:delText>he topic modelling was applied to a slightly modified dataset that only contained tweets consisting of five or more words to enable the allocation of a tweet to a topic.</w:delText>
        </w:r>
        <w:r w:rsidR="00187F35" w:rsidRPr="00942F9A">
          <w:rPr>
            <w:rFonts w:ascii="Times New Roman" w:hAnsi="Times New Roman" w:cs="Times New Roman"/>
            <w:color w:val="000000" w:themeColor="text1"/>
          </w:rPr>
          <w:delText xml:space="preserve"> </w:delText>
        </w:r>
        <w:r w:rsidR="00684846" w:rsidRPr="00942F9A">
          <w:rPr>
            <w:rFonts w:ascii="Times New Roman" w:hAnsi="Times New Roman" w:cs="Times New Roman"/>
            <w:color w:val="000000" w:themeColor="text1"/>
          </w:rPr>
          <w:delText xml:space="preserve">This reduced dataset still consisted of </w:delText>
        </w:r>
        <w:r w:rsidR="00684846" w:rsidRPr="00942F9A">
          <w:rPr>
            <w:rFonts w:ascii="Times New Roman" w:eastAsia="Times New Roman" w:hAnsi="Times New Roman" w:cs="Times New Roman"/>
            <w:color w:val="000000" w:themeColor="text1"/>
            <w:kern w:val="0"/>
            <w:lang w:eastAsia="en-AU"/>
            <w14:ligatures w14:val="none"/>
          </w:rPr>
          <w:delText>1,800,252 tweets</w:delText>
        </w:r>
        <w:r w:rsidR="005A7174" w:rsidRPr="00942F9A">
          <w:rPr>
            <w:rFonts w:ascii="Times New Roman" w:eastAsia="Times New Roman" w:hAnsi="Times New Roman" w:cs="Times New Roman"/>
            <w:color w:val="000000" w:themeColor="text1"/>
            <w:kern w:val="0"/>
            <w:lang w:eastAsia="en-AU"/>
            <w14:ligatures w14:val="none"/>
          </w:rPr>
          <w:delText xml:space="preserve"> </w:delText>
        </w:r>
      </w:del>
      <w:ins w:id="352" w:author="Author">
        <w:r w:rsidRPr="00401F46">
          <w:rPr>
            <w:rFonts w:ascii="Times New Roman" w:hAnsi="Times New Roman" w:cs="Times New Roman"/>
            <w:color w:val="000000" w:themeColor="text1"/>
          </w:rPr>
          <w:t xml:space="preserve">(5, 7, 10, 12, 15, 18, 20, 25, 27, 30), and topic coherence was </w:t>
        </w:r>
      </w:ins>
      <w:r w:rsidRPr="00652AA4">
        <w:rPr>
          <w:rFonts w:ascii="Times New Roman" w:hAnsi="Times New Roman"/>
          <w:color w:val="000000" w:themeColor="text1"/>
          <w:rPrChange w:id="353" w:author="Author">
            <w:rPr>
              <w:rFonts w:ascii="Times New Roman" w:hAnsi="Times New Roman"/>
              <w:color w:val="000000" w:themeColor="text1"/>
              <w:kern w:val="0"/>
              <w14:ligatures w14:val="none"/>
            </w:rPr>
          </w:rPrChange>
        </w:rPr>
        <w:t xml:space="preserve">compared to </w:t>
      </w:r>
      <w:del w:id="354" w:author="Author">
        <w:r w:rsidR="005A7174" w:rsidRPr="00942F9A">
          <w:rPr>
            <w:rFonts w:ascii="Times New Roman" w:eastAsia="Times New Roman" w:hAnsi="Times New Roman" w:cs="Times New Roman"/>
            <w:color w:val="000000" w:themeColor="text1"/>
            <w:kern w:val="0"/>
            <w:lang w:eastAsia="en-AU"/>
            <w14:ligatures w14:val="none"/>
          </w:rPr>
          <w:delText xml:space="preserve">the </w:delText>
        </w:r>
        <w:r w:rsidR="005A7174" w:rsidRPr="00942F9A">
          <w:rPr>
            <w:rFonts w:ascii="Times New Roman" w:hAnsi="Times New Roman" w:cs="Times New Roman"/>
            <w:color w:val="000000" w:themeColor="text1"/>
          </w:rPr>
          <w:delText>2,236,244 tweets in the original dataset</w:delText>
        </w:r>
        <w:r w:rsidR="00684846" w:rsidRPr="00942F9A">
          <w:rPr>
            <w:rFonts w:ascii="Times New Roman" w:hAnsi="Times New Roman" w:cs="Times New Roman"/>
            <w:color w:val="000000" w:themeColor="text1"/>
          </w:rPr>
          <w:delText>.</w:delText>
        </w:r>
        <w:r w:rsidR="00684846" w:rsidRPr="00942F9A">
          <w:rPr>
            <w:rFonts w:ascii="Times New Roman" w:eastAsia="Times New Roman" w:hAnsi="Times New Roman" w:cs="Times New Roman"/>
            <w:color w:val="000000" w:themeColor="text1"/>
            <w:kern w:val="0"/>
            <w:lang w:eastAsia="en-AU"/>
            <w14:ligatures w14:val="none"/>
          </w:rPr>
          <w:delText xml:space="preserve"> </w:delText>
        </w:r>
        <w:r w:rsidR="00187F35" w:rsidRPr="00942F9A">
          <w:rPr>
            <w:rFonts w:ascii="Times New Roman" w:hAnsi="Times New Roman" w:cs="Times New Roman"/>
            <w:color w:val="000000" w:themeColor="text1"/>
          </w:rPr>
          <w:delText xml:space="preserve">To refine these </w:delText>
        </w:r>
      </w:del>
      <w:ins w:id="355" w:author="Author">
        <w:r w:rsidRPr="00401F46">
          <w:rPr>
            <w:rFonts w:ascii="Times New Roman" w:hAnsi="Times New Roman" w:cs="Times New Roman"/>
            <w:color w:val="000000" w:themeColor="text1"/>
          </w:rPr>
          <w:t>identify interpretable solutions. For each model, the most probable terms per topic were extracted and evaluated qualitatively to ensure thematic consistency.</w:t>
        </w:r>
      </w:ins>
    </w:p>
    <w:p w14:paraId="2FB0AA6F" w14:textId="07EEE6D9" w:rsidR="00401F46" w:rsidRPr="00401F46" w:rsidRDefault="00401F46" w:rsidP="00652AA4">
      <w:pPr>
        <w:spacing w:after="0"/>
        <w:ind w:firstLine="720"/>
        <w:rPr>
          <w:rFonts w:ascii="Times New Roman" w:hAnsi="Times New Roman" w:cs="Times New Roman"/>
          <w:color w:val="000000" w:themeColor="text1"/>
        </w:rPr>
        <w:pPrChange w:id="356" w:author="Author">
          <w:pPr>
            <w:spacing w:after="0"/>
          </w:pPr>
        </w:pPrChange>
      </w:pPr>
      <w:ins w:id="357" w:author="Author">
        <w:r w:rsidRPr="00401F46">
          <w:rPr>
            <w:rFonts w:ascii="Times New Roman" w:hAnsi="Times New Roman" w:cs="Times New Roman"/>
            <w:color w:val="000000" w:themeColor="text1"/>
          </w:rPr>
          <w:t xml:space="preserve">In the second stage, we refined the </w:t>
        </w:r>
      </w:ins>
      <w:r w:rsidRPr="00401F46">
        <w:rPr>
          <w:rFonts w:ascii="Times New Roman" w:hAnsi="Times New Roman" w:cs="Times New Roman"/>
          <w:color w:val="000000" w:themeColor="text1"/>
        </w:rPr>
        <w:t>results</w:t>
      </w:r>
      <w:del w:id="358" w:author="Author">
        <w:r w:rsidR="00187F35" w:rsidRPr="00942F9A">
          <w:rPr>
            <w:rFonts w:ascii="Times New Roman" w:hAnsi="Times New Roman" w:cs="Times New Roman"/>
            <w:color w:val="000000" w:themeColor="text1"/>
          </w:rPr>
          <w:delText>, we performed</w:delText>
        </w:r>
      </w:del>
      <w:ins w:id="359" w:author="Author">
        <w:r w:rsidRPr="00401F46">
          <w:rPr>
            <w:rFonts w:ascii="Times New Roman" w:hAnsi="Times New Roman" w:cs="Times New Roman"/>
            <w:color w:val="000000" w:themeColor="text1"/>
          </w:rPr>
          <w:t xml:space="preserve"> using</w:t>
        </w:r>
      </w:ins>
      <w:r w:rsidRPr="00401F46">
        <w:rPr>
          <w:rFonts w:ascii="Times New Roman" w:hAnsi="Times New Roman" w:cs="Times New Roman"/>
          <w:color w:val="000000" w:themeColor="text1"/>
        </w:rPr>
        <w:t xml:space="preserve"> seeded topic modelling (</w:t>
      </w:r>
      <w:ins w:id="360" w:author="Author">
        <w:r w:rsidRPr="00401F46">
          <w:rPr>
            <w:rFonts w:ascii="Times New Roman" w:hAnsi="Times New Roman" w:cs="Times New Roman"/>
            <w:color w:val="000000" w:themeColor="text1"/>
          </w:rPr>
          <w:t>seededlda package</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ins>
      <w:r w:rsidRPr="00401F46">
        <w:rPr>
          <w:rFonts w:ascii="Times New Roman" w:hAnsi="Times New Roman" w:cs="Times New Roman"/>
          <w:color w:val="000000" w:themeColor="text1"/>
        </w:rPr>
        <w:t>Jagarlamudi et al., 2012</w:t>
      </w:r>
      <w:del w:id="361" w:author="Author">
        <w:r w:rsidR="00187F35" w:rsidRPr="00942F9A">
          <w:rPr>
            <w:rFonts w:ascii="Times New Roman" w:hAnsi="Times New Roman" w:cs="Times New Roman"/>
            <w:color w:val="000000" w:themeColor="text1"/>
          </w:rPr>
          <w:delText>)</w:delText>
        </w:r>
        <w:r w:rsidR="00D632C4" w:rsidRPr="00942F9A">
          <w:rPr>
            <w:rFonts w:ascii="Times New Roman" w:hAnsi="Times New Roman" w:cs="Times New Roman"/>
            <w:color w:val="000000" w:themeColor="text1"/>
          </w:rPr>
          <w:delText xml:space="preserve"> in a second step</w:delText>
        </w:r>
        <w:r w:rsidR="00187F35" w:rsidRPr="00942F9A">
          <w:rPr>
            <w:rFonts w:ascii="Times New Roman" w:hAnsi="Times New Roman" w:cs="Times New Roman"/>
            <w:color w:val="000000" w:themeColor="text1"/>
          </w:rPr>
          <w:delText xml:space="preserve">, where predefined seeding terms guided the </w:delText>
        </w:r>
      </w:del>
      <w:ins w:id="362" w:author="Author">
        <w:r w:rsidRPr="00401F46">
          <w:rPr>
            <w:rFonts w:ascii="Times New Roman" w:hAnsi="Times New Roman" w:cs="Times New Roman"/>
            <w:color w:val="000000" w:themeColor="text1"/>
          </w:rPr>
          <w:t xml:space="preserve">). A domain-informed dictionary was constructed to guide topic </w:t>
        </w:r>
      </w:ins>
      <w:r w:rsidRPr="00401F46">
        <w:rPr>
          <w:rFonts w:ascii="Times New Roman" w:hAnsi="Times New Roman" w:cs="Times New Roman"/>
          <w:color w:val="000000" w:themeColor="text1"/>
        </w:rPr>
        <w:t>formation</w:t>
      </w:r>
      <w:del w:id="363" w:author="Author">
        <w:r w:rsidR="00187F35" w:rsidRPr="00942F9A">
          <w:rPr>
            <w:rFonts w:ascii="Times New Roman" w:hAnsi="Times New Roman" w:cs="Times New Roman"/>
            <w:color w:val="000000" w:themeColor="text1"/>
          </w:rPr>
          <w:delText xml:space="preserve"> of topics</w:delText>
        </w:r>
        <w:r w:rsidR="00D632C4" w:rsidRPr="00942F9A">
          <w:rPr>
            <w:rFonts w:ascii="Times New Roman" w:hAnsi="Times New Roman" w:cs="Times New Roman"/>
            <w:color w:val="000000" w:themeColor="text1"/>
          </w:rPr>
          <w:delText xml:space="preserve"> detected in the first step</w:delText>
        </w:r>
        <w:r w:rsidR="00187F35" w:rsidRPr="00942F9A">
          <w:rPr>
            <w:rFonts w:ascii="Times New Roman" w:hAnsi="Times New Roman" w:cs="Times New Roman"/>
            <w:color w:val="000000" w:themeColor="text1"/>
          </w:rPr>
          <w:delText>. This human-in-the-loop approach enhanced</w:delText>
        </w:r>
      </w:del>
      <w:ins w:id="364" w:author="Author">
        <w:r w:rsidRPr="00401F46">
          <w:rPr>
            <w:rFonts w:ascii="Times New Roman" w:hAnsi="Times New Roman" w:cs="Times New Roman"/>
            <w:color w:val="000000" w:themeColor="text1"/>
          </w:rPr>
          <w:t xml:space="preserve">, containing more than 30 seed categories (e.g., crime, employment, entertainment, finance, politics, sports, identity), </w:t>
        </w:r>
        <w:r w:rsidR="000A274F">
          <w:rPr>
            <w:rFonts w:ascii="Times New Roman" w:hAnsi="Times New Roman" w:cs="Times New Roman"/>
            <w:color w:val="000000" w:themeColor="text1"/>
          </w:rPr>
          <w:t xml:space="preserve">with </w:t>
        </w:r>
        <w:r w:rsidRPr="00401F46">
          <w:rPr>
            <w:rFonts w:ascii="Times New Roman" w:hAnsi="Times New Roman" w:cs="Times New Roman"/>
            <w:color w:val="000000" w:themeColor="text1"/>
          </w:rPr>
          <w:t>each defined by approximately ten representative terms. The seeded model allowed for residual topics, ensuring that tweets not aligned with seed terms could still form distinct themes. This hybrid unsupervised</w:t>
        </w:r>
        <w:r w:rsidR="000A274F">
          <w:rPr>
            <w:rFonts w:ascii="Times New Roman" w:hAnsi="Times New Roman" w:cs="Times New Roman"/>
            <w:color w:val="000000" w:themeColor="text1"/>
          </w:rPr>
          <w:t>-</w:t>
        </w:r>
        <w:r w:rsidRPr="00401F46">
          <w:rPr>
            <w:rFonts w:ascii="Times New Roman" w:hAnsi="Times New Roman" w:cs="Times New Roman"/>
            <w:color w:val="000000" w:themeColor="text1"/>
          </w:rPr>
          <w:t>guided approach improved</w:t>
        </w:r>
      </w:ins>
      <w:r w:rsidRPr="00401F46">
        <w:rPr>
          <w:rFonts w:ascii="Times New Roman" w:hAnsi="Times New Roman" w:cs="Times New Roman"/>
          <w:color w:val="000000" w:themeColor="text1"/>
        </w:rPr>
        <w:t xml:space="preserve"> the interpretability and </w:t>
      </w:r>
      <w:del w:id="365" w:author="Author">
        <w:r w:rsidR="00187F35" w:rsidRPr="00942F9A">
          <w:rPr>
            <w:rFonts w:ascii="Times New Roman" w:hAnsi="Times New Roman" w:cs="Times New Roman"/>
            <w:color w:val="000000" w:themeColor="text1"/>
          </w:rPr>
          <w:delText xml:space="preserve">coherence of the topics by anchoring them around linguistically or contextually relevant terms. </w:delText>
        </w:r>
        <w:r w:rsidR="00AD4BB8" w:rsidRPr="00942F9A">
          <w:rPr>
            <w:rFonts w:ascii="Times New Roman" w:hAnsi="Times New Roman" w:cs="Times New Roman"/>
            <w:color w:val="000000" w:themeColor="text1"/>
          </w:rPr>
          <w:delText>This</w:delText>
        </w:r>
        <w:r w:rsidR="00187F35" w:rsidRPr="00942F9A">
          <w:rPr>
            <w:rFonts w:ascii="Times New Roman" w:hAnsi="Times New Roman" w:cs="Times New Roman"/>
            <w:color w:val="000000" w:themeColor="text1"/>
          </w:rPr>
          <w:delText xml:space="preserve"> </w:delText>
        </w:r>
        <w:r w:rsidR="00AD4BB8" w:rsidRPr="00942F9A">
          <w:rPr>
            <w:rFonts w:ascii="Times New Roman" w:hAnsi="Times New Roman" w:cs="Times New Roman"/>
            <w:color w:val="000000" w:themeColor="text1"/>
          </w:rPr>
          <w:delText xml:space="preserve">two-step approach </w:delText>
        </w:r>
        <w:r w:rsidR="00187F35" w:rsidRPr="00942F9A">
          <w:rPr>
            <w:rFonts w:ascii="Times New Roman" w:hAnsi="Times New Roman" w:cs="Times New Roman"/>
            <w:color w:val="000000" w:themeColor="text1"/>
          </w:rPr>
          <w:delText>produced more meaningful and robust</w:delText>
        </w:r>
      </w:del>
      <w:ins w:id="366" w:author="Author">
        <w:r w:rsidRPr="00401F46">
          <w:rPr>
            <w:rFonts w:ascii="Times New Roman" w:hAnsi="Times New Roman" w:cs="Times New Roman"/>
            <w:color w:val="000000" w:themeColor="text1"/>
          </w:rPr>
          <w:t>robustness of the</w:t>
        </w:r>
      </w:ins>
      <w:r w:rsidRPr="00401F46">
        <w:rPr>
          <w:rFonts w:ascii="Times New Roman" w:hAnsi="Times New Roman" w:cs="Times New Roman"/>
          <w:color w:val="000000" w:themeColor="text1"/>
        </w:rPr>
        <w:t xml:space="preserve"> results </w:t>
      </w:r>
      <w:del w:id="367" w:author="Author">
        <w:r w:rsidR="00296404" w:rsidRPr="00942F9A">
          <w:rPr>
            <w:rFonts w:ascii="Times New Roman" w:hAnsi="Times New Roman" w:cs="Times New Roman"/>
            <w:color w:val="000000" w:themeColor="text1"/>
          </w:rPr>
          <w:delText xml:space="preserve">based on </w:delText>
        </w:r>
        <w:r w:rsidR="00187F35" w:rsidRPr="00942F9A">
          <w:rPr>
            <w:rFonts w:ascii="Times New Roman" w:hAnsi="Times New Roman" w:cs="Times New Roman"/>
            <w:color w:val="000000" w:themeColor="text1"/>
          </w:rPr>
          <w:delText xml:space="preserve">both </w:delText>
        </w:r>
      </w:del>
      <w:ins w:id="368" w:author="Author">
        <w:r w:rsidRPr="00401F46">
          <w:rPr>
            <w:rFonts w:ascii="Times New Roman" w:hAnsi="Times New Roman" w:cs="Times New Roman"/>
            <w:color w:val="000000" w:themeColor="text1"/>
          </w:rPr>
          <w:t xml:space="preserve">by combining </w:t>
        </w:r>
      </w:ins>
      <w:r w:rsidRPr="00401F46">
        <w:rPr>
          <w:rFonts w:ascii="Times New Roman" w:hAnsi="Times New Roman" w:cs="Times New Roman"/>
          <w:color w:val="000000" w:themeColor="text1"/>
        </w:rPr>
        <w:t xml:space="preserve">statistical </w:t>
      </w:r>
      <w:ins w:id="369" w:author="Author">
        <w:r w:rsidRPr="00401F46">
          <w:rPr>
            <w:rFonts w:ascii="Times New Roman" w:hAnsi="Times New Roman" w:cs="Times New Roman"/>
            <w:color w:val="000000" w:themeColor="text1"/>
          </w:rPr>
          <w:t xml:space="preserve">co-occurrence </w:t>
        </w:r>
      </w:ins>
      <w:r w:rsidRPr="00401F46">
        <w:rPr>
          <w:rFonts w:ascii="Times New Roman" w:hAnsi="Times New Roman" w:cs="Times New Roman"/>
          <w:color w:val="000000" w:themeColor="text1"/>
        </w:rPr>
        <w:t xml:space="preserve">patterns </w:t>
      </w:r>
      <w:ins w:id="370" w:author="Author">
        <w:r w:rsidRPr="00401F46">
          <w:rPr>
            <w:rFonts w:ascii="Times New Roman" w:hAnsi="Times New Roman" w:cs="Times New Roman"/>
            <w:color w:val="000000" w:themeColor="text1"/>
          </w:rPr>
          <w:t xml:space="preserve">with linguistically </w:t>
        </w:r>
      </w:ins>
      <w:r w:rsidRPr="00401F46">
        <w:rPr>
          <w:rFonts w:ascii="Times New Roman" w:hAnsi="Times New Roman" w:cs="Times New Roman"/>
          <w:color w:val="000000" w:themeColor="text1"/>
        </w:rPr>
        <w:t xml:space="preserve">and </w:t>
      </w:r>
      <w:del w:id="371" w:author="Author">
        <w:r w:rsidR="00187F35" w:rsidRPr="00942F9A">
          <w:rPr>
            <w:rFonts w:ascii="Times New Roman" w:hAnsi="Times New Roman" w:cs="Times New Roman"/>
            <w:color w:val="000000" w:themeColor="text1"/>
          </w:rPr>
          <w:delText>linguistic relevance</w:delText>
        </w:r>
      </w:del>
      <w:ins w:id="372" w:author="Author">
        <w:r w:rsidRPr="00401F46">
          <w:rPr>
            <w:rFonts w:ascii="Times New Roman" w:hAnsi="Times New Roman" w:cs="Times New Roman"/>
            <w:color w:val="000000" w:themeColor="text1"/>
          </w:rPr>
          <w:t>contextually motivated anchors</w:t>
        </w:r>
      </w:ins>
      <w:r w:rsidRPr="00401F46">
        <w:rPr>
          <w:rFonts w:ascii="Times New Roman" w:hAnsi="Times New Roman" w:cs="Times New Roman"/>
          <w:color w:val="000000" w:themeColor="text1"/>
        </w:rPr>
        <w:t xml:space="preserve"> (Schweinberger, </w:t>
      </w:r>
      <w:del w:id="373" w:author="Author">
        <w:r w:rsidR="00296404" w:rsidRPr="00942F9A">
          <w:rPr>
            <w:rFonts w:ascii="Times New Roman" w:hAnsi="Times New Roman" w:cs="Times New Roman"/>
            <w:color w:val="000000" w:themeColor="text1"/>
          </w:rPr>
          <w:delText>2024</w:delText>
        </w:r>
      </w:del>
      <w:ins w:id="374" w:author="Author">
        <w:r w:rsidRPr="00401F46">
          <w:rPr>
            <w:rFonts w:ascii="Times New Roman" w:hAnsi="Times New Roman" w:cs="Times New Roman"/>
            <w:color w:val="000000" w:themeColor="text1"/>
          </w:rPr>
          <w:t>202</w:t>
        </w:r>
        <w:r w:rsidR="0025622B">
          <w:rPr>
            <w:rFonts w:ascii="Times New Roman" w:hAnsi="Times New Roman" w:cs="Times New Roman"/>
            <w:color w:val="000000" w:themeColor="text1"/>
          </w:rPr>
          <w:t>5</w:t>
        </w:r>
        <w:r w:rsidRPr="00401F46">
          <w:rPr>
            <w:rFonts w:ascii="Times New Roman" w:hAnsi="Times New Roman" w:cs="Times New Roman"/>
            <w:color w:val="000000" w:themeColor="text1"/>
          </w:rPr>
          <w:t>).</w:t>
        </w:r>
        <w:r w:rsidR="00E730E0">
          <w:rPr>
            <w:rFonts w:ascii="Times New Roman" w:hAnsi="Times New Roman" w:cs="Times New Roman"/>
            <w:color w:val="000000" w:themeColor="text1"/>
          </w:rPr>
          <w:t xml:space="preserve"> </w:t>
        </w:r>
        <w:r w:rsidR="00866E81">
          <w:rPr>
            <w:rFonts w:ascii="Times New Roman" w:hAnsi="Times New Roman" w:cs="Times New Roman"/>
            <w:color w:val="000000" w:themeColor="text1"/>
          </w:rPr>
          <w:t>Of the</w:t>
        </w:r>
        <w:r w:rsidR="00E730E0" w:rsidRPr="00401F46">
          <w:rPr>
            <w:rFonts w:ascii="Times New Roman" w:hAnsi="Times New Roman" w:cs="Times New Roman"/>
            <w:color w:val="000000" w:themeColor="text1"/>
          </w:rPr>
          <w:t xml:space="preserve"> </w:t>
        </w:r>
        <w:r w:rsidR="00E730E0" w:rsidRPr="00E86A8E">
          <w:rPr>
            <w:rFonts w:ascii="Times New Roman" w:hAnsi="Times New Roman" w:cs="Times New Roman"/>
            <w:color w:val="000000" w:themeColor="text1"/>
          </w:rPr>
          <w:t>1</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902</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354</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 xml:space="preserve">tweets (from </w:t>
        </w:r>
        <w:r w:rsidR="00E730E0" w:rsidRPr="004936DE">
          <w:rPr>
            <w:rFonts w:ascii="Times New Roman" w:hAnsi="Times New Roman" w:cs="Times New Roman"/>
            <w:color w:val="000000" w:themeColor="text1"/>
          </w:rPr>
          <w:t>2</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729</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037</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originally</w:t>
        </w:r>
        <w:r w:rsidR="00866E81">
          <w:rPr>
            <w:rFonts w:ascii="Times New Roman" w:hAnsi="Times New Roman" w:cs="Times New Roman"/>
            <w:color w:val="000000" w:themeColor="text1"/>
          </w:rPr>
          <w:t xml:space="preserve"> before processing</w:t>
        </w:r>
        <w:r w:rsidR="00E730E0" w:rsidRPr="00401F46">
          <w:rPr>
            <w:rFonts w:ascii="Times New Roman" w:hAnsi="Times New Roman" w:cs="Times New Roman"/>
            <w:color w:val="000000" w:themeColor="text1"/>
          </w:rPr>
          <w:t>)</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only </w:t>
        </w:r>
        <w:r w:rsidR="00E730E0" w:rsidRPr="00A90280">
          <w:rPr>
            <w:rFonts w:ascii="Times New Roman" w:hAnsi="Times New Roman" w:cs="Times New Roman"/>
            <w:color w:val="000000" w:themeColor="text1"/>
          </w:rPr>
          <w:t>0.56</w:t>
        </w:r>
        <w:r w:rsidR="00E730E0">
          <w:rPr>
            <w:rFonts w:ascii="Times New Roman" w:hAnsi="Times New Roman" w:cs="Times New Roman"/>
            <w:color w:val="000000" w:themeColor="text1"/>
          </w:rPr>
          <w:t xml:space="preserve"> percent (10,604 tweets) could not be assigned any topic (due to a lack of relevant tokens)</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and only </w:t>
        </w:r>
        <w:r w:rsidR="00E730E0" w:rsidRPr="009B4DA7">
          <w:rPr>
            <w:rFonts w:ascii="Times New Roman" w:hAnsi="Times New Roman" w:cs="Times New Roman"/>
            <w:color w:val="000000" w:themeColor="text1"/>
          </w:rPr>
          <w:t>2.95</w:t>
        </w:r>
        <w:r w:rsidR="00E730E0">
          <w:rPr>
            <w:rFonts w:ascii="Times New Roman" w:hAnsi="Times New Roman" w:cs="Times New Roman"/>
            <w:color w:val="000000" w:themeColor="text1"/>
          </w:rPr>
          <w:t xml:space="preserve"> percent (</w:t>
        </w:r>
        <w:r w:rsidR="00E730E0" w:rsidRPr="009B4DA7">
          <w:rPr>
            <w:rFonts w:ascii="Times New Roman" w:hAnsi="Times New Roman" w:cs="Times New Roman"/>
            <w:color w:val="000000" w:themeColor="text1"/>
          </w:rPr>
          <w:t xml:space="preserve">56,181 </w:t>
        </w:r>
        <w:r w:rsidR="00E730E0">
          <w:rPr>
            <w:rFonts w:ascii="Times New Roman" w:hAnsi="Times New Roman" w:cs="Times New Roman"/>
            <w:color w:val="000000" w:themeColor="text1"/>
          </w:rPr>
          <w:t xml:space="preserve">tweets) were assigned the topic category </w:t>
        </w:r>
        <w:r w:rsidR="00E730E0" w:rsidRPr="00E730E0">
          <w:rPr>
            <w:rFonts w:ascii="Times New Roman" w:hAnsi="Times New Roman" w:cs="Times New Roman"/>
            <w:i/>
            <w:iCs/>
            <w:color w:val="000000" w:themeColor="text1"/>
          </w:rPr>
          <w:t>other</w:t>
        </w:r>
        <w:r w:rsidR="00E730E0">
          <w:rPr>
            <w:rFonts w:ascii="Times New Roman" w:hAnsi="Times New Roman" w:cs="Times New Roman"/>
            <w:color w:val="000000" w:themeColor="text1"/>
          </w:rPr>
          <w:t xml:space="preserve"> (indicating that these tweets could not be assigned any topic with confidence</w:t>
        </w:r>
      </w:ins>
      <w:r w:rsidR="00E730E0">
        <w:rPr>
          <w:rFonts w:ascii="Times New Roman" w:hAnsi="Times New Roman" w:cs="Times New Roman"/>
          <w:color w:val="000000" w:themeColor="text1"/>
        </w:rPr>
        <w:t>).</w:t>
      </w:r>
    </w:p>
    <w:p w14:paraId="02881D32" w14:textId="3F5ECD0E" w:rsidR="00D158BD" w:rsidRDefault="00401F46" w:rsidP="00401F46">
      <w:pPr>
        <w:spacing w:after="0"/>
        <w:ind w:firstLine="720"/>
        <w:rPr>
          <w:ins w:id="375" w:author="Author"/>
          <w:rFonts w:ascii="Times New Roman" w:hAnsi="Times New Roman" w:cs="Times New Roman"/>
          <w:color w:val="000000" w:themeColor="text1"/>
        </w:rPr>
      </w:pPr>
      <w:ins w:id="376" w:author="Author">
        <w:r w:rsidRPr="00401F46">
          <w:rPr>
            <w:rFonts w:ascii="Times New Roman" w:hAnsi="Times New Roman" w:cs="Times New Roman"/>
            <w:color w:val="000000" w:themeColor="text1"/>
          </w:rPr>
          <w:t>A key methodological challenge in applying topic modelling to Twitter data is the brevity and noisiness of the texts. Tweets are typically very short (often under 20 words), which limits the co-occurrence information that topic models rely on to detect stable themes. As a result, topics can appear fragmented, overly generic, or dominated by frequent but semantically weak tokens (Hong &amp; Davison, 2010; Zeng et al., 2018). Additional issues include the prevalence of non-standard spelling, creative orthography, code-switching, and hashtags, all of which complicate lexical consistency and topic inference. While preprocessing and the use of seeded dictionaries mitigate some of these challenges, topic modelling of short texts remains prone to sparsity-related biases and interpretability constraints. For this reason, a two-stage design</w:t>
        </w:r>
        <w:r w:rsidR="00866E81">
          <w:rPr>
            <w:rFonts w:ascii="Times New Roman" w:hAnsi="Times New Roman" w:cs="Times New Roman"/>
            <w:color w:val="000000" w:themeColor="text1"/>
          </w:rPr>
          <w:t xml:space="preserve">, which </w:t>
        </w:r>
        <w:r w:rsidRPr="00401F46">
          <w:rPr>
            <w:rFonts w:ascii="Times New Roman" w:hAnsi="Times New Roman" w:cs="Times New Roman"/>
            <w:color w:val="000000" w:themeColor="text1"/>
          </w:rPr>
          <w:t>combin</w:t>
        </w:r>
        <w:r w:rsidR="00866E81">
          <w:rPr>
            <w:rFonts w:ascii="Times New Roman" w:hAnsi="Times New Roman" w:cs="Times New Roman"/>
            <w:color w:val="000000" w:themeColor="text1"/>
          </w:rPr>
          <w:t>es</w:t>
        </w:r>
        <w:r w:rsidRPr="00401F46">
          <w:rPr>
            <w:rFonts w:ascii="Times New Roman" w:hAnsi="Times New Roman" w:cs="Times New Roman"/>
            <w:color w:val="000000" w:themeColor="text1"/>
          </w:rPr>
          <w:t xml:space="preserve"> unsupervised LDA with seeded topic modelling</w:t>
        </w:r>
        <w:r w:rsidR="00866E81">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was adopted to balance exploratory discovery with domain-guided interpretability, allowing for both the identification of emergent patterns and the anchoring of themes in linguistically meaningful categories</w:t>
        </w:r>
        <w:r w:rsidR="002B2750" w:rsidRPr="002B2750">
          <w:rPr>
            <w:rFonts w:ascii="Times New Roman" w:hAnsi="Times New Roman" w:cs="Times New Roman"/>
            <w:color w:val="000000" w:themeColor="text1"/>
          </w:rPr>
          <w:t>.</w:t>
        </w:r>
        <w:r w:rsidR="0075754C">
          <w:rPr>
            <w:rStyle w:val="FootnoteReference"/>
            <w:rFonts w:ascii="Times New Roman" w:hAnsi="Times New Roman" w:cs="Times New Roman"/>
            <w:color w:val="000000" w:themeColor="text1"/>
          </w:rPr>
          <w:footnoteReference w:id="8"/>
        </w:r>
      </w:ins>
    </w:p>
    <w:p w14:paraId="5C1D5A79" w14:textId="77777777" w:rsidR="002B2750" w:rsidRPr="00942F9A" w:rsidRDefault="002B2750" w:rsidP="00401F46">
      <w:pPr>
        <w:spacing w:after="0"/>
        <w:rPr>
          <w:rFonts w:ascii="Times New Roman" w:hAnsi="Times New Roman" w:cs="Times New Roman"/>
          <w:color w:val="000000" w:themeColor="text1"/>
        </w:rPr>
      </w:pPr>
    </w:p>
    <w:p w14:paraId="2129174A" w14:textId="7E11EDBE" w:rsidR="004B470D" w:rsidRPr="00942F9A" w:rsidRDefault="004B470D"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3.2.4 Boruta</w:t>
      </w:r>
      <w:r w:rsidR="008D736B" w:rsidRPr="00942F9A">
        <w:rPr>
          <w:rFonts w:ascii="Times New Roman" w:hAnsi="Times New Roman" w:cs="Times New Roman"/>
          <w:b/>
          <w:bCs/>
          <w:color w:val="000000" w:themeColor="text1"/>
        </w:rPr>
        <w:t xml:space="preserve"> and </w:t>
      </w:r>
      <w:r w:rsidR="00D158BD" w:rsidRPr="00942F9A">
        <w:rPr>
          <w:rFonts w:ascii="Times New Roman" w:hAnsi="Times New Roman" w:cs="Times New Roman"/>
          <w:b/>
          <w:bCs/>
          <w:color w:val="000000" w:themeColor="text1"/>
        </w:rPr>
        <w:t>r</w:t>
      </w:r>
      <w:r w:rsidR="008D736B" w:rsidRPr="00942F9A">
        <w:rPr>
          <w:rFonts w:ascii="Times New Roman" w:hAnsi="Times New Roman" w:cs="Times New Roman"/>
          <w:b/>
          <w:bCs/>
          <w:color w:val="000000" w:themeColor="text1"/>
        </w:rPr>
        <w:t xml:space="preserve">egression </w:t>
      </w:r>
      <w:r w:rsidR="00D158BD" w:rsidRPr="00942F9A">
        <w:rPr>
          <w:rFonts w:ascii="Times New Roman" w:hAnsi="Times New Roman" w:cs="Times New Roman"/>
          <w:b/>
          <w:bCs/>
          <w:color w:val="000000" w:themeColor="text1"/>
        </w:rPr>
        <w:t>a</w:t>
      </w:r>
      <w:r w:rsidR="008D736B" w:rsidRPr="00942F9A">
        <w:rPr>
          <w:rFonts w:ascii="Times New Roman" w:hAnsi="Times New Roman" w:cs="Times New Roman"/>
          <w:b/>
          <w:bCs/>
          <w:color w:val="000000" w:themeColor="text1"/>
        </w:rPr>
        <w:t>nalysis</w:t>
      </w:r>
    </w:p>
    <w:p w14:paraId="2CBD553A" w14:textId="731ABD50" w:rsidR="00D158BD" w:rsidRPr="00942F9A" w:rsidRDefault="005E7580"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To identify the factors influencing the use of vulgarity, we employed the Boruta algorithm (Kursa </w:t>
      </w:r>
      <w:r w:rsidR="004C6735"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Rudnicki, 2010), an extension of Random Forests (Breiman, 2001). Boruta operates by iteratively comparing real predictor variables to their randomly permuted counterparts (shadow features</w:t>
      </w:r>
      <w:r w:rsidR="008639C1" w:rsidRPr="00942F9A">
        <w:rPr>
          <w:rFonts w:ascii="Times New Roman" w:hAnsi="Times New Roman" w:cs="Times New Roman"/>
          <w:color w:val="000000" w:themeColor="text1"/>
        </w:rPr>
        <w:t>), which</w:t>
      </w:r>
      <w:r w:rsidRPr="00942F9A">
        <w:rPr>
          <w:rFonts w:ascii="Times New Roman" w:hAnsi="Times New Roman" w:cs="Times New Roman"/>
          <w:color w:val="000000" w:themeColor="text1"/>
        </w:rPr>
        <w:t xml:space="preserve"> allowed us to systematically determine which linguistic and contextual factors had a statistically significant impact</w:t>
      </w:r>
      <w:r w:rsidR="00BF1A23" w:rsidRPr="00942F9A">
        <w:rPr>
          <w:rFonts w:ascii="Times New Roman" w:hAnsi="Times New Roman" w:cs="Times New Roman"/>
          <w:color w:val="000000" w:themeColor="text1"/>
        </w:rPr>
        <w:t xml:space="preserve"> on the use of vulgarity</w:t>
      </w:r>
      <w:r w:rsidRPr="00942F9A">
        <w:rPr>
          <w:rFonts w:ascii="Times New Roman" w:hAnsi="Times New Roman" w:cs="Times New Roman"/>
          <w:color w:val="000000" w:themeColor="text1"/>
        </w:rPr>
        <w:t xml:space="preserve">, while filtering out noise. </w:t>
      </w:r>
      <w:r w:rsidR="00B278C4" w:rsidRPr="00942F9A">
        <w:rPr>
          <w:rFonts w:ascii="Times New Roman" w:hAnsi="Times New Roman" w:cs="Times New Roman"/>
          <w:color w:val="000000" w:themeColor="text1"/>
        </w:rPr>
        <w:t xml:space="preserve">The Boruta analysis </w:t>
      </w:r>
      <w:r w:rsidR="008639C1" w:rsidRPr="00942F9A">
        <w:rPr>
          <w:rFonts w:ascii="Times New Roman" w:hAnsi="Times New Roman" w:cs="Times New Roman"/>
          <w:color w:val="000000" w:themeColor="text1"/>
        </w:rPr>
        <w:t>included</w:t>
      </w:r>
      <w:r w:rsidR="00B278C4" w:rsidRPr="00942F9A">
        <w:rPr>
          <w:rFonts w:ascii="Times New Roman" w:hAnsi="Times New Roman" w:cs="Times New Roman"/>
          <w:color w:val="000000" w:themeColor="text1"/>
        </w:rPr>
        <w:t xml:space="preserve"> the variables</w:t>
      </w:r>
      <w:r w:rsidR="008639C1" w:rsidRPr="00942F9A">
        <w:rPr>
          <w:rFonts w:ascii="Times New Roman" w:hAnsi="Times New Roman" w:cs="Times New Roman"/>
          <w:color w:val="000000" w:themeColor="text1"/>
        </w:rPr>
        <w:t xml:space="preserve"> listed in Table </w:t>
      </w:r>
      <w:del w:id="378" w:author="Author">
        <w:r w:rsidR="002B705B" w:rsidRPr="00942F9A">
          <w:rPr>
            <w:rFonts w:ascii="Times New Roman" w:hAnsi="Times New Roman" w:cs="Times New Roman"/>
            <w:color w:val="000000" w:themeColor="text1"/>
          </w:rPr>
          <w:delText>2</w:delText>
        </w:r>
      </w:del>
      <w:ins w:id="379" w:author="Author">
        <w:r w:rsidR="00BF7E97">
          <w:rPr>
            <w:rFonts w:ascii="Times New Roman" w:hAnsi="Times New Roman" w:cs="Times New Roman"/>
            <w:color w:val="000000" w:themeColor="text1"/>
          </w:rPr>
          <w:t>3</w:t>
        </w:r>
      </w:ins>
      <w:r w:rsidR="008639C1" w:rsidRPr="00942F9A">
        <w:rPr>
          <w:rFonts w:ascii="Times New Roman" w:hAnsi="Times New Roman" w:cs="Times New Roman"/>
          <w:color w:val="000000" w:themeColor="text1"/>
        </w:rPr>
        <w:t>.</w:t>
      </w:r>
    </w:p>
    <w:p w14:paraId="63441CD8" w14:textId="77777777" w:rsidR="004622FD" w:rsidRPr="00942F9A" w:rsidRDefault="004622FD" w:rsidP="004622FD">
      <w:pPr>
        <w:spacing w:after="0"/>
        <w:rPr>
          <w:rFonts w:ascii="Times New Roman" w:hAnsi="Times New Roman" w:cs="Times New Roman"/>
          <w:color w:val="000000" w:themeColor="text1"/>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40"/>
        <w:gridCol w:w="1207"/>
        <w:gridCol w:w="920"/>
        <w:gridCol w:w="3660"/>
      </w:tblGrid>
      <w:tr w:rsidR="004622FD" w:rsidRPr="00942F9A" w14:paraId="265855AF" w14:textId="77777777" w:rsidTr="00640079">
        <w:trPr>
          <w:trHeight w:val="98"/>
          <w:jc w:val="center"/>
        </w:trPr>
        <w:tc>
          <w:tcPr>
            <w:tcW w:w="0" w:type="auto"/>
            <w:tcBorders>
              <w:top w:val="single" w:sz="18" w:space="0" w:color="auto"/>
              <w:bottom w:val="single" w:sz="4" w:space="0" w:color="auto"/>
            </w:tcBorders>
            <w:tcMar>
              <w:top w:w="100" w:type="dxa"/>
              <w:left w:w="100" w:type="dxa"/>
              <w:bottom w:w="100" w:type="dxa"/>
              <w:right w:w="100" w:type="dxa"/>
            </w:tcMar>
            <w:hideMark/>
          </w:tcPr>
          <w:p w14:paraId="47136608" w14:textId="77777777" w:rsidR="004622FD" w:rsidRPr="00942F9A" w:rsidRDefault="004622FD" w:rsidP="00640079">
            <w:pPr>
              <w:spacing w:after="0" w:line="240" w:lineRule="auto"/>
              <w:rPr>
                <w:rFonts w:ascii="Times New Roman" w:hAnsi="Times New Roman" w:cs="Times New Roman"/>
                <w:color w:val="000000" w:themeColor="text1"/>
              </w:rPr>
            </w:pPr>
            <w:bookmarkStart w:id="380" w:name="_Hlk192442944"/>
            <w:r w:rsidRPr="00942F9A">
              <w:rPr>
                <w:rFonts w:ascii="Times New Roman" w:hAnsi="Times New Roman" w:cs="Times New Roman"/>
                <w:b/>
                <w:bCs/>
                <w:color w:val="000000" w:themeColor="text1"/>
              </w:rPr>
              <w:t>Variable</w:t>
            </w:r>
          </w:p>
        </w:tc>
        <w:tc>
          <w:tcPr>
            <w:tcW w:w="0" w:type="auto"/>
            <w:tcBorders>
              <w:top w:val="single" w:sz="18" w:space="0" w:color="auto"/>
              <w:bottom w:val="single" w:sz="4" w:space="0" w:color="auto"/>
            </w:tcBorders>
            <w:tcMar>
              <w:top w:w="100" w:type="dxa"/>
              <w:left w:w="100" w:type="dxa"/>
              <w:bottom w:w="100" w:type="dxa"/>
              <w:right w:w="100" w:type="dxa"/>
            </w:tcMar>
            <w:hideMark/>
          </w:tcPr>
          <w:p w14:paraId="4E3E196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Type</w:t>
            </w:r>
          </w:p>
        </w:tc>
        <w:tc>
          <w:tcPr>
            <w:tcW w:w="0" w:type="auto"/>
            <w:tcBorders>
              <w:top w:val="single" w:sz="18" w:space="0" w:color="auto"/>
              <w:bottom w:val="single" w:sz="4" w:space="0" w:color="auto"/>
            </w:tcBorders>
            <w:tcMar>
              <w:top w:w="100" w:type="dxa"/>
              <w:left w:w="100" w:type="dxa"/>
              <w:bottom w:w="100" w:type="dxa"/>
              <w:right w:w="100" w:type="dxa"/>
            </w:tcMar>
            <w:hideMark/>
          </w:tcPr>
          <w:p w14:paraId="3F6125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Scale</w:t>
            </w:r>
          </w:p>
        </w:tc>
        <w:tc>
          <w:tcPr>
            <w:tcW w:w="0" w:type="auto"/>
            <w:tcBorders>
              <w:top w:val="single" w:sz="18" w:space="0" w:color="auto"/>
              <w:bottom w:val="single" w:sz="4" w:space="0" w:color="auto"/>
            </w:tcBorders>
            <w:tcMar>
              <w:top w:w="100" w:type="dxa"/>
              <w:left w:w="100" w:type="dxa"/>
              <w:bottom w:w="100" w:type="dxa"/>
              <w:right w:w="100" w:type="dxa"/>
            </w:tcMar>
            <w:hideMark/>
          </w:tcPr>
          <w:p w14:paraId="0CE41DC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Levels / Description</w:t>
            </w:r>
          </w:p>
        </w:tc>
      </w:tr>
      <w:tr w:rsidR="004622FD" w:rsidRPr="00942F9A" w14:paraId="408C760E" w14:textId="77777777" w:rsidTr="00640079">
        <w:trPr>
          <w:trHeight w:val="18"/>
          <w:jc w:val="center"/>
        </w:trPr>
        <w:tc>
          <w:tcPr>
            <w:tcW w:w="0" w:type="auto"/>
            <w:tcBorders>
              <w:top w:val="single" w:sz="4" w:space="0" w:color="auto"/>
            </w:tcBorders>
            <w:tcMar>
              <w:top w:w="100" w:type="dxa"/>
              <w:left w:w="100" w:type="dxa"/>
              <w:bottom w:w="100" w:type="dxa"/>
              <w:right w:w="100" w:type="dxa"/>
            </w:tcMar>
            <w:hideMark/>
          </w:tcPr>
          <w:p w14:paraId="25DBD8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vulgar</w:t>
            </w:r>
          </w:p>
        </w:tc>
        <w:tc>
          <w:tcPr>
            <w:tcW w:w="0" w:type="auto"/>
            <w:tcBorders>
              <w:top w:val="single" w:sz="4" w:space="0" w:color="auto"/>
            </w:tcBorders>
            <w:tcMar>
              <w:top w:w="100" w:type="dxa"/>
              <w:left w:w="100" w:type="dxa"/>
              <w:bottom w:w="100" w:type="dxa"/>
              <w:right w:w="100" w:type="dxa"/>
            </w:tcMar>
            <w:hideMark/>
          </w:tcPr>
          <w:p w14:paraId="7E20478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dep. var.</w:t>
            </w:r>
          </w:p>
        </w:tc>
        <w:tc>
          <w:tcPr>
            <w:tcW w:w="0" w:type="auto"/>
            <w:tcBorders>
              <w:top w:val="single" w:sz="4" w:space="0" w:color="auto"/>
            </w:tcBorders>
            <w:tcMar>
              <w:top w:w="100" w:type="dxa"/>
              <w:left w:w="100" w:type="dxa"/>
              <w:bottom w:w="100" w:type="dxa"/>
              <w:right w:w="100" w:type="dxa"/>
            </w:tcMar>
            <w:hideMark/>
          </w:tcPr>
          <w:p w14:paraId="3764521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Borders>
              <w:top w:val="single" w:sz="4" w:space="0" w:color="auto"/>
            </w:tcBorders>
            <w:tcMar>
              <w:top w:w="100" w:type="dxa"/>
              <w:left w:w="100" w:type="dxa"/>
              <w:bottom w:w="100" w:type="dxa"/>
              <w:right w:w="100" w:type="dxa"/>
            </w:tcMar>
            <w:hideMark/>
          </w:tcPr>
          <w:p w14:paraId="1EAF278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vulgarity (0, 1)</w:t>
            </w:r>
          </w:p>
        </w:tc>
      </w:tr>
      <w:tr w:rsidR="004622FD" w:rsidRPr="00942F9A" w14:paraId="64880696" w14:textId="77777777" w:rsidTr="00640079">
        <w:trPr>
          <w:trHeight w:val="16"/>
          <w:jc w:val="center"/>
        </w:trPr>
        <w:tc>
          <w:tcPr>
            <w:tcW w:w="0" w:type="auto"/>
            <w:tcMar>
              <w:top w:w="100" w:type="dxa"/>
              <w:left w:w="100" w:type="dxa"/>
              <w:bottom w:w="100" w:type="dxa"/>
              <w:right w:w="100" w:type="dxa"/>
            </w:tcMar>
            <w:hideMark/>
          </w:tcPr>
          <w:p w14:paraId="6799D54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w:t>
            </w:r>
          </w:p>
        </w:tc>
        <w:tc>
          <w:tcPr>
            <w:tcW w:w="0" w:type="auto"/>
            <w:tcMar>
              <w:top w:w="100" w:type="dxa"/>
              <w:left w:w="100" w:type="dxa"/>
              <w:bottom w:w="100" w:type="dxa"/>
              <w:right w:w="100" w:type="dxa"/>
            </w:tcMar>
            <w:hideMark/>
          </w:tcPr>
          <w:p w14:paraId="13979E4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A9F8D9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1608A3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id of user</w:t>
            </w:r>
          </w:p>
        </w:tc>
      </w:tr>
      <w:tr w:rsidR="004622FD" w:rsidRPr="00942F9A" w14:paraId="290163F9" w14:textId="77777777" w:rsidTr="00640079">
        <w:trPr>
          <w:trHeight w:val="17"/>
          <w:jc w:val="center"/>
        </w:trPr>
        <w:tc>
          <w:tcPr>
            <w:tcW w:w="0" w:type="auto"/>
            <w:tcMar>
              <w:top w:w="100" w:type="dxa"/>
              <w:left w:w="100" w:type="dxa"/>
              <w:bottom w:w="100" w:type="dxa"/>
              <w:right w:w="100" w:type="dxa"/>
            </w:tcMar>
            <w:hideMark/>
          </w:tcPr>
          <w:p w14:paraId="517194F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location</w:t>
            </w:r>
          </w:p>
        </w:tc>
        <w:tc>
          <w:tcPr>
            <w:tcW w:w="0" w:type="auto"/>
            <w:tcMar>
              <w:top w:w="100" w:type="dxa"/>
              <w:left w:w="100" w:type="dxa"/>
              <w:bottom w:w="100" w:type="dxa"/>
              <w:right w:w="100" w:type="dxa"/>
            </w:tcMar>
            <w:hideMark/>
          </w:tcPr>
          <w:p w14:paraId="0D6D885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E14A1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88031C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location: au, uk, us</w:t>
            </w:r>
          </w:p>
        </w:tc>
      </w:tr>
      <w:tr w:rsidR="004622FD" w:rsidRPr="00942F9A" w14:paraId="7F1E698E" w14:textId="77777777" w:rsidTr="00640079">
        <w:trPr>
          <w:trHeight w:val="16"/>
          <w:jc w:val="center"/>
        </w:trPr>
        <w:tc>
          <w:tcPr>
            <w:tcW w:w="0" w:type="auto"/>
            <w:tcMar>
              <w:top w:w="100" w:type="dxa"/>
              <w:left w:w="100" w:type="dxa"/>
              <w:bottom w:w="100" w:type="dxa"/>
              <w:right w:w="100" w:type="dxa"/>
            </w:tcMar>
            <w:hideMark/>
          </w:tcPr>
          <w:p w14:paraId="35651D6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w:t>
            </w:r>
          </w:p>
        </w:tc>
        <w:tc>
          <w:tcPr>
            <w:tcW w:w="0" w:type="auto"/>
            <w:tcMar>
              <w:top w:w="100" w:type="dxa"/>
              <w:left w:w="100" w:type="dxa"/>
              <w:bottom w:w="100" w:type="dxa"/>
              <w:right w:w="100" w:type="dxa"/>
            </w:tcMar>
            <w:hideMark/>
          </w:tcPr>
          <w:p w14:paraId="0325B90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59374B3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94DF78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 of tweet</w:t>
            </w:r>
          </w:p>
        </w:tc>
      </w:tr>
      <w:tr w:rsidR="004622FD" w:rsidRPr="00942F9A" w14:paraId="2CD1BA9F" w14:textId="77777777" w:rsidTr="00640079">
        <w:trPr>
          <w:trHeight w:val="16"/>
          <w:jc w:val="center"/>
        </w:trPr>
        <w:tc>
          <w:tcPr>
            <w:tcW w:w="0" w:type="auto"/>
            <w:tcMar>
              <w:top w:w="100" w:type="dxa"/>
              <w:left w:w="100" w:type="dxa"/>
              <w:bottom w:w="100" w:type="dxa"/>
              <w:right w:w="100" w:type="dxa"/>
            </w:tcMar>
          </w:tcPr>
          <w:p w14:paraId="4CC4798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words</w:t>
            </w:r>
          </w:p>
        </w:tc>
        <w:tc>
          <w:tcPr>
            <w:tcW w:w="0" w:type="auto"/>
            <w:tcMar>
              <w:top w:w="100" w:type="dxa"/>
              <w:left w:w="100" w:type="dxa"/>
              <w:bottom w:w="100" w:type="dxa"/>
              <w:right w:w="100" w:type="dxa"/>
            </w:tcMar>
          </w:tcPr>
          <w:p w14:paraId="2876FD2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77DA4AC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0C72D7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words in tweet</w:t>
            </w:r>
          </w:p>
        </w:tc>
      </w:tr>
      <w:tr w:rsidR="004622FD" w:rsidRPr="00942F9A" w14:paraId="398654D5" w14:textId="77777777" w:rsidTr="00640079">
        <w:trPr>
          <w:trHeight w:val="16"/>
          <w:jc w:val="center"/>
        </w:trPr>
        <w:tc>
          <w:tcPr>
            <w:tcW w:w="0" w:type="auto"/>
            <w:tcMar>
              <w:top w:w="100" w:type="dxa"/>
              <w:left w:w="100" w:type="dxa"/>
              <w:bottom w:w="100" w:type="dxa"/>
              <w:right w:w="100" w:type="dxa"/>
            </w:tcMar>
          </w:tcPr>
          <w:p w14:paraId="04F1295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w:t>
            </w:r>
          </w:p>
        </w:tc>
        <w:tc>
          <w:tcPr>
            <w:tcW w:w="0" w:type="auto"/>
            <w:tcMar>
              <w:top w:w="100" w:type="dxa"/>
              <w:left w:w="100" w:type="dxa"/>
              <w:bottom w:w="100" w:type="dxa"/>
              <w:right w:w="100" w:type="dxa"/>
            </w:tcMar>
          </w:tcPr>
          <w:p w14:paraId="32CC0F0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5969554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tcPr>
          <w:p w14:paraId="38F8BD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 of day at location (in hours)</w:t>
            </w:r>
          </w:p>
        </w:tc>
      </w:tr>
      <w:tr w:rsidR="004622FD" w:rsidRPr="00942F9A" w14:paraId="74CB99AC" w14:textId="77777777" w:rsidTr="00640079">
        <w:trPr>
          <w:trHeight w:val="16"/>
          <w:jc w:val="center"/>
        </w:trPr>
        <w:tc>
          <w:tcPr>
            <w:tcW w:w="0" w:type="auto"/>
            <w:tcMar>
              <w:top w:w="100" w:type="dxa"/>
              <w:left w:w="100" w:type="dxa"/>
              <w:bottom w:w="100" w:type="dxa"/>
              <w:right w:w="100" w:type="dxa"/>
            </w:tcMar>
            <w:hideMark/>
          </w:tcPr>
          <w:p w14:paraId="71714F5C"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usersince</w:t>
            </w:r>
          </w:p>
        </w:tc>
        <w:tc>
          <w:tcPr>
            <w:tcW w:w="0" w:type="auto"/>
            <w:tcMar>
              <w:top w:w="100" w:type="dxa"/>
              <w:left w:w="100" w:type="dxa"/>
              <w:bottom w:w="100" w:type="dxa"/>
              <w:right w:w="100" w:type="dxa"/>
            </w:tcMar>
            <w:hideMark/>
          </w:tcPr>
          <w:p w14:paraId="22FE706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162B4C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ord.cat.</w:t>
            </w:r>
          </w:p>
        </w:tc>
        <w:tc>
          <w:tcPr>
            <w:tcW w:w="0" w:type="auto"/>
            <w:tcMar>
              <w:top w:w="100" w:type="dxa"/>
              <w:left w:w="100" w:type="dxa"/>
              <w:bottom w:w="100" w:type="dxa"/>
              <w:right w:w="100" w:type="dxa"/>
            </w:tcMar>
            <w:hideMark/>
          </w:tcPr>
          <w:p w14:paraId="16311A5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year when account was created</w:t>
            </w:r>
          </w:p>
        </w:tc>
      </w:tr>
      <w:tr w:rsidR="004622FD" w:rsidRPr="00942F9A" w14:paraId="59B7D401" w14:textId="77777777" w:rsidTr="00640079">
        <w:trPr>
          <w:trHeight w:val="16"/>
          <w:jc w:val="center"/>
        </w:trPr>
        <w:tc>
          <w:tcPr>
            <w:tcW w:w="0" w:type="auto"/>
            <w:tcMar>
              <w:top w:w="100" w:type="dxa"/>
              <w:left w:w="100" w:type="dxa"/>
              <w:bottom w:w="100" w:type="dxa"/>
              <w:right w:w="100" w:type="dxa"/>
            </w:tcMar>
            <w:hideMark/>
          </w:tcPr>
          <w:p w14:paraId="41D34C2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reply</w:t>
            </w:r>
          </w:p>
        </w:tc>
        <w:tc>
          <w:tcPr>
            <w:tcW w:w="0" w:type="auto"/>
            <w:tcMar>
              <w:top w:w="100" w:type="dxa"/>
              <w:left w:w="100" w:type="dxa"/>
              <w:bottom w:w="100" w:type="dxa"/>
              <w:right w:w="100" w:type="dxa"/>
            </w:tcMar>
            <w:hideMark/>
          </w:tcPr>
          <w:p w14:paraId="621E3B6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3CD8DAB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hideMark/>
          </w:tcPr>
          <w:p w14:paraId="664AAC1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is a reply vs original tweet</w:t>
            </w:r>
          </w:p>
        </w:tc>
      </w:tr>
      <w:tr w:rsidR="004622FD" w:rsidRPr="00942F9A" w14:paraId="132516FD" w14:textId="77777777" w:rsidTr="00640079">
        <w:trPr>
          <w:trHeight w:val="16"/>
          <w:jc w:val="center"/>
        </w:trPr>
        <w:tc>
          <w:tcPr>
            <w:tcW w:w="0" w:type="auto"/>
            <w:tcMar>
              <w:top w:w="100" w:type="dxa"/>
              <w:left w:w="100" w:type="dxa"/>
              <w:bottom w:w="100" w:type="dxa"/>
              <w:right w:w="100" w:type="dxa"/>
            </w:tcMar>
            <w:hideMark/>
          </w:tcPr>
          <w:p w14:paraId="7C4CFD4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logfollowing</w:t>
            </w:r>
          </w:p>
        </w:tc>
        <w:tc>
          <w:tcPr>
            <w:tcW w:w="0" w:type="auto"/>
            <w:tcMar>
              <w:top w:w="100" w:type="dxa"/>
              <w:left w:w="100" w:type="dxa"/>
              <w:bottom w:w="100" w:type="dxa"/>
              <w:right w:w="100" w:type="dxa"/>
            </w:tcMar>
            <w:hideMark/>
          </w:tcPr>
          <w:p w14:paraId="309E9C7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4FE52F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266BDDB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accounts followed</w:t>
            </w:r>
          </w:p>
        </w:tc>
      </w:tr>
      <w:tr w:rsidR="004622FD" w:rsidRPr="00942F9A" w14:paraId="3696202D" w14:textId="77777777" w:rsidTr="00640079">
        <w:trPr>
          <w:trHeight w:val="16"/>
          <w:jc w:val="center"/>
        </w:trPr>
        <w:tc>
          <w:tcPr>
            <w:tcW w:w="0" w:type="auto"/>
            <w:tcMar>
              <w:top w:w="100" w:type="dxa"/>
              <w:left w:w="100" w:type="dxa"/>
              <w:bottom w:w="100" w:type="dxa"/>
              <w:right w:w="100" w:type="dxa"/>
            </w:tcMar>
            <w:hideMark/>
          </w:tcPr>
          <w:p w14:paraId="10EF9E2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logtweets</w:t>
            </w:r>
          </w:p>
        </w:tc>
        <w:tc>
          <w:tcPr>
            <w:tcW w:w="0" w:type="auto"/>
            <w:tcMar>
              <w:top w:w="100" w:type="dxa"/>
              <w:left w:w="100" w:type="dxa"/>
              <w:bottom w:w="100" w:type="dxa"/>
              <w:right w:w="100" w:type="dxa"/>
            </w:tcMar>
            <w:hideMark/>
          </w:tcPr>
          <w:p w14:paraId="539351D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hideMark/>
          </w:tcPr>
          <w:p w14:paraId="55B7F28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0CE1340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tweets of user</w:t>
            </w:r>
          </w:p>
        </w:tc>
      </w:tr>
      <w:tr w:rsidR="004622FD" w:rsidRPr="00942F9A" w14:paraId="28A5899C" w14:textId="77777777" w:rsidTr="00640079">
        <w:trPr>
          <w:trHeight w:val="16"/>
          <w:jc w:val="center"/>
        </w:trPr>
        <w:tc>
          <w:tcPr>
            <w:tcW w:w="0" w:type="auto"/>
            <w:tcMar>
              <w:top w:w="100" w:type="dxa"/>
              <w:left w:w="100" w:type="dxa"/>
              <w:bottom w:w="100" w:type="dxa"/>
              <w:right w:w="100" w:type="dxa"/>
            </w:tcMar>
          </w:tcPr>
          <w:p w14:paraId="385D2F3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logretweets</w:t>
            </w:r>
          </w:p>
        </w:tc>
        <w:tc>
          <w:tcPr>
            <w:tcW w:w="0" w:type="auto"/>
            <w:tcMar>
              <w:top w:w="100" w:type="dxa"/>
              <w:left w:w="100" w:type="dxa"/>
              <w:bottom w:w="100" w:type="dxa"/>
              <w:right w:w="100" w:type="dxa"/>
            </w:tcMar>
          </w:tcPr>
          <w:p w14:paraId="69E86AA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144F77A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7AF3C3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retweets of the tweet</w:t>
            </w:r>
          </w:p>
        </w:tc>
      </w:tr>
      <w:tr w:rsidR="004622FD" w:rsidRPr="00942F9A" w14:paraId="6A4DD4F4" w14:textId="77777777" w:rsidTr="00640079">
        <w:trPr>
          <w:trHeight w:val="16"/>
          <w:jc w:val="center"/>
        </w:trPr>
        <w:tc>
          <w:tcPr>
            <w:tcW w:w="0" w:type="auto"/>
            <w:tcMar>
              <w:top w:w="100" w:type="dxa"/>
              <w:left w:w="100" w:type="dxa"/>
              <w:bottom w:w="100" w:type="dxa"/>
              <w:right w:w="100" w:type="dxa"/>
            </w:tcMar>
          </w:tcPr>
          <w:p w14:paraId="719CDCA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loglikes</w:t>
            </w:r>
          </w:p>
        </w:tc>
        <w:tc>
          <w:tcPr>
            <w:tcW w:w="0" w:type="auto"/>
            <w:tcMar>
              <w:top w:w="100" w:type="dxa"/>
              <w:left w:w="100" w:type="dxa"/>
              <w:bottom w:w="100" w:type="dxa"/>
              <w:right w:w="100" w:type="dxa"/>
            </w:tcMar>
          </w:tcPr>
          <w:p w14:paraId="29CA726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56938AA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53AC2B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likes of the tweet</w:t>
            </w:r>
          </w:p>
        </w:tc>
      </w:tr>
      <w:tr w:rsidR="004622FD" w:rsidRPr="00942F9A" w14:paraId="56D2DABD" w14:textId="77777777" w:rsidTr="00640079">
        <w:trPr>
          <w:trHeight w:val="16"/>
          <w:jc w:val="center"/>
        </w:trPr>
        <w:tc>
          <w:tcPr>
            <w:tcW w:w="0" w:type="auto"/>
            <w:tcMar>
              <w:top w:w="100" w:type="dxa"/>
              <w:left w:w="100" w:type="dxa"/>
              <w:bottom w:w="100" w:type="dxa"/>
              <w:right w:w="100" w:type="dxa"/>
            </w:tcMar>
          </w:tcPr>
          <w:p w14:paraId="46EF7E1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logquotes</w:t>
            </w:r>
          </w:p>
        </w:tc>
        <w:tc>
          <w:tcPr>
            <w:tcW w:w="0" w:type="auto"/>
            <w:tcMar>
              <w:top w:w="100" w:type="dxa"/>
              <w:left w:w="100" w:type="dxa"/>
              <w:bottom w:w="100" w:type="dxa"/>
              <w:right w:w="100" w:type="dxa"/>
            </w:tcMar>
          </w:tcPr>
          <w:p w14:paraId="6CC41B7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3A5E23B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88CA64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quoted</w:t>
            </w:r>
          </w:p>
        </w:tc>
      </w:tr>
      <w:tr w:rsidR="004622FD" w:rsidRPr="00942F9A" w14:paraId="7361058E" w14:textId="77777777" w:rsidTr="00640079">
        <w:trPr>
          <w:trHeight w:val="16"/>
          <w:jc w:val="center"/>
        </w:trPr>
        <w:tc>
          <w:tcPr>
            <w:tcW w:w="0" w:type="auto"/>
            <w:tcMar>
              <w:top w:w="100" w:type="dxa"/>
              <w:left w:w="100" w:type="dxa"/>
              <w:bottom w:w="100" w:type="dxa"/>
              <w:right w:w="100" w:type="dxa"/>
            </w:tcMar>
          </w:tcPr>
          <w:p w14:paraId="721E574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loglisted</w:t>
            </w:r>
          </w:p>
        </w:tc>
        <w:tc>
          <w:tcPr>
            <w:tcW w:w="0" w:type="auto"/>
            <w:tcMar>
              <w:top w:w="100" w:type="dxa"/>
              <w:left w:w="100" w:type="dxa"/>
              <w:bottom w:w="100" w:type="dxa"/>
              <w:right w:w="100" w:type="dxa"/>
            </w:tcMar>
          </w:tcPr>
          <w:p w14:paraId="1108329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02898A0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180C06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listed</w:t>
            </w:r>
          </w:p>
        </w:tc>
      </w:tr>
      <w:tr w:rsidR="004622FD" w:rsidRPr="00942F9A" w14:paraId="66B905B4" w14:textId="77777777" w:rsidTr="00640079">
        <w:trPr>
          <w:trHeight w:val="16"/>
          <w:jc w:val="center"/>
        </w:trPr>
        <w:tc>
          <w:tcPr>
            <w:tcW w:w="0" w:type="auto"/>
            <w:tcMar>
              <w:top w:w="100" w:type="dxa"/>
              <w:left w:w="100" w:type="dxa"/>
              <w:bottom w:w="100" w:type="dxa"/>
              <w:right w:w="100" w:type="dxa"/>
            </w:tcMar>
          </w:tcPr>
          <w:p w14:paraId="6C1F11E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quoted</w:t>
            </w:r>
          </w:p>
        </w:tc>
        <w:tc>
          <w:tcPr>
            <w:tcW w:w="0" w:type="auto"/>
            <w:tcMar>
              <w:top w:w="100" w:type="dxa"/>
              <w:left w:w="100" w:type="dxa"/>
              <w:bottom w:w="100" w:type="dxa"/>
              <w:right w:w="100" w:type="dxa"/>
            </w:tcMar>
          </w:tcPr>
          <w:p w14:paraId="7EFE5B0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7EF6F77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6380FEB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quote vs no quote</w:t>
            </w:r>
          </w:p>
        </w:tc>
      </w:tr>
      <w:tr w:rsidR="004622FD" w:rsidRPr="00942F9A" w14:paraId="561D795A" w14:textId="77777777" w:rsidTr="00640079">
        <w:trPr>
          <w:trHeight w:val="16"/>
          <w:jc w:val="center"/>
        </w:trPr>
        <w:tc>
          <w:tcPr>
            <w:tcW w:w="0" w:type="auto"/>
            <w:tcMar>
              <w:top w:w="100" w:type="dxa"/>
              <w:left w:w="100" w:type="dxa"/>
              <w:bottom w:w="100" w:type="dxa"/>
              <w:right w:w="100" w:type="dxa"/>
            </w:tcMar>
          </w:tcPr>
          <w:p w14:paraId="631CA5F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verified</w:t>
            </w:r>
          </w:p>
        </w:tc>
        <w:tc>
          <w:tcPr>
            <w:tcW w:w="0" w:type="auto"/>
            <w:tcMar>
              <w:top w:w="100" w:type="dxa"/>
              <w:left w:w="100" w:type="dxa"/>
              <w:bottom w:w="100" w:type="dxa"/>
              <w:right w:w="100" w:type="dxa"/>
            </w:tcMar>
          </w:tcPr>
          <w:p w14:paraId="5D175A2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Mar>
              <w:top w:w="100" w:type="dxa"/>
              <w:left w:w="100" w:type="dxa"/>
              <w:bottom w:w="100" w:type="dxa"/>
              <w:right w:w="100" w:type="dxa"/>
            </w:tcMar>
          </w:tcPr>
          <w:p w14:paraId="63E991A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1286BD6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 is verified vs not verified</w:t>
            </w:r>
          </w:p>
        </w:tc>
      </w:tr>
      <w:tr w:rsidR="004622FD" w:rsidRPr="00942F9A" w14:paraId="2B25EC6C" w14:textId="77777777" w:rsidTr="00640079">
        <w:trPr>
          <w:trHeight w:val="16"/>
          <w:jc w:val="center"/>
        </w:trPr>
        <w:tc>
          <w:tcPr>
            <w:tcW w:w="0" w:type="auto"/>
            <w:tcBorders>
              <w:bottom w:val="single" w:sz="18" w:space="0" w:color="auto"/>
            </w:tcBorders>
            <w:tcMar>
              <w:top w:w="100" w:type="dxa"/>
              <w:left w:w="100" w:type="dxa"/>
              <w:bottom w:w="100" w:type="dxa"/>
              <w:right w:w="100" w:type="dxa"/>
            </w:tcMar>
            <w:hideMark/>
          </w:tcPr>
          <w:p w14:paraId="43C5567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logfollowers</w:t>
            </w:r>
          </w:p>
        </w:tc>
        <w:tc>
          <w:tcPr>
            <w:tcW w:w="0" w:type="auto"/>
            <w:tcBorders>
              <w:bottom w:val="single" w:sz="18" w:space="0" w:color="auto"/>
            </w:tcBorders>
            <w:tcMar>
              <w:top w:w="100" w:type="dxa"/>
              <w:left w:w="100" w:type="dxa"/>
              <w:bottom w:w="100" w:type="dxa"/>
              <w:right w:w="100" w:type="dxa"/>
            </w:tcMar>
            <w:hideMark/>
          </w:tcPr>
          <w:p w14:paraId="0493459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indep. var.</w:t>
            </w:r>
          </w:p>
        </w:tc>
        <w:tc>
          <w:tcPr>
            <w:tcW w:w="0" w:type="auto"/>
            <w:tcBorders>
              <w:bottom w:val="single" w:sz="18" w:space="0" w:color="auto"/>
            </w:tcBorders>
            <w:tcMar>
              <w:top w:w="100" w:type="dxa"/>
              <w:left w:w="100" w:type="dxa"/>
              <w:bottom w:w="100" w:type="dxa"/>
              <w:right w:w="100" w:type="dxa"/>
            </w:tcMar>
            <w:hideMark/>
          </w:tcPr>
          <w:p w14:paraId="20E0647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Borders>
              <w:bottom w:val="single" w:sz="18" w:space="0" w:color="auto"/>
            </w:tcBorders>
            <w:tcMar>
              <w:top w:w="100" w:type="dxa"/>
              <w:left w:w="100" w:type="dxa"/>
              <w:bottom w:w="100" w:type="dxa"/>
              <w:right w:w="100" w:type="dxa"/>
            </w:tcMar>
            <w:hideMark/>
          </w:tcPr>
          <w:p w14:paraId="5B7B7A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followers</w:t>
            </w:r>
          </w:p>
        </w:tc>
      </w:tr>
      <w:bookmarkEnd w:id="380"/>
    </w:tbl>
    <w:p w14:paraId="63DDA5E3" w14:textId="77777777" w:rsidR="00942F9A" w:rsidRDefault="00942F9A" w:rsidP="004622FD">
      <w:pPr>
        <w:spacing w:after="0"/>
        <w:jc w:val="right"/>
        <w:rPr>
          <w:del w:id="381" w:author="Author"/>
          <w:rFonts w:ascii="Times New Roman" w:hAnsi="Times New Roman" w:cs="Times New Roman"/>
          <w:b/>
          <w:bCs/>
          <w:color w:val="000000" w:themeColor="text1"/>
        </w:rPr>
      </w:pPr>
    </w:p>
    <w:p w14:paraId="33794F2D" w14:textId="4931F12C" w:rsidR="004622FD" w:rsidRPr="00942F9A" w:rsidRDefault="004622FD" w:rsidP="004622FD">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del w:id="382" w:author="Autho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delInstrText xml:space="preserve"> SEQ Table \* ARABIC </w:del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delText>2</w:delTex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delText>:</w:delText>
        </w:r>
      </w:del>
      <w:ins w:id="383" w:author="Author">
        <w:r w:rsidR="00BF7E97">
          <w:rPr>
            <w:rFonts w:ascii="Times New Roman" w:hAnsi="Times New Roman" w:cs="Times New Roman"/>
            <w:b/>
            <w:bCs/>
            <w:color w:val="000000" w:themeColor="text1"/>
          </w:rPr>
          <w:t>3</w:t>
        </w:r>
        <w:r w:rsidRPr="00942F9A">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Overview of variables in statistical analysis.</w:t>
      </w:r>
    </w:p>
    <w:p w14:paraId="2A3C382F" w14:textId="77777777" w:rsidR="004622FD" w:rsidRPr="00942F9A" w:rsidRDefault="004622FD" w:rsidP="00FE35B0">
      <w:pPr>
        <w:spacing w:after="0"/>
        <w:rPr>
          <w:rFonts w:ascii="Times New Roman" w:eastAsia="Times New Roman" w:hAnsi="Times New Roman" w:cs="Times New Roman"/>
          <w:color w:val="000000" w:themeColor="text1"/>
        </w:rPr>
      </w:pPr>
    </w:p>
    <w:p w14:paraId="5D8DACB1" w14:textId="7648ECAD" w:rsidR="00C15110" w:rsidRPr="00C15110" w:rsidRDefault="00C15110" w:rsidP="00C15110">
      <w:pPr>
        <w:spacing w:after="0"/>
        <w:rPr>
          <w:ins w:id="384" w:author="Author"/>
          <w:rFonts w:ascii="Times New Roman" w:hAnsi="Times New Roman" w:cs="Times New Roman"/>
          <w:color w:val="000000" w:themeColor="text1"/>
        </w:rPr>
      </w:pPr>
      <w:r w:rsidRPr="00C15110">
        <w:rPr>
          <w:rFonts w:ascii="Times New Roman" w:hAnsi="Times New Roman" w:cs="Times New Roman"/>
          <w:color w:val="000000" w:themeColor="text1"/>
        </w:rPr>
        <w:t xml:space="preserve">As Boruta is computationally intensive, </w:t>
      </w:r>
      <w:del w:id="385" w:author="Author">
        <w:r w:rsidR="00D5396E" w:rsidRPr="00942F9A">
          <w:rPr>
            <w:rFonts w:ascii="Times New Roman" w:hAnsi="Times New Roman" w:cs="Times New Roman"/>
            <w:color w:val="000000" w:themeColor="text1"/>
          </w:rPr>
          <w:delText>it</w:delText>
        </w:r>
        <w:r w:rsidR="00DC28F4" w:rsidRPr="00942F9A">
          <w:rPr>
            <w:rFonts w:ascii="Times New Roman" w:hAnsi="Times New Roman" w:cs="Times New Roman"/>
            <w:color w:val="000000" w:themeColor="text1"/>
          </w:rPr>
          <w:delText xml:space="preserve"> </w:delText>
        </w:r>
      </w:del>
      <w:ins w:id="386" w:author="Author">
        <w:r w:rsidRPr="00C15110">
          <w:rPr>
            <w:rFonts w:ascii="Times New Roman" w:hAnsi="Times New Roman" w:cs="Times New Roman"/>
            <w:color w:val="000000" w:themeColor="text1"/>
          </w:rPr>
          <w:t xml:space="preserve">the algorithm </w:t>
        </w:r>
      </w:ins>
      <w:r w:rsidRPr="00C15110">
        <w:rPr>
          <w:rFonts w:ascii="Times New Roman" w:hAnsi="Times New Roman" w:cs="Times New Roman"/>
          <w:color w:val="000000" w:themeColor="text1"/>
        </w:rPr>
        <w:t xml:space="preserve">was </w:t>
      </w:r>
      <w:del w:id="387" w:author="Author">
        <w:r w:rsidR="00DC28F4" w:rsidRPr="00942F9A">
          <w:rPr>
            <w:rFonts w:ascii="Times New Roman" w:hAnsi="Times New Roman" w:cs="Times New Roman"/>
            <w:color w:val="000000" w:themeColor="text1"/>
          </w:rPr>
          <w:delText>performed on</w:delText>
        </w:r>
      </w:del>
      <w:ins w:id="388" w:author="Author">
        <w:r w:rsidRPr="00C15110">
          <w:rPr>
            <w:rFonts w:ascii="Times New Roman" w:hAnsi="Times New Roman" w:cs="Times New Roman"/>
            <w:color w:val="000000" w:themeColor="text1"/>
          </w:rPr>
          <w:t>applied to</w:t>
        </w:r>
      </w:ins>
      <w:r w:rsidRPr="00C15110">
        <w:rPr>
          <w:rFonts w:ascii="Times New Roman" w:hAnsi="Times New Roman" w:cs="Times New Roman"/>
          <w:color w:val="000000" w:themeColor="text1"/>
        </w:rPr>
        <w:t xml:space="preserve"> a balanced random sample of 15,000 tweets</w:t>
      </w:r>
      <w:del w:id="389" w:author="Author">
        <w:r w:rsidR="00DC28F4" w:rsidRPr="00942F9A">
          <w:rPr>
            <w:rFonts w:ascii="Times New Roman" w:hAnsi="Times New Roman" w:cs="Times New Roman"/>
            <w:color w:val="000000" w:themeColor="text1"/>
          </w:rPr>
          <w:delText xml:space="preserve"> (</w:delText>
        </w:r>
      </w:del>
      <w:ins w:id="390" w:author="Author">
        <w:r w:rsidRPr="00C15110">
          <w:rPr>
            <w:rFonts w:ascii="Times New Roman" w:hAnsi="Times New Roman" w:cs="Times New Roman"/>
            <w:color w:val="000000" w:themeColor="text1"/>
          </w:rPr>
          <w:t xml:space="preserve">, consisting of </w:t>
        </w:r>
      </w:ins>
      <w:r w:rsidRPr="00C15110">
        <w:rPr>
          <w:rFonts w:ascii="Times New Roman" w:hAnsi="Times New Roman" w:cs="Times New Roman"/>
          <w:color w:val="000000" w:themeColor="text1"/>
        </w:rPr>
        <w:t xml:space="preserve">5,000 </w:t>
      </w:r>
      <w:del w:id="391" w:author="Author">
        <w:r w:rsidR="00DC28F4" w:rsidRPr="00942F9A">
          <w:rPr>
            <w:rFonts w:ascii="Times New Roman" w:hAnsi="Times New Roman" w:cs="Times New Roman"/>
            <w:color w:val="000000" w:themeColor="text1"/>
          </w:rPr>
          <w:delText xml:space="preserve">random </w:delText>
        </w:r>
      </w:del>
      <w:ins w:id="392" w:author="Author">
        <w:r w:rsidRPr="00C15110">
          <w:rPr>
            <w:rFonts w:ascii="Times New Roman" w:hAnsi="Times New Roman" w:cs="Times New Roman"/>
            <w:color w:val="000000" w:themeColor="text1"/>
          </w:rPr>
          <w:t xml:space="preserve">randomly selected </w:t>
        </w:r>
      </w:ins>
      <w:r w:rsidRPr="00C15110">
        <w:rPr>
          <w:rFonts w:ascii="Times New Roman" w:hAnsi="Times New Roman" w:cs="Times New Roman"/>
          <w:color w:val="000000" w:themeColor="text1"/>
        </w:rPr>
        <w:t>tweets from each region</w:t>
      </w:r>
      <w:del w:id="393" w:author="Author">
        <w:r w:rsidR="00DC28F4" w:rsidRPr="00942F9A">
          <w:rPr>
            <w:rFonts w:ascii="Times New Roman" w:hAnsi="Times New Roman" w:cs="Times New Roman"/>
            <w:color w:val="000000" w:themeColor="text1"/>
          </w:rPr>
          <w:delText>).</w:delText>
        </w:r>
        <w:r w:rsidR="00523FC6"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color w:val="000000" w:themeColor="text1"/>
          </w:rPr>
          <w:delText>Those</w:delText>
        </w:r>
      </w:del>
      <w:ins w:id="394" w:author="Author">
        <w:r w:rsidRPr="00C15110">
          <w:rPr>
            <w:rFonts w:ascii="Times New Roman" w:hAnsi="Times New Roman" w:cs="Times New Roman"/>
            <w:color w:val="000000" w:themeColor="text1"/>
          </w:rPr>
          <w:t>. Boruta is a wrapper algorithm built around random forests that iteratively compares the importance of original features with that of randomly permuted shadow features to identify</w:t>
        </w:r>
      </w:ins>
      <w:r w:rsidRPr="00C15110">
        <w:rPr>
          <w:rFonts w:ascii="Times New Roman" w:hAnsi="Times New Roman" w:cs="Times New Roman"/>
          <w:color w:val="000000" w:themeColor="text1"/>
        </w:rPr>
        <w:t xml:space="preserve"> variables that </w:t>
      </w:r>
      <w:del w:id="395" w:author="Author">
        <w:r w:rsidR="00385443" w:rsidRPr="00942F9A">
          <w:rPr>
            <w:rFonts w:ascii="Times New Roman" w:hAnsi="Times New Roman" w:cs="Times New Roman"/>
            <w:color w:val="000000" w:themeColor="text1"/>
          </w:rPr>
          <w:delText xml:space="preserve">were </w:delText>
        </w:r>
        <w:r w:rsidR="008D736B" w:rsidRPr="00942F9A">
          <w:rPr>
            <w:rFonts w:ascii="Times New Roman" w:hAnsi="Times New Roman" w:cs="Times New Roman"/>
            <w:color w:val="000000" w:themeColor="text1"/>
          </w:rPr>
          <w:delText>identified as being impactful on the use of vulgarity were then tested using</w:delText>
        </w:r>
      </w:del>
      <w:ins w:id="396" w:author="Author">
        <w:r w:rsidRPr="00C15110">
          <w:rPr>
            <w:rFonts w:ascii="Times New Roman" w:hAnsi="Times New Roman" w:cs="Times New Roman"/>
            <w:color w:val="000000" w:themeColor="text1"/>
          </w:rPr>
          <w:t>have a statistically significant impact on the outcome (Kursa &amp; Rudnicki, 2010). This approach is particularly effective at detecting variables that contribute through interactions or non-linear effects, making it well-suited for complex datasets such as social media text.</w:t>
        </w:r>
      </w:ins>
    </w:p>
    <w:p w14:paraId="581E68F5" w14:textId="644F79B0" w:rsidR="00C15110" w:rsidRDefault="00C15110" w:rsidP="00C15110">
      <w:pPr>
        <w:spacing w:after="0"/>
        <w:ind w:firstLine="720"/>
        <w:rPr>
          <w:ins w:id="397" w:author="Author"/>
          <w:rFonts w:ascii="Times New Roman" w:hAnsi="Times New Roman" w:cs="Times New Roman"/>
          <w:color w:val="000000" w:themeColor="text1"/>
        </w:rPr>
      </w:pPr>
      <w:ins w:id="398" w:author="Author">
        <w:r w:rsidRPr="00C15110">
          <w:rPr>
            <w:rFonts w:ascii="Times New Roman" w:hAnsi="Times New Roman" w:cs="Times New Roman"/>
            <w:color w:val="000000" w:themeColor="text1"/>
          </w:rPr>
          <w:t>To determine the direction of the associations identified by Boruta, we subsequently fitted</w:t>
        </w:r>
      </w:ins>
      <w:r w:rsidRPr="00C15110">
        <w:rPr>
          <w:rFonts w:ascii="Times New Roman" w:hAnsi="Times New Roman" w:cs="Times New Roman"/>
          <w:color w:val="000000" w:themeColor="text1"/>
        </w:rPr>
        <w:t xml:space="preserve"> a logistic regression model </w:t>
      </w:r>
      <w:del w:id="399" w:author="Author">
        <w:r w:rsidR="008D736B" w:rsidRPr="00942F9A">
          <w:rPr>
            <w:rFonts w:ascii="Times New Roman" w:hAnsi="Times New Roman" w:cs="Times New Roman"/>
            <w:color w:val="000000" w:themeColor="text1"/>
          </w:rPr>
          <w:delText xml:space="preserve">to ascertain the direction of the effect. The logistic regression was implemented </w:delText>
        </w:r>
      </w:del>
      <w:r w:rsidRPr="00C15110">
        <w:rPr>
          <w:rFonts w:ascii="Times New Roman" w:hAnsi="Times New Roman" w:cs="Times New Roman"/>
          <w:color w:val="000000" w:themeColor="text1"/>
        </w:rPr>
        <w:t xml:space="preserve">using the glm function in R </w:t>
      </w:r>
      <w:del w:id="400" w:author="Author">
        <w:r w:rsidR="008D736B" w:rsidRPr="00942F9A">
          <w:rPr>
            <w:rFonts w:ascii="Times New Roman" w:hAnsi="Times New Roman" w:cs="Times New Roman"/>
            <w:color w:val="000000" w:themeColor="text1"/>
          </w:rPr>
          <w:delText>and applied to</w:delText>
        </w:r>
      </w:del>
      <w:ins w:id="401" w:author="Author">
        <w:r w:rsidRPr="00C15110">
          <w:rPr>
            <w:rFonts w:ascii="Times New Roman" w:hAnsi="Times New Roman" w:cs="Times New Roman"/>
            <w:color w:val="000000" w:themeColor="text1"/>
          </w:rPr>
          <w:t>on</w:t>
        </w:r>
      </w:ins>
      <w:r w:rsidRPr="00C15110">
        <w:rPr>
          <w:rFonts w:ascii="Times New Roman" w:hAnsi="Times New Roman" w:cs="Times New Roman"/>
          <w:color w:val="000000" w:themeColor="text1"/>
        </w:rPr>
        <w:t xml:space="preserve"> the full dataset </w:t>
      </w:r>
      <w:del w:id="402" w:author="Author">
        <w:r w:rsidR="00C84DD1" w:rsidRPr="00942F9A">
          <w:rPr>
            <w:rFonts w:ascii="Times New Roman" w:hAnsi="Times New Roman" w:cs="Times New Roman"/>
            <w:color w:val="000000" w:themeColor="text1"/>
          </w:rPr>
          <w:delText xml:space="preserve">that was also </w:delText>
        </w:r>
      </w:del>
      <w:r w:rsidRPr="00C15110">
        <w:rPr>
          <w:rFonts w:ascii="Times New Roman" w:hAnsi="Times New Roman" w:cs="Times New Roman"/>
          <w:color w:val="000000" w:themeColor="text1"/>
        </w:rPr>
        <w:t xml:space="preserve">used for topic modelling. </w:t>
      </w:r>
      <w:del w:id="403" w:author="Author">
        <w:r w:rsidR="00C84DD1" w:rsidRPr="00942F9A">
          <w:rPr>
            <w:rFonts w:ascii="Times New Roman" w:hAnsi="Times New Roman" w:cs="Times New Roman"/>
            <w:color w:val="000000" w:themeColor="text1"/>
          </w:rPr>
          <w:delText xml:space="preserve">The regression modelling only tested for main effects and not interactions as it only served to assess the directionality of </w:delText>
        </w:r>
      </w:del>
      <w:ins w:id="404" w:author="Author">
        <w:r w:rsidRPr="00C15110">
          <w:rPr>
            <w:rFonts w:ascii="Times New Roman" w:hAnsi="Times New Roman" w:cs="Times New Roman"/>
            <w:color w:val="000000" w:themeColor="text1"/>
          </w:rPr>
          <w:t xml:space="preserve">This regression focused solely on </w:t>
        </w:r>
      </w:ins>
      <w:r w:rsidRPr="00C15110">
        <w:rPr>
          <w:rFonts w:ascii="Times New Roman" w:hAnsi="Times New Roman" w:cs="Times New Roman"/>
          <w:color w:val="000000" w:themeColor="text1"/>
        </w:rPr>
        <w:t xml:space="preserve">main effects, </w:t>
      </w:r>
      <w:del w:id="405" w:author="Author">
        <w:r w:rsidR="00C84DD1" w:rsidRPr="00942F9A">
          <w:rPr>
            <w:rFonts w:ascii="Times New Roman" w:hAnsi="Times New Roman" w:cs="Times New Roman"/>
            <w:color w:val="000000" w:themeColor="text1"/>
          </w:rPr>
          <w:delText>not how</w:delText>
        </w:r>
      </w:del>
      <w:ins w:id="406" w:author="Author">
        <w:r w:rsidRPr="00C15110">
          <w:rPr>
            <w:rFonts w:ascii="Times New Roman" w:hAnsi="Times New Roman" w:cs="Times New Roman"/>
            <w:color w:val="000000" w:themeColor="text1"/>
          </w:rPr>
          <w:t>allowing us to assess whether each predictor increased or decreased the likelihood of vulgar language, while interaction effects—captured by Boruta—were not modeled in this step. By combining Boruta’s variable selection with logistic regression, we leveraged both the algorithm’s sensitivity to relevant</w:t>
        </w:r>
      </w:ins>
      <w:r w:rsidRPr="00C15110">
        <w:rPr>
          <w:rFonts w:ascii="Times New Roman" w:hAnsi="Times New Roman" w:cs="Times New Roman"/>
          <w:color w:val="000000" w:themeColor="text1"/>
        </w:rPr>
        <w:t xml:space="preserve"> predictors </w:t>
      </w:r>
      <w:del w:id="407" w:author="Author">
        <w:r w:rsidR="00C84DD1" w:rsidRPr="00942F9A">
          <w:rPr>
            <w:rFonts w:ascii="Times New Roman" w:hAnsi="Times New Roman" w:cs="Times New Roman"/>
            <w:color w:val="000000" w:themeColor="text1"/>
          </w:rPr>
          <w:delText>interact.</w:delText>
        </w:r>
        <w:r w:rsidR="004928F7" w:rsidRPr="00942F9A">
          <w:rPr>
            <w:rFonts w:ascii="Times New Roman" w:hAnsi="Times New Roman" w:cs="Times New Roman"/>
            <w:color w:val="000000" w:themeColor="text1"/>
          </w:rPr>
          <w:delText xml:space="preserve"> </w:delText>
        </w:r>
      </w:del>
      <w:ins w:id="408" w:author="Author">
        <w:r w:rsidRPr="00C15110">
          <w:rPr>
            <w:rFonts w:ascii="Times New Roman" w:hAnsi="Times New Roman" w:cs="Times New Roman"/>
            <w:color w:val="000000" w:themeColor="text1"/>
          </w:rPr>
          <w:t>and the interpretability of regression coefficients.</w:t>
        </w:r>
      </w:ins>
    </w:p>
    <w:p w14:paraId="26A76188" w14:textId="77777777" w:rsidR="00C15110" w:rsidRDefault="00C15110" w:rsidP="00C15110">
      <w:pPr>
        <w:spacing w:after="0"/>
        <w:ind w:firstLine="720"/>
        <w:rPr>
          <w:ins w:id="409" w:author="Author"/>
          <w:rFonts w:ascii="Times New Roman" w:hAnsi="Times New Roman" w:cs="Times New Roman"/>
          <w:color w:val="000000" w:themeColor="text1"/>
        </w:rPr>
      </w:pPr>
      <w:ins w:id="410" w:author="Author">
        <w:r w:rsidRPr="00C15110">
          <w:rPr>
            <w:rFonts w:ascii="Times New Roman" w:hAnsi="Times New Roman" w:cs="Times New Roman"/>
            <w:color w:val="000000" w:themeColor="text1"/>
          </w:rPr>
          <w:t>Despite its advantages, Boruta has several limitations that should be acknowledged. First, it only indicates whether a variable is relevant, without providing information on the direction or magnitude of its effect. Second, while it is strong at detecting interactions, it does not quantify them, so the nature of these interaction effects remains unexplored unless followed up with additional analyses. Third, Boruta can be sensitive to correlated predictors, sometimes marking multiple correlated variables as important even if the effect is primarily driven by one. Finally, the computational intensity of Boruta requires sampling for large datasets, which may introduce variability depending on the sampled subset. These limitations highlight that Boruta is most valuable as a tool for identifying potential predictors rather than for directly estimating effect sizes or interactions.</w:t>
        </w:r>
      </w:ins>
    </w:p>
    <w:p w14:paraId="0F449D6D" w14:textId="57FC2F86" w:rsidR="00F54C2C" w:rsidRDefault="00C15110" w:rsidP="00652AA4">
      <w:pPr>
        <w:spacing w:after="0"/>
        <w:ind w:firstLine="720"/>
        <w:rPr>
          <w:rFonts w:ascii="Times New Roman" w:hAnsi="Times New Roman" w:cs="Times New Roman"/>
          <w:color w:val="000000" w:themeColor="text1"/>
        </w:rPr>
        <w:pPrChange w:id="411" w:author="Author">
          <w:pPr>
            <w:spacing w:after="0"/>
          </w:pPr>
        </w:pPrChange>
      </w:pPr>
      <w:r w:rsidRPr="00C15110">
        <w:rPr>
          <w:rFonts w:ascii="Times New Roman" w:hAnsi="Times New Roman" w:cs="Times New Roman"/>
          <w:color w:val="000000" w:themeColor="text1"/>
        </w:rPr>
        <w:t xml:space="preserve">We now turn to the findings of </w:t>
      </w:r>
      <w:del w:id="412" w:author="Author">
        <w:r w:rsidR="004928F7" w:rsidRPr="00942F9A">
          <w:rPr>
            <w:rFonts w:ascii="Times New Roman" w:hAnsi="Times New Roman" w:cs="Times New Roman"/>
            <w:color w:val="000000" w:themeColor="text1"/>
          </w:rPr>
          <w:delText>the</w:delText>
        </w:r>
      </w:del>
      <w:ins w:id="413" w:author="Author">
        <w:r w:rsidRPr="00C15110">
          <w:rPr>
            <w:rFonts w:ascii="Times New Roman" w:hAnsi="Times New Roman" w:cs="Times New Roman"/>
            <w:color w:val="000000" w:themeColor="text1"/>
          </w:rPr>
          <w:t>this</w:t>
        </w:r>
      </w:ins>
      <w:r w:rsidRPr="00C15110">
        <w:rPr>
          <w:rFonts w:ascii="Times New Roman" w:hAnsi="Times New Roman" w:cs="Times New Roman"/>
          <w:color w:val="000000" w:themeColor="text1"/>
        </w:rPr>
        <w:t xml:space="preserve"> analysis.</w:t>
      </w:r>
    </w:p>
    <w:p w14:paraId="5B081670" w14:textId="77777777" w:rsidR="00C15110" w:rsidRPr="00942F9A" w:rsidRDefault="00C15110" w:rsidP="00C15110">
      <w:pPr>
        <w:spacing w:after="0"/>
        <w:rPr>
          <w:rFonts w:ascii="Times New Roman" w:hAnsi="Times New Roman" w:cs="Times New Roman"/>
          <w:color w:val="000000" w:themeColor="text1"/>
        </w:rPr>
      </w:pPr>
    </w:p>
    <w:p w14:paraId="0CC12A22" w14:textId="7ED63688" w:rsidR="00C4561D" w:rsidRPr="00942F9A" w:rsidRDefault="007D78D0"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 </w:t>
      </w:r>
      <w:r w:rsidR="00C4561D" w:rsidRPr="00942F9A">
        <w:rPr>
          <w:rFonts w:ascii="Times New Roman" w:hAnsi="Times New Roman" w:cs="Times New Roman"/>
          <w:b/>
          <w:bCs/>
          <w:color w:val="000000" w:themeColor="text1"/>
        </w:rPr>
        <w:t xml:space="preserve">Findings </w:t>
      </w:r>
    </w:p>
    <w:p w14:paraId="58263551" w14:textId="00B818AD" w:rsidR="009513F4" w:rsidRPr="00942F9A" w:rsidRDefault="00BF1A23"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This </w:t>
      </w:r>
      <w:r w:rsidR="00043CDE" w:rsidRPr="00942F9A">
        <w:rPr>
          <w:rFonts w:ascii="Times New Roman" w:hAnsi="Times New Roman" w:cs="Times New Roman"/>
          <w:color w:val="000000" w:themeColor="text1"/>
        </w:rPr>
        <w:t xml:space="preserve">section presents the results of the </w:t>
      </w:r>
      <w:r w:rsidR="00757891" w:rsidRPr="00942F9A">
        <w:rPr>
          <w:rFonts w:ascii="Times New Roman" w:hAnsi="Times New Roman" w:cs="Times New Roman"/>
          <w:color w:val="000000" w:themeColor="text1"/>
        </w:rPr>
        <w:t>analysis, starting</w:t>
      </w:r>
      <w:r w:rsidR="00043CDE" w:rsidRPr="00942F9A">
        <w:rPr>
          <w:rFonts w:ascii="Times New Roman" w:hAnsi="Times New Roman" w:cs="Times New Roman"/>
          <w:color w:val="000000" w:themeColor="text1"/>
        </w:rPr>
        <w:t xml:space="preserve"> with </w:t>
      </w:r>
      <w:r w:rsidR="00990AF3" w:rsidRPr="00942F9A">
        <w:rPr>
          <w:rFonts w:ascii="Times New Roman" w:hAnsi="Times New Roman" w:cs="Times New Roman"/>
          <w:color w:val="000000" w:themeColor="text1"/>
        </w:rPr>
        <w:t>tabulations of frequencies across regions</w:t>
      </w:r>
      <w:ins w:id="414" w:author="Author">
        <w:r w:rsidR="000476DF">
          <w:rPr>
            <w:rFonts w:ascii="Times New Roman" w:hAnsi="Times New Roman" w:cs="Times New Roman"/>
            <w:color w:val="000000" w:themeColor="text1"/>
          </w:rPr>
          <w:t>, which are summarised</w:t>
        </w:r>
      </w:ins>
      <w:r w:rsidR="009513F4" w:rsidRPr="00942F9A">
        <w:rPr>
          <w:rFonts w:ascii="Times New Roman" w:hAnsi="Times New Roman" w:cs="Times New Roman"/>
          <w:color w:val="000000" w:themeColor="text1"/>
        </w:rPr>
        <w:t xml:space="preserve"> in Table </w:t>
      </w:r>
      <w:del w:id="415" w:author="Author">
        <w:r w:rsidR="002B705B" w:rsidRPr="00942F9A">
          <w:rPr>
            <w:rFonts w:ascii="Times New Roman" w:hAnsi="Times New Roman" w:cs="Times New Roman"/>
            <w:color w:val="000000" w:themeColor="text1"/>
          </w:rPr>
          <w:delText>3</w:delText>
        </w:r>
      </w:del>
      <w:ins w:id="416" w:author="Author">
        <w:r w:rsidR="008B47F9">
          <w:rPr>
            <w:rFonts w:ascii="Times New Roman" w:hAnsi="Times New Roman" w:cs="Times New Roman"/>
            <w:color w:val="000000" w:themeColor="text1"/>
          </w:rPr>
          <w:t>4</w:t>
        </w:r>
      </w:ins>
      <w:r w:rsidR="00990AF3" w:rsidRPr="00942F9A">
        <w:rPr>
          <w:rFonts w:ascii="Times New Roman" w:hAnsi="Times New Roman" w:cs="Times New Roman"/>
          <w:color w:val="000000" w:themeColor="text1"/>
        </w:rPr>
        <w:t xml:space="preserve">. </w:t>
      </w:r>
    </w:p>
    <w:p w14:paraId="6A3790B3" w14:textId="77777777" w:rsidR="00FE35B0" w:rsidRPr="00942F9A" w:rsidRDefault="00FE35B0" w:rsidP="00FE35B0">
      <w:pPr>
        <w:spacing w:after="0"/>
        <w:rPr>
          <w:rFonts w:ascii="Times New Roman" w:hAnsi="Times New Roman" w:cs="Times New Roman"/>
          <w:color w:val="000000" w:themeColor="text1"/>
        </w:rPr>
      </w:pPr>
    </w:p>
    <w:tbl>
      <w:tblPr>
        <w:tblW w:w="8460" w:type="dxa"/>
        <w:jc w:val="center"/>
        <w:tblLook w:val="04A0" w:firstRow="1" w:lastRow="0" w:firstColumn="1" w:lastColumn="0" w:noHBand="0" w:noVBand="1"/>
      </w:tblPr>
      <w:tblGrid>
        <w:gridCol w:w="1707"/>
        <w:gridCol w:w="2262"/>
        <w:gridCol w:w="2268"/>
        <w:gridCol w:w="2223"/>
      </w:tblGrid>
      <w:tr w:rsidR="00FE35B0" w:rsidRPr="00942F9A" w14:paraId="5DB9BDE0" w14:textId="77777777" w:rsidTr="00640079">
        <w:trPr>
          <w:trHeight w:val="492"/>
          <w:jc w:val="center"/>
        </w:trPr>
        <w:tc>
          <w:tcPr>
            <w:tcW w:w="1707" w:type="dxa"/>
            <w:tcBorders>
              <w:top w:val="single" w:sz="18" w:space="0" w:color="auto"/>
              <w:left w:val="nil"/>
              <w:bottom w:val="single" w:sz="2" w:space="0" w:color="auto"/>
              <w:right w:val="nil"/>
            </w:tcBorders>
            <w:vAlign w:val="center"/>
            <w:hideMark/>
          </w:tcPr>
          <w:p w14:paraId="70B71092"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2262" w:type="dxa"/>
            <w:tcBorders>
              <w:top w:val="single" w:sz="18" w:space="0" w:color="auto"/>
              <w:left w:val="nil"/>
              <w:bottom w:val="single" w:sz="2" w:space="0" w:color="auto"/>
              <w:right w:val="nil"/>
            </w:tcBorders>
          </w:tcPr>
          <w:p w14:paraId="3A03A04F"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of vulgarity</w:t>
            </w:r>
            <w:r w:rsidRPr="00942F9A">
              <w:rPr>
                <w:rFonts w:ascii="Times New Roman" w:eastAsia="Times New Roman" w:hAnsi="Times New Roman" w:cs="Times New Roman"/>
                <w:b/>
                <w:bCs/>
                <w:color w:val="000000" w:themeColor="text1"/>
                <w:kern w:val="0"/>
                <w:lang w:eastAsia="en-AU"/>
                <w14:ligatures w14:val="none"/>
              </w:rPr>
              <w:br/>
              <w:t>(%)</w:t>
            </w:r>
          </w:p>
        </w:tc>
        <w:tc>
          <w:tcPr>
            <w:tcW w:w="2268" w:type="dxa"/>
            <w:tcBorders>
              <w:top w:val="single" w:sz="18" w:space="0" w:color="auto"/>
              <w:left w:val="nil"/>
              <w:bottom w:val="single" w:sz="2" w:space="0" w:color="auto"/>
              <w:right w:val="nil"/>
            </w:tcBorders>
            <w:vAlign w:val="center"/>
            <w:hideMark/>
          </w:tcPr>
          <w:p w14:paraId="3829C680"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Vulgar Tokens</w:t>
            </w:r>
            <w:r w:rsidRPr="00942F9A">
              <w:rPr>
                <w:rFonts w:ascii="Times New Roman" w:eastAsia="Times New Roman" w:hAnsi="Times New Roman" w:cs="Times New Roman"/>
                <w:b/>
                <w:bCs/>
                <w:color w:val="000000" w:themeColor="text1"/>
                <w:kern w:val="0"/>
                <w:lang w:eastAsia="en-AU"/>
                <w14:ligatures w14:val="none"/>
              </w:rPr>
              <w:br/>
              <w:t>N (%)</w:t>
            </w:r>
          </w:p>
        </w:tc>
        <w:tc>
          <w:tcPr>
            <w:tcW w:w="2223" w:type="dxa"/>
            <w:tcBorders>
              <w:top w:val="single" w:sz="18" w:space="0" w:color="auto"/>
              <w:left w:val="nil"/>
              <w:bottom w:val="single" w:sz="2" w:space="0" w:color="auto"/>
              <w:right w:val="nil"/>
            </w:tcBorders>
            <w:vAlign w:val="center"/>
            <w:hideMark/>
          </w:tcPr>
          <w:p w14:paraId="35B0E123"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Vulgar Tweets </w:t>
            </w:r>
            <w:r w:rsidRPr="00942F9A">
              <w:rPr>
                <w:rFonts w:ascii="Times New Roman" w:eastAsia="Times New Roman" w:hAnsi="Times New Roman" w:cs="Times New Roman"/>
                <w:b/>
                <w:bCs/>
                <w:color w:val="000000" w:themeColor="text1"/>
                <w:kern w:val="0"/>
                <w:lang w:eastAsia="en-AU"/>
                <w14:ligatures w14:val="none"/>
              </w:rPr>
              <w:br/>
              <w:t>N (%)</w:t>
            </w:r>
          </w:p>
        </w:tc>
      </w:tr>
      <w:tr w:rsidR="00FE35B0" w:rsidRPr="00942F9A" w14:paraId="71845B1A" w14:textId="77777777" w:rsidTr="00640079">
        <w:trPr>
          <w:trHeight w:val="288"/>
          <w:jc w:val="center"/>
        </w:trPr>
        <w:tc>
          <w:tcPr>
            <w:tcW w:w="1707" w:type="dxa"/>
            <w:tcBorders>
              <w:top w:val="single" w:sz="2" w:space="0" w:color="auto"/>
              <w:left w:val="nil"/>
              <w:bottom w:val="nil"/>
              <w:right w:val="nil"/>
            </w:tcBorders>
            <w:noWrap/>
            <w:vAlign w:val="center"/>
            <w:hideMark/>
          </w:tcPr>
          <w:p w14:paraId="39B62320"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2262" w:type="dxa"/>
            <w:tcBorders>
              <w:top w:val="single" w:sz="2" w:space="0" w:color="auto"/>
              <w:left w:val="nil"/>
              <w:bottom w:val="nil"/>
              <w:right w:val="nil"/>
            </w:tcBorders>
          </w:tcPr>
          <w:p w14:paraId="1B6E59EB" w14:textId="3197550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17" w:author="Author">
              <w:r w:rsidRPr="00942F9A">
                <w:rPr>
                  <w:rFonts w:ascii="Times New Roman" w:eastAsia="Times New Roman" w:hAnsi="Times New Roman" w:cs="Times New Roman"/>
                  <w:color w:val="000000" w:themeColor="text1"/>
                  <w:kern w:val="0"/>
                  <w:lang w:eastAsia="en-AU"/>
                  <w14:ligatures w14:val="none"/>
                </w:rPr>
                <w:delText>45.9</w:delText>
              </w:r>
            </w:del>
            <w:ins w:id="418" w:author="Author">
              <w:r w:rsidRPr="00942F9A">
                <w:rPr>
                  <w:rFonts w:ascii="Times New Roman" w:eastAsia="Times New Roman" w:hAnsi="Times New Roman" w:cs="Times New Roman"/>
                  <w:color w:val="000000" w:themeColor="text1"/>
                  <w:kern w:val="0"/>
                  <w:lang w:eastAsia="en-AU"/>
                  <w14:ligatures w14:val="none"/>
                </w:rPr>
                <w:t>4</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8</w:t>
              </w:r>
            </w:ins>
          </w:p>
        </w:tc>
        <w:tc>
          <w:tcPr>
            <w:tcW w:w="2268" w:type="dxa"/>
            <w:tcBorders>
              <w:top w:val="single" w:sz="2" w:space="0" w:color="auto"/>
              <w:left w:val="nil"/>
              <w:bottom w:val="nil"/>
              <w:right w:val="nil"/>
            </w:tcBorders>
            <w:noWrap/>
            <w:vAlign w:val="center"/>
            <w:hideMark/>
          </w:tcPr>
          <w:p w14:paraId="737C574C" w14:textId="12B1055B"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del w:id="419" w:author="Author">
              <w:r w:rsidRPr="00942F9A">
                <w:rPr>
                  <w:rFonts w:ascii="Times New Roman" w:eastAsia="Times New Roman" w:hAnsi="Times New Roman" w:cs="Times New Roman"/>
                  <w:color w:val="000000" w:themeColor="text1"/>
                  <w:kern w:val="0"/>
                  <w:lang w:eastAsia="en-AU"/>
                  <w14:ligatures w14:val="none"/>
                </w:rPr>
                <w:delText>719</w:delText>
              </w:r>
            </w:del>
            <w:ins w:id="420" w:author="Author">
              <w:r w:rsidR="0091221F">
                <w:rPr>
                  <w:rFonts w:ascii="Times New Roman" w:eastAsia="Times New Roman" w:hAnsi="Times New Roman" w:cs="Times New Roman"/>
                  <w:color w:val="000000" w:themeColor="text1"/>
                  <w:kern w:val="0"/>
                  <w:lang w:eastAsia="en-AU"/>
                  <w14:ligatures w14:val="none"/>
                </w:rPr>
                <w:t>906</w:t>
              </w:r>
            </w:ins>
            <w:r w:rsidRPr="00942F9A">
              <w:rPr>
                <w:rFonts w:ascii="Times New Roman" w:eastAsia="Times New Roman" w:hAnsi="Times New Roman" w:cs="Times New Roman"/>
                <w:color w:val="000000" w:themeColor="text1"/>
                <w:kern w:val="0"/>
                <w:lang w:eastAsia="en-AU"/>
                <w14:ligatures w14:val="none"/>
              </w:rPr>
              <w:t xml:space="preserve"> (0.</w:t>
            </w:r>
            <w:del w:id="421" w:author="Author">
              <w:r w:rsidRPr="00942F9A">
                <w:rPr>
                  <w:rFonts w:ascii="Times New Roman" w:eastAsia="Times New Roman" w:hAnsi="Times New Roman" w:cs="Times New Roman"/>
                  <w:color w:val="000000" w:themeColor="text1"/>
                  <w:kern w:val="0"/>
                  <w:lang w:eastAsia="en-AU"/>
                  <w14:ligatures w14:val="none"/>
                </w:rPr>
                <w:delText>29</w:delText>
              </w:r>
            </w:del>
            <w:ins w:id="422" w:author="Author">
              <w:r w:rsidRPr="00942F9A">
                <w:rPr>
                  <w:rFonts w:ascii="Times New Roman" w:eastAsia="Times New Roman" w:hAnsi="Times New Roman" w:cs="Times New Roman"/>
                  <w:color w:val="000000" w:themeColor="text1"/>
                  <w:kern w:val="0"/>
                  <w:lang w:eastAsia="en-AU"/>
                  <w14:ligatures w14:val="none"/>
                </w:rPr>
                <w:t>2</w:t>
              </w:r>
              <w:r w:rsidR="00512D48">
                <w:rPr>
                  <w:rFonts w:ascii="Times New Roman" w:eastAsia="Times New Roman" w:hAnsi="Times New Roman" w:cs="Times New Roman"/>
                  <w:color w:val="000000" w:themeColor="text1"/>
                  <w:kern w:val="0"/>
                  <w:lang w:eastAsia="en-AU"/>
                  <w14:ligatures w14:val="none"/>
                </w:rPr>
                <w:t>7</w:t>
              </w:r>
            </w:ins>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single" w:sz="2" w:space="0" w:color="auto"/>
              <w:left w:val="nil"/>
              <w:bottom w:val="nil"/>
              <w:right w:val="nil"/>
            </w:tcBorders>
            <w:noWrap/>
            <w:vAlign w:val="center"/>
            <w:hideMark/>
          </w:tcPr>
          <w:p w14:paraId="042DF107" w14:textId="2C274073"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del w:id="423" w:author="Author">
              <w:r w:rsidRPr="00942F9A">
                <w:rPr>
                  <w:rFonts w:ascii="Times New Roman" w:eastAsia="Times New Roman" w:hAnsi="Times New Roman" w:cs="Times New Roman"/>
                  <w:color w:val="000000" w:themeColor="text1"/>
                  <w:kern w:val="0"/>
                  <w:lang w:eastAsia="en-AU"/>
                  <w14:ligatures w14:val="none"/>
                </w:rPr>
                <w:delText>400 (4.23</w:delText>
              </w:r>
            </w:del>
            <w:ins w:id="424" w:author="Author">
              <w:r w:rsidR="0091221F">
                <w:rPr>
                  <w:rFonts w:ascii="Times New Roman" w:eastAsia="Times New Roman" w:hAnsi="Times New Roman" w:cs="Times New Roman"/>
                  <w:color w:val="000000" w:themeColor="text1"/>
                  <w:kern w:val="0"/>
                  <w:lang w:eastAsia="en-AU"/>
                  <w14:ligatures w14:val="none"/>
                </w:rPr>
                <w:t>581</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C07B2B">
                <w:rPr>
                  <w:rFonts w:ascii="Times New Roman" w:eastAsia="Times New Roman" w:hAnsi="Times New Roman" w:cs="Times New Roman"/>
                  <w:color w:val="000000" w:themeColor="text1"/>
                  <w:kern w:val="0"/>
                  <w:lang w:eastAsia="en-AU"/>
                  <w14:ligatures w14:val="none"/>
                </w:rPr>
                <w:t>6</w:t>
              </w:r>
              <w:r w:rsidR="00C44E25">
                <w:rPr>
                  <w:rFonts w:ascii="Times New Roman" w:eastAsia="Times New Roman" w:hAnsi="Times New Roman" w:cs="Times New Roman"/>
                  <w:color w:val="000000" w:themeColor="text1"/>
                  <w:kern w:val="0"/>
                  <w:lang w:eastAsia="en-AU"/>
                  <w14:ligatures w14:val="none"/>
                </w:rPr>
                <w:t>0</w:t>
              </w:r>
            </w:ins>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5BC51B57" w14:textId="77777777" w:rsidTr="00640079">
        <w:trPr>
          <w:trHeight w:val="288"/>
          <w:jc w:val="center"/>
        </w:trPr>
        <w:tc>
          <w:tcPr>
            <w:tcW w:w="1707" w:type="dxa"/>
            <w:tcBorders>
              <w:top w:val="nil"/>
              <w:left w:val="nil"/>
              <w:bottom w:val="nil"/>
              <w:right w:val="nil"/>
            </w:tcBorders>
            <w:noWrap/>
            <w:vAlign w:val="center"/>
            <w:hideMark/>
          </w:tcPr>
          <w:p w14:paraId="7DA7F22C"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2262" w:type="dxa"/>
            <w:tcBorders>
              <w:top w:val="nil"/>
              <w:left w:val="nil"/>
              <w:bottom w:val="nil"/>
              <w:right w:val="nil"/>
            </w:tcBorders>
          </w:tcPr>
          <w:p w14:paraId="2F027A65" w14:textId="78E04970"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25" w:author="Author">
              <w:r w:rsidRPr="00942F9A">
                <w:rPr>
                  <w:rFonts w:ascii="Times New Roman" w:eastAsia="Times New Roman" w:hAnsi="Times New Roman" w:cs="Times New Roman"/>
                  <w:color w:val="000000" w:themeColor="text1"/>
                  <w:kern w:val="0"/>
                  <w:lang w:eastAsia="en-AU"/>
                  <w14:ligatures w14:val="none"/>
                </w:rPr>
                <w:delText>35.6</w:delText>
              </w:r>
            </w:del>
            <w:ins w:id="426" w:author="Author">
              <w:r w:rsidRPr="00942F9A">
                <w:rPr>
                  <w:rFonts w:ascii="Times New Roman" w:eastAsia="Times New Roman" w:hAnsi="Times New Roman" w:cs="Times New Roman"/>
                  <w:color w:val="000000" w:themeColor="text1"/>
                  <w:kern w:val="0"/>
                  <w:lang w:eastAsia="en-AU"/>
                  <w14:ligatures w14:val="none"/>
                </w:rPr>
                <w:t>3</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9</w:t>
              </w:r>
            </w:ins>
          </w:p>
        </w:tc>
        <w:tc>
          <w:tcPr>
            <w:tcW w:w="2268" w:type="dxa"/>
            <w:tcBorders>
              <w:top w:val="nil"/>
              <w:left w:val="nil"/>
              <w:bottom w:val="nil"/>
              <w:right w:val="nil"/>
            </w:tcBorders>
            <w:noWrap/>
            <w:vAlign w:val="center"/>
            <w:hideMark/>
          </w:tcPr>
          <w:p w14:paraId="0D1E4AA3" w14:textId="4F6E4516"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27" w:author="Author">
              <w:r w:rsidRPr="00942F9A">
                <w:rPr>
                  <w:rFonts w:ascii="Times New Roman" w:eastAsia="Times New Roman" w:hAnsi="Times New Roman" w:cs="Times New Roman"/>
                  <w:color w:val="000000" w:themeColor="text1"/>
                  <w:kern w:val="0"/>
                  <w:lang w:eastAsia="en-AU"/>
                  <w14:ligatures w14:val="none"/>
                </w:rPr>
                <w:delText>19,479</w:delText>
              </w:r>
            </w:del>
            <w:ins w:id="428" w:author="Author">
              <w:r w:rsidR="0091221F">
                <w:rPr>
                  <w:rFonts w:ascii="Times New Roman" w:eastAsia="Times New Roman" w:hAnsi="Times New Roman" w:cs="Times New Roman"/>
                  <w:color w:val="000000" w:themeColor="text1"/>
                  <w:kern w:val="0"/>
                  <w:lang w:eastAsia="en-AU"/>
                  <w14:ligatures w14:val="none"/>
                </w:rPr>
                <w:t>20,655</w:t>
              </w:r>
            </w:ins>
            <w:r w:rsidRPr="00942F9A">
              <w:rPr>
                <w:rFonts w:ascii="Times New Roman" w:eastAsia="Times New Roman" w:hAnsi="Times New Roman" w:cs="Times New Roman"/>
                <w:color w:val="000000" w:themeColor="text1"/>
                <w:kern w:val="0"/>
                <w:lang w:eastAsia="en-AU"/>
                <w14:ligatures w14:val="none"/>
              </w:rPr>
              <w:t xml:space="preserve"> (0.26)</w:t>
            </w:r>
          </w:p>
        </w:tc>
        <w:tc>
          <w:tcPr>
            <w:tcW w:w="2223" w:type="dxa"/>
            <w:tcBorders>
              <w:top w:val="nil"/>
              <w:left w:val="nil"/>
              <w:bottom w:val="nil"/>
              <w:right w:val="nil"/>
            </w:tcBorders>
            <w:noWrap/>
            <w:vAlign w:val="center"/>
            <w:hideMark/>
          </w:tcPr>
          <w:p w14:paraId="5E220FCD" w14:textId="16BCDEAD"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29" w:author="Author">
              <w:r w:rsidRPr="00942F9A">
                <w:rPr>
                  <w:rFonts w:ascii="Times New Roman" w:eastAsia="Times New Roman" w:hAnsi="Times New Roman" w:cs="Times New Roman"/>
                  <w:color w:val="000000" w:themeColor="text1"/>
                  <w:kern w:val="0"/>
                  <w:lang w:eastAsia="en-AU"/>
                  <w14:ligatures w14:val="none"/>
                </w:rPr>
                <w:delText>17,918</w:delText>
              </w:r>
            </w:del>
            <w:ins w:id="430" w:author="Author">
              <w:r w:rsidRPr="00942F9A">
                <w:rPr>
                  <w:rFonts w:ascii="Times New Roman" w:eastAsia="Times New Roman" w:hAnsi="Times New Roman" w:cs="Times New Roman"/>
                  <w:color w:val="000000" w:themeColor="text1"/>
                  <w:kern w:val="0"/>
                  <w:lang w:eastAsia="en-AU"/>
                  <w14:ligatures w14:val="none"/>
                </w:rPr>
                <w:t>1</w:t>
              </w:r>
              <w:r w:rsidR="00FA27C5">
                <w:rPr>
                  <w:rFonts w:ascii="Times New Roman" w:eastAsia="Times New Roman" w:hAnsi="Times New Roman" w:cs="Times New Roman"/>
                  <w:color w:val="000000" w:themeColor="text1"/>
                  <w:kern w:val="0"/>
                  <w:lang w:eastAsia="en-AU"/>
                  <w14:ligatures w14:val="none"/>
                </w:rPr>
                <w:t>9,005</w:t>
              </w:r>
            </w:ins>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del w:id="431" w:author="Author">
              <w:r w:rsidRPr="00942F9A">
                <w:rPr>
                  <w:rFonts w:ascii="Times New Roman" w:eastAsia="Times New Roman" w:hAnsi="Times New Roman" w:cs="Times New Roman"/>
                  <w:color w:val="000000" w:themeColor="text1"/>
                  <w:kern w:val="0"/>
                  <w:lang w:eastAsia="en-AU"/>
                  <w14:ligatures w14:val="none"/>
                </w:rPr>
                <w:delText>99</w:delText>
              </w:r>
            </w:del>
            <w:ins w:id="432" w:author="Author">
              <w:r w:rsidR="00C07B2B">
                <w:rPr>
                  <w:rFonts w:ascii="Times New Roman" w:eastAsia="Times New Roman" w:hAnsi="Times New Roman" w:cs="Times New Roman"/>
                  <w:color w:val="000000" w:themeColor="text1"/>
                  <w:kern w:val="0"/>
                  <w:lang w:eastAsia="en-AU"/>
                  <w14:ligatures w14:val="none"/>
                </w:rPr>
                <w:t>53</w:t>
              </w:r>
            </w:ins>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147976A3" w14:textId="77777777" w:rsidTr="00640079">
        <w:trPr>
          <w:trHeight w:val="288"/>
          <w:jc w:val="center"/>
        </w:trPr>
        <w:tc>
          <w:tcPr>
            <w:tcW w:w="1707" w:type="dxa"/>
            <w:tcBorders>
              <w:top w:val="nil"/>
              <w:left w:val="nil"/>
              <w:bottom w:val="single" w:sz="2" w:space="0" w:color="auto"/>
              <w:right w:val="nil"/>
            </w:tcBorders>
            <w:noWrap/>
            <w:vAlign w:val="center"/>
            <w:hideMark/>
          </w:tcPr>
          <w:p w14:paraId="33B6B9B7"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2262" w:type="dxa"/>
            <w:tcBorders>
              <w:top w:val="nil"/>
              <w:left w:val="nil"/>
              <w:bottom w:val="single" w:sz="2" w:space="0" w:color="auto"/>
              <w:right w:val="nil"/>
            </w:tcBorders>
          </w:tcPr>
          <w:p w14:paraId="03FF648C" w14:textId="66B7462C"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52.</w:t>
            </w:r>
            <w:del w:id="433" w:author="Author">
              <w:r w:rsidRPr="00942F9A">
                <w:rPr>
                  <w:rFonts w:ascii="Times New Roman" w:eastAsia="Times New Roman" w:hAnsi="Times New Roman" w:cs="Times New Roman"/>
                  <w:color w:val="000000" w:themeColor="text1"/>
                  <w:kern w:val="0"/>
                  <w:lang w:eastAsia="en-AU"/>
                  <w14:ligatures w14:val="none"/>
                </w:rPr>
                <w:delText>5</w:delText>
              </w:r>
            </w:del>
            <w:ins w:id="434" w:author="Author">
              <w:r w:rsidR="00FE010B">
                <w:rPr>
                  <w:rFonts w:ascii="Times New Roman" w:eastAsia="Times New Roman" w:hAnsi="Times New Roman" w:cs="Times New Roman"/>
                  <w:color w:val="000000" w:themeColor="text1"/>
                  <w:kern w:val="0"/>
                  <w:lang w:eastAsia="en-AU"/>
                  <w14:ligatures w14:val="none"/>
                </w:rPr>
                <w:t>9</w:t>
              </w:r>
            </w:ins>
          </w:p>
        </w:tc>
        <w:tc>
          <w:tcPr>
            <w:tcW w:w="2268" w:type="dxa"/>
            <w:tcBorders>
              <w:top w:val="nil"/>
              <w:left w:val="nil"/>
              <w:bottom w:val="single" w:sz="2" w:space="0" w:color="auto"/>
              <w:right w:val="nil"/>
            </w:tcBorders>
            <w:noWrap/>
            <w:vAlign w:val="center"/>
            <w:hideMark/>
          </w:tcPr>
          <w:p w14:paraId="77C0F1C6" w14:textId="05063744"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35" w:author="Author">
              <w:r w:rsidRPr="00942F9A">
                <w:rPr>
                  <w:rFonts w:ascii="Times New Roman" w:eastAsia="Times New Roman" w:hAnsi="Times New Roman" w:cs="Times New Roman"/>
                  <w:color w:val="000000" w:themeColor="text1"/>
                  <w:kern w:val="0"/>
                  <w:lang w:eastAsia="en-AU"/>
                  <w14:ligatures w14:val="none"/>
                </w:rPr>
                <w:delText>104,538</w:delText>
              </w:r>
            </w:del>
            <w:ins w:id="436" w:author="Author">
              <w:r w:rsidRPr="00942F9A">
                <w:rPr>
                  <w:rFonts w:ascii="Times New Roman" w:eastAsia="Times New Roman" w:hAnsi="Times New Roman" w:cs="Times New Roman"/>
                  <w:color w:val="000000" w:themeColor="text1"/>
                  <w:kern w:val="0"/>
                  <w:lang w:eastAsia="en-AU"/>
                  <w14:ligatures w14:val="none"/>
                </w:rPr>
                <w:t>10</w:t>
              </w:r>
              <w:r w:rsidR="0091221F">
                <w:rPr>
                  <w:rFonts w:ascii="Times New Roman" w:eastAsia="Times New Roman" w:hAnsi="Times New Roman" w:cs="Times New Roman"/>
                  <w:color w:val="000000" w:themeColor="text1"/>
                  <w:kern w:val="0"/>
                  <w:lang w:eastAsia="en-AU"/>
                  <w14:ligatures w14:val="none"/>
                </w:rPr>
                <w:t>8</w:t>
              </w:r>
              <w:r w:rsidRPr="00942F9A">
                <w:rPr>
                  <w:rFonts w:ascii="Times New Roman" w:eastAsia="Times New Roman" w:hAnsi="Times New Roman" w:cs="Times New Roman"/>
                  <w:color w:val="000000" w:themeColor="text1"/>
                  <w:kern w:val="0"/>
                  <w:lang w:eastAsia="en-AU"/>
                  <w14:ligatures w14:val="none"/>
                </w:rPr>
                <w:t>,</w:t>
              </w:r>
              <w:r w:rsidR="0091221F">
                <w:rPr>
                  <w:rFonts w:ascii="Times New Roman" w:eastAsia="Times New Roman" w:hAnsi="Times New Roman" w:cs="Times New Roman"/>
                  <w:color w:val="000000" w:themeColor="text1"/>
                  <w:kern w:val="0"/>
                  <w:lang w:eastAsia="en-AU"/>
                  <w14:ligatures w14:val="none"/>
                </w:rPr>
                <w:t>175</w:t>
              </w:r>
            </w:ins>
            <w:r w:rsidRPr="00942F9A">
              <w:rPr>
                <w:rFonts w:ascii="Times New Roman" w:eastAsia="Times New Roman" w:hAnsi="Times New Roman" w:cs="Times New Roman"/>
                <w:color w:val="000000" w:themeColor="text1"/>
                <w:kern w:val="0"/>
                <w:lang w:eastAsia="en-AU"/>
                <w14:ligatures w14:val="none"/>
              </w:rPr>
              <w:t xml:space="preserve"> (0.</w:t>
            </w:r>
            <w:del w:id="437" w:author="Author">
              <w:r w:rsidRPr="00942F9A">
                <w:rPr>
                  <w:rFonts w:ascii="Times New Roman" w:eastAsia="Times New Roman" w:hAnsi="Times New Roman" w:cs="Times New Roman"/>
                  <w:color w:val="000000" w:themeColor="text1"/>
                  <w:kern w:val="0"/>
                  <w:lang w:eastAsia="en-AU"/>
                  <w14:ligatures w14:val="none"/>
                </w:rPr>
                <w:delText>4</w:delText>
              </w:r>
            </w:del>
            <w:ins w:id="438" w:author="Author">
              <w:r w:rsidR="003D07C5">
                <w:rPr>
                  <w:rFonts w:ascii="Times New Roman" w:eastAsia="Times New Roman" w:hAnsi="Times New Roman" w:cs="Times New Roman"/>
                  <w:color w:val="000000" w:themeColor="text1"/>
                  <w:kern w:val="0"/>
                  <w:lang w:eastAsia="en-AU"/>
                  <w14:ligatures w14:val="none"/>
                </w:rPr>
                <w:t>39</w:t>
              </w:r>
            </w:ins>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nil"/>
              <w:left w:val="nil"/>
              <w:bottom w:val="single" w:sz="2" w:space="0" w:color="auto"/>
              <w:right w:val="nil"/>
            </w:tcBorders>
            <w:noWrap/>
            <w:vAlign w:val="center"/>
            <w:hideMark/>
          </w:tcPr>
          <w:p w14:paraId="40082B7F" w14:textId="5A82D2D0"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del w:id="439" w:author="Author">
              <w:r w:rsidRPr="00942F9A">
                <w:rPr>
                  <w:rFonts w:ascii="Times New Roman" w:eastAsia="Times New Roman" w:hAnsi="Times New Roman" w:cs="Times New Roman"/>
                  <w:color w:val="000000" w:themeColor="text1"/>
                  <w:kern w:val="0"/>
                  <w:lang w:eastAsia="en-AU"/>
                  <w14:ligatures w14:val="none"/>
                </w:rPr>
                <w:delText>94,188 (5.52</w:delText>
              </w:r>
            </w:del>
            <w:ins w:id="440" w:author="Author">
              <w:r w:rsidRPr="00942F9A">
                <w:rPr>
                  <w:rFonts w:ascii="Times New Roman" w:eastAsia="Times New Roman" w:hAnsi="Times New Roman" w:cs="Times New Roman"/>
                  <w:color w:val="000000" w:themeColor="text1"/>
                  <w:kern w:val="0"/>
                  <w:lang w:eastAsia="en-AU"/>
                  <w14:ligatures w14:val="none"/>
                </w:rPr>
                <w:t>9</w:t>
              </w:r>
              <w:r w:rsidR="00FA27C5">
                <w:rPr>
                  <w:rFonts w:ascii="Times New Roman" w:eastAsia="Times New Roman" w:hAnsi="Times New Roman" w:cs="Times New Roman"/>
                  <w:color w:val="000000" w:themeColor="text1"/>
                  <w:kern w:val="0"/>
                  <w:lang w:eastAsia="en-AU"/>
                  <w14:ligatures w14:val="none"/>
                </w:rPr>
                <w:t>7,748</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4.67</w:t>
              </w:r>
            </w:ins>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295BE35D" w14:textId="77777777" w:rsidTr="00640079">
        <w:trPr>
          <w:trHeight w:val="288"/>
          <w:jc w:val="center"/>
        </w:trPr>
        <w:tc>
          <w:tcPr>
            <w:tcW w:w="1707" w:type="dxa"/>
            <w:tcBorders>
              <w:top w:val="single" w:sz="2" w:space="0" w:color="auto"/>
              <w:left w:val="nil"/>
              <w:bottom w:val="single" w:sz="18" w:space="0" w:color="auto"/>
              <w:right w:val="nil"/>
            </w:tcBorders>
            <w:noWrap/>
            <w:vAlign w:val="center"/>
            <w:hideMark/>
          </w:tcPr>
          <w:p w14:paraId="12C91A58" w14:textId="77777777" w:rsidR="00FE35B0" w:rsidRPr="00942F9A" w:rsidRDefault="00FE35B0"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2262" w:type="dxa"/>
            <w:tcBorders>
              <w:top w:val="single" w:sz="2" w:space="0" w:color="auto"/>
              <w:left w:val="nil"/>
              <w:bottom w:val="single" w:sz="18" w:space="0" w:color="auto"/>
              <w:right w:val="nil"/>
            </w:tcBorders>
          </w:tcPr>
          <w:p w14:paraId="48044E40" w14:textId="67DE6EB8"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del w:id="441" w:author="Author">
              <w:r w:rsidRPr="00942F9A">
                <w:rPr>
                  <w:rFonts w:ascii="Times New Roman" w:eastAsia="Times New Roman" w:hAnsi="Times New Roman" w:cs="Times New Roman"/>
                  <w:b/>
                  <w:bCs/>
                  <w:color w:val="000000" w:themeColor="text1"/>
                  <w:kern w:val="0"/>
                  <w:lang w:eastAsia="en-AU"/>
                  <w14:ligatures w14:val="none"/>
                </w:rPr>
                <w:delText>48.73</w:delText>
              </w:r>
            </w:del>
            <w:ins w:id="442" w:author="Author">
              <w:r w:rsidRPr="00942F9A">
                <w:rPr>
                  <w:rFonts w:ascii="Times New Roman" w:eastAsia="Times New Roman" w:hAnsi="Times New Roman" w:cs="Times New Roman"/>
                  <w:b/>
                  <w:bCs/>
                  <w:color w:val="000000" w:themeColor="text1"/>
                  <w:kern w:val="0"/>
                  <w:lang w:eastAsia="en-AU"/>
                  <w14:ligatures w14:val="none"/>
                </w:rPr>
                <w:t>4</w:t>
              </w:r>
              <w:r w:rsidR="00A45791">
                <w:rPr>
                  <w:rFonts w:ascii="Times New Roman" w:eastAsia="Times New Roman" w:hAnsi="Times New Roman" w:cs="Times New Roman"/>
                  <w:b/>
                  <w:bCs/>
                  <w:color w:val="000000" w:themeColor="text1"/>
                  <w:kern w:val="0"/>
                  <w:lang w:eastAsia="en-AU"/>
                  <w14:ligatures w14:val="none"/>
                </w:rPr>
                <w:t>9</w:t>
              </w:r>
              <w:r w:rsidRPr="00942F9A">
                <w:rPr>
                  <w:rFonts w:ascii="Times New Roman" w:eastAsia="Times New Roman" w:hAnsi="Times New Roman" w:cs="Times New Roman"/>
                  <w:b/>
                  <w:bCs/>
                  <w:color w:val="000000" w:themeColor="text1"/>
                  <w:kern w:val="0"/>
                  <w:lang w:eastAsia="en-AU"/>
                  <w14:ligatures w14:val="none"/>
                </w:rPr>
                <w:t>.</w:t>
              </w:r>
              <w:r w:rsidR="004830B3">
                <w:rPr>
                  <w:rFonts w:ascii="Times New Roman" w:eastAsia="Times New Roman" w:hAnsi="Times New Roman" w:cs="Times New Roman"/>
                  <w:b/>
                  <w:bCs/>
                  <w:color w:val="000000" w:themeColor="text1"/>
                  <w:kern w:val="0"/>
                  <w:lang w:eastAsia="en-AU"/>
                  <w14:ligatures w14:val="none"/>
                </w:rPr>
                <w:t>3</w:t>
              </w:r>
            </w:ins>
          </w:p>
        </w:tc>
        <w:tc>
          <w:tcPr>
            <w:tcW w:w="2268" w:type="dxa"/>
            <w:tcBorders>
              <w:top w:val="single" w:sz="2" w:space="0" w:color="auto"/>
              <w:left w:val="nil"/>
              <w:bottom w:val="single" w:sz="18" w:space="0" w:color="auto"/>
              <w:right w:val="nil"/>
            </w:tcBorders>
            <w:noWrap/>
            <w:vAlign w:val="center"/>
            <w:hideMark/>
          </w:tcPr>
          <w:p w14:paraId="683AD480" w14:textId="53D1D60B"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del w:id="443" w:author="Author">
              <w:r w:rsidRPr="00942F9A">
                <w:rPr>
                  <w:rFonts w:ascii="Times New Roman" w:eastAsia="Times New Roman" w:hAnsi="Times New Roman" w:cs="Times New Roman"/>
                  <w:b/>
                  <w:bCs/>
                  <w:color w:val="000000" w:themeColor="text1"/>
                  <w:kern w:val="0"/>
                  <w:lang w:eastAsia="en-AU"/>
                  <w14:ligatures w14:val="none"/>
                </w:rPr>
                <w:delText>127</w:delText>
              </w:r>
            </w:del>
            <w:ins w:id="444" w:author="Author">
              <w:r w:rsidRPr="00942F9A">
                <w:rPr>
                  <w:rFonts w:ascii="Times New Roman" w:eastAsia="Times New Roman" w:hAnsi="Times New Roman" w:cs="Times New Roman"/>
                  <w:b/>
                  <w:bCs/>
                  <w:color w:val="000000" w:themeColor="text1"/>
                  <w:kern w:val="0"/>
                  <w:lang w:eastAsia="en-AU"/>
                  <w14:ligatures w14:val="none"/>
                </w:rPr>
                <w:t>1</w:t>
              </w:r>
              <w:r w:rsidR="00655EAE">
                <w:rPr>
                  <w:rFonts w:ascii="Times New Roman" w:eastAsia="Times New Roman" w:hAnsi="Times New Roman" w:cs="Times New Roman"/>
                  <w:b/>
                  <w:bCs/>
                  <w:color w:val="000000" w:themeColor="text1"/>
                  <w:kern w:val="0"/>
                  <w:lang w:eastAsia="en-AU"/>
                  <w14:ligatures w14:val="none"/>
                </w:rPr>
                <w:t>32</w:t>
              </w:r>
            </w:ins>
            <w:r w:rsidR="00655EAE">
              <w:rPr>
                <w:rFonts w:ascii="Times New Roman" w:eastAsia="Times New Roman" w:hAnsi="Times New Roman" w:cs="Times New Roman"/>
                <w:b/>
                <w:bCs/>
                <w:color w:val="000000" w:themeColor="text1"/>
                <w:kern w:val="0"/>
                <w:lang w:eastAsia="en-AU"/>
                <w14:ligatures w14:val="none"/>
              </w:rPr>
              <w:t>,736</w:t>
            </w:r>
            <w:r w:rsidRPr="00942F9A">
              <w:rPr>
                <w:rFonts w:ascii="Times New Roman" w:eastAsia="Times New Roman" w:hAnsi="Times New Roman" w:cs="Times New Roman"/>
                <w:b/>
                <w:bCs/>
                <w:color w:val="000000" w:themeColor="text1"/>
                <w:kern w:val="0"/>
                <w:lang w:eastAsia="en-AU"/>
                <w14:ligatures w14:val="none"/>
              </w:rPr>
              <w:t xml:space="preserve"> (0.</w:t>
            </w:r>
            <w:del w:id="445" w:author="Author">
              <w:r w:rsidRPr="00942F9A">
                <w:rPr>
                  <w:rFonts w:ascii="Times New Roman" w:eastAsia="Times New Roman" w:hAnsi="Times New Roman" w:cs="Times New Roman"/>
                  <w:b/>
                  <w:bCs/>
                  <w:color w:val="000000" w:themeColor="text1"/>
                  <w:kern w:val="0"/>
                  <w:lang w:eastAsia="en-AU"/>
                  <w14:ligatures w14:val="none"/>
                </w:rPr>
                <w:delText>37</w:delText>
              </w:r>
            </w:del>
            <w:ins w:id="446" w:author="Author">
              <w:r w:rsidRPr="00942F9A">
                <w:rPr>
                  <w:rFonts w:ascii="Times New Roman" w:eastAsia="Times New Roman" w:hAnsi="Times New Roman" w:cs="Times New Roman"/>
                  <w:b/>
                  <w:bCs/>
                  <w:color w:val="000000" w:themeColor="text1"/>
                  <w:kern w:val="0"/>
                  <w:lang w:eastAsia="en-AU"/>
                  <w14:ligatures w14:val="none"/>
                </w:rPr>
                <w:t>3</w:t>
              </w:r>
              <w:r w:rsidR="00C44E25">
                <w:rPr>
                  <w:rFonts w:ascii="Times New Roman" w:eastAsia="Times New Roman" w:hAnsi="Times New Roman" w:cs="Times New Roman"/>
                  <w:b/>
                  <w:bCs/>
                  <w:color w:val="000000" w:themeColor="text1"/>
                  <w:kern w:val="0"/>
                  <w:lang w:eastAsia="en-AU"/>
                  <w14:ligatures w14:val="none"/>
                </w:rPr>
                <w:t>6</w:t>
              </w:r>
            </w:ins>
            <w:r w:rsidRPr="00942F9A">
              <w:rPr>
                <w:rFonts w:ascii="Times New Roman" w:eastAsia="Times New Roman" w:hAnsi="Times New Roman" w:cs="Times New Roman"/>
                <w:b/>
                <w:bCs/>
                <w:color w:val="000000" w:themeColor="text1"/>
                <w:kern w:val="0"/>
                <w:lang w:eastAsia="en-AU"/>
                <w14:ligatures w14:val="none"/>
              </w:rPr>
              <w:t>)</w:t>
            </w:r>
          </w:p>
        </w:tc>
        <w:tc>
          <w:tcPr>
            <w:tcW w:w="2223" w:type="dxa"/>
            <w:tcBorders>
              <w:top w:val="single" w:sz="2" w:space="0" w:color="auto"/>
              <w:left w:val="nil"/>
              <w:bottom w:val="single" w:sz="18" w:space="0" w:color="auto"/>
              <w:right w:val="nil"/>
            </w:tcBorders>
            <w:noWrap/>
            <w:vAlign w:val="center"/>
            <w:hideMark/>
          </w:tcPr>
          <w:p w14:paraId="33F717E1" w14:textId="340D355F"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del w:id="447" w:author="Author">
              <w:r w:rsidRPr="00942F9A">
                <w:rPr>
                  <w:rFonts w:ascii="Times New Roman" w:eastAsia="Times New Roman" w:hAnsi="Times New Roman" w:cs="Times New Roman"/>
                  <w:b/>
                  <w:bCs/>
                  <w:color w:val="000000" w:themeColor="text1"/>
                  <w:kern w:val="0"/>
                  <w:lang w:eastAsia="en-AU"/>
                  <w14:ligatures w14:val="none"/>
                </w:rPr>
                <w:delText>115,506 (5.17)</w:delText>
              </w:r>
            </w:del>
            <w:ins w:id="448" w:author="Author">
              <w:r w:rsidRPr="00942F9A">
                <w:rPr>
                  <w:rFonts w:ascii="Times New Roman" w:eastAsia="Times New Roman" w:hAnsi="Times New Roman" w:cs="Times New Roman"/>
                  <w:b/>
                  <w:bCs/>
                  <w:color w:val="000000" w:themeColor="text1"/>
                  <w:kern w:val="0"/>
                  <w:lang w:eastAsia="en-AU"/>
                  <w14:ligatures w14:val="none"/>
                </w:rPr>
                <w:t>1</w:t>
              </w:r>
              <w:r w:rsidR="00642F95">
                <w:rPr>
                  <w:rFonts w:ascii="Times New Roman" w:eastAsia="Times New Roman" w:hAnsi="Times New Roman" w:cs="Times New Roman"/>
                  <w:b/>
                  <w:bCs/>
                  <w:color w:val="000000" w:themeColor="text1"/>
                  <w:kern w:val="0"/>
                  <w:lang w:eastAsia="en-AU"/>
                  <w14:ligatures w14:val="none"/>
                </w:rPr>
                <w:t>20,334</w:t>
              </w:r>
              <w:r w:rsidRPr="00942F9A">
                <w:rPr>
                  <w:rFonts w:ascii="Times New Roman" w:eastAsia="Times New Roman" w:hAnsi="Times New Roman" w:cs="Times New Roman"/>
                  <w:b/>
                  <w:bCs/>
                  <w:color w:val="000000" w:themeColor="text1"/>
                  <w:kern w:val="0"/>
                  <w:lang w:eastAsia="en-AU"/>
                  <w14:ligatures w14:val="none"/>
                </w:rPr>
                <w:t xml:space="preserve"> (</w:t>
              </w:r>
              <w:r w:rsidR="00C44E25">
                <w:rPr>
                  <w:rFonts w:ascii="Times New Roman" w:eastAsia="Times New Roman" w:hAnsi="Times New Roman" w:cs="Times New Roman"/>
                  <w:b/>
                  <w:bCs/>
                  <w:color w:val="000000" w:themeColor="text1"/>
                  <w:kern w:val="0"/>
                  <w:lang w:eastAsia="en-AU"/>
                  <w14:ligatures w14:val="none"/>
                </w:rPr>
                <w:t>4</w:t>
              </w:r>
              <w:r w:rsidRPr="00942F9A">
                <w:rPr>
                  <w:rFonts w:ascii="Times New Roman" w:eastAsia="Times New Roman" w:hAnsi="Times New Roman" w:cs="Times New Roman"/>
                  <w:b/>
                  <w:bCs/>
                  <w:color w:val="000000" w:themeColor="text1"/>
                  <w:kern w:val="0"/>
                  <w:lang w:eastAsia="en-AU"/>
                  <w14:ligatures w14:val="none"/>
                </w:rPr>
                <w:t>.</w:t>
              </w:r>
              <w:r w:rsidR="00C44E25">
                <w:rPr>
                  <w:rFonts w:ascii="Times New Roman" w:eastAsia="Times New Roman" w:hAnsi="Times New Roman" w:cs="Times New Roman"/>
                  <w:b/>
                  <w:bCs/>
                  <w:color w:val="000000" w:themeColor="text1"/>
                  <w:kern w:val="0"/>
                  <w:lang w:eastAsia="en-AU"/>
                  <w14:ligatures w14:val="none"/>
                </w:rPr>
                <w:t>41</w:t>
              </w:r>
              <w:r w:rsidRPr="00942F9A">
                <w:rPr>
                  <w:rFonts w:ascii="Times New Roman" w:eastAsia="Times New Roman" w:hAnsi="Times New Roman" w:cs="Times New Roman"/>
                  <w:b/>
                  <w:bCs/>
                  <w:color w:val="000000" w:themeColor="text1"/>
                  <w:kern w:val="0"/>
                  <w:lang w:eastAsia="en-AU"/>
                  <w14:ligatures w14:val="none"/>
                </w:rPr>
                <w:t>)</w:t>
              </w:r>
            </w:ins>
          </w:p>
        </w:tc>
      </w:tr>
    </w:tbl>
    <w:p w14:paraId="79C53B06" w14:textId="77777777" w:rsidR="001E2B51" w:rsidRPr="00942F9A" w:rsidRDefault="001E2B51" w:rsidP="00FE35B0">
      <w:pPr>
        <w:spacing w:after="0"/>
        <w:jc w:val="right"/>
        <w:rPr>
          <w:del w:id="449" w:author="Author"/>
          <w:rFonts w:ascii="Times New Roman" w:hAnsi="Times New Roman" w:cs="Times New Roman"/>
          <w:b/>
          <w:bCs/>
          <w:color w:val="000000" w:themeColor="text1"/>
        </w:rPr>
      </w:pPr>
    </w:p>
    <w:p w14:paraId="1741B087" w14:textId="1E765A41" w:rsidR="00FE35B0" w:rsidRPr="00942F9A" w:rsidRDefault="00FE35B0" w:rsidP="00FE35B0">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del w:id="450" w:author="Autho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delInstrText xml:space="preserve"> SEQ Table \* ARABIC </w:del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delText>3</w:delTex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delText>:</w:delText>
        </w:r>
      </w:del>
      <w:ins w:id="451" w:author="Author">
        <w:r w:rsidR="00BF7E97">
          <w:rPr>
            <w:rFonts w:ascii="Times New Roman" w:hAnsi="Times New Roman" w:cs="Times New Roman"/>
            <w:b/>
            <w:bCs/>
            <w:color w:val="000000" w:themeColor="text1"/>
          </w:rPr>
          <w:t>4</w:t>
        </w:r>
        <w:r w:rsidRPr="00942F9A">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Frequency tabulation of vulgarity across regions.</w:t>
      </w:r>
    </w:p>
    <w:p w14:paraId="5E552D54" w14:textId="77777777" w:rsidR="00F54C2C" w:rsidRPr="00942F9A" w:rsidRDefault="00F54C2C" w:rsidP="00FE35B0">
      <w:pPr>
        <w:spacing w:after="0"/>
        <w:rPr>
          <w:rFonts w:ascii="Times New Roman" w:eastAsia="Times New Roman" w:hAnsi="Times New Roman" w:cs="Times New Roman"/>
          <w:color w:val="000000" w:themeColor="text1"/>
        </w:rPr>
      </w:pPr>
    </w:p>
    <w:p w14:paraId="166A7D67" w14:textId="50B85952" w:rsidR="00F54C2C" w:rsidRPr="00942F9A" w:rsidRDefault="008064C7" w:rsidP="00F54C2C">
      <w:pPr>
        <w:spacing w:after="0"/>
        <w:rPr>
          <w:rFonts w:ascii="Times New Roman" w:hAnsi="Times New Roman" w:cs="Times New Roman"/>
          <w:color w:val="000000" w:themeColor="text1"/>
        </w:rPr>
      </w:pPr>
      <w:del w:id="452" w:author="Author">
        <w:r w:rsidRPr="00942F9A">
          <w:rPr>
            <w:rFonts w:ascii="Times New Roman" w:hAnsi="Times New Roman" w:cs="Times New Roman"/>
            <w:color w:val="000000" w:themeColor="text1"/>
          </w:rPr>
          <w:delText>The percentage of vulgar tweets</w:delText>
        </w:r>
      </w:del>
      <w:ins w:id="453" w:author="Author">
        <w:r w:rsidR="000476DF">
          <w:rPr>
            <w:rFonts w:ascii="Times New Roman" w:hAnsi="Times New Roman" w:cs="Times New Roman"/>
            <w:color w:val="000000" w:themeColor="text1"/>
          </w:rPr>
          <w:t>As can be seen</w:t>
        </w:r>
      </w:ins>
      <w:r w:rsidR="002C0B9D" w:rsidRPr="00942F9A">
        <w:rPr>
          <w:rFonts w:ascii="Times New Roman" w:hAnsi="Times New Roman" w:cs="Times New Roman"/>
          <w:color w:val="000000" w:themeColor="text1"/>
        </w:rPr>
        <w:t xml:space="preserve"> in Table </w:t>
      </w:r>
      <w:del w:id="454" w:author="Author">
        <w:r w:rsidR="002B705B" w:rsidRPr="00942F9A">
          <w:rPr>
            <w:rFonts w:ascii="Times New Roman" w:hAnsi="Times New Roman" w:cs="Times New Roman"/>
            <w:color w:val="000000" w:themeColor="text1"/>
          </w:rPr>
          <w:delText>3</w:delText>
        </w:r>
        <w:r w:rsidR="002C0B9D" w:rsidRPr="00942F9A">
          <w:rPr>
            <w:rFonts w:ascii="Times New Roman" w:hAnsi="Times New Roman" w:cs="Times New Roman"/>
            <w:color w:val="000000" w:themeColor="text1"/>
          </w:rPr>
          <w:delText xml:space="preserve"> reports that</w:delText>
        </w:r>
      </w:del>
      <w:ins w:id="455" w:author="Author">
        <w:r w:rsidR="00BF7E97">
          <w:rPr>
            <w:rFonts w:ascii="Times New Roman" w:hAnsi="Times New Roman" w:cs="Times New Roman"/>
            <w:color w:val="000000" w:themeColor="text1"/>
          </w:rPr>
          <w:t>4</w:t>
        </w:r>
        <w:r w:rsidR="000476DF">
          <w:rPr>
            <w:rFonts w:ascii="Times New Roman" w:hAnsi="Times New Roman" w:cs="Times New Roman"/>
            <w:color w:val="000000" w:themeColor="text1"/>
          </w:rPr>
          <w:t>,</w:t>
        </w:r>
      </w:ins>
      <w:r w:rsidR="002C0B9D" w:rsidRPr="00942F9A">
        <w:rPr>
          <w:rFonts w:ascii="Times New Roman" w:hAnsi="Times New Roman" w:cs="Times New Roman"/>
          <w:color w:val="000000" w:themeColor="text1"/>
        </w:rPr>
        <w:t xml:space="preserve"> United States Twitter users have the highest percentage of </w:t>
      </w:r>
      <w:r w:rsidR="00FE6B79" w:rsidRPr="00942F9A">
        <w:rPr>
          <w:rFonts w:ascii="Times New Roman" w:hAnsi="Times New Roman" w:cs="Times New Roman"/>
          <w:color w:val="000000" w:themeColor="text1"/>
        </w:rPr>
        <w:t xml:space="preserve">vulgar tweets with </w:t>
      </w:r>
      <w:del w:id="456" w:author="Author">
        <w:r w:rsidR="002B705B" w:rsidRPr="00942F9A">
          <w:rPr>
            <w:rFonts w:ascii="Times New Roman" w:hAnsi="Times New Roman" w:cs="Times New Roman"/>
            <w:color w:val="000000" w:themeColor="text1"/>
          </w:rPr>
          <w:delText>5.52</w:delText>
        </w:r>
      </w:del>
      <w:ins w:id="457" w:author="Author">
        <w:r w:rsidR="00C44E25">
          <w:rPr>
            <w:rFonts w:ascii="Times New Roman" w:hAnsi="Times New Roman" w:cs="Times New Roman"/>
            <w:color w:val="000000" w:themeColor="text1"/>
          </w:rPr>
          <w:t>4.67</w:t>
        </w:r>
      </w:ins>
      <w:r w:rsidR="00FE6B79" w:rsidRPr="00942F9A">
        <w:rPr>
          <w:rFonts w:ascii="Times New Roman" w:hAnsi="Times New Roman" w:cs="Times New Roman"/>
          <w:color w:val="000000" w:themeColor="text1"/>
        </w:rPr>
        <w:t xml:space="preserve">% of tweets in this region containing vulgarity. Users in </w:t>
      </w:r>
      <w:r w:rsidRPr="00942F9A">
        <w:rPr>
          <w:rFonts w:ascii="Times New Roman" w:hAnsi="Times New Roman" w:cs="Times New Roman"/>
          <w:color w:val="000000" w:themeColor="text1"/>
        </w:rPr>
        <w:t xml:space="preserve">the United Kingdom and Australia have lower percentages, at </w:t>
      </w:r>
      <w:r w:rsidR="00E303CB" w:rsidRPr="00942F9A">
        <w:rPr>
          <w:rFonts w:ascii="Times New Roman" w:hAnsi="Times New Roman" w:cs="Times New Roman"/>
          <w:color w:val="000000" w:themeColor="text1"/>
        </w:rPr>
        <w:t>3.</w:t>
      </w:r>
      <w:del w:id="458" w:author="Author">
        <w:r w:rsidR="00E303CB" w:rsidRPr="00942F9A">
          <w:rPr>
            <w:rFonts w:ascii="Times New Roman" w:hAnsi="Times New Roman" w:cs="Times New Roman"/>
            <w:color w:val="000000" w:themeColor="text1"/>
          </w:rPr>
          <w:delText>99</w:delText>
        </w:r>
      </w:del>
      <w:ins w:id="459" w:author="Author">
        <w:r w:rsidR="00C44E25">
          <w:rPr>
            <w:rFonts w:ascii="Times New Roman" w:hAnsi="Times New Roman" w:cs="Times New Roman"/>
            <w:color w:val="000000" w:themeColor="text1"/>
          </w:rPr>
          <w:t>53</w:t>
        </w:r>
      </w:ins>
      <w:r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 xml:space="preserve">and </w:t>
      </w:r>
      <w:del w:id="460" w:author="Author">
        <w:r w:rsidR="00E303CB" w:rsidRPr="00942F9A">
          <w:rPr>
            <w:rFonts w:ascii="Times New Roman" w:hAnsi="Times New Roman" w:cs="Times New Roman"/>
            <w:color w:val="000000" w:themeColor="text1"/>
          </w:rPr>
          <w:delText>4.23 percent</w:delText>
        </w:r>
      </w:del>
      <w:ins w:id="461" w:author="Author">
        <w:r w:rsidR="00C44E25">
          <w:rPr>
            <w:rFonts w:ascii="Times New Roman" w:hAnsi="Times New Roman" w:cs="Times New Roman"/>
            <w:color w:val="000000" w:themeColor="text1"/>
          </w:rPr>
          <w:t>3</w:t>
        </w:r>
        <w:r w:rsidR="00E303CB" w:rsidRPr="00942F9A">
          <w:rPr>
            <w:rFonts w:ascii="Times New Roman" w:hAnsi="Times New Roman" w:cs="Times New Roman"/>
            <w:color w:val="000000" w:themeColor="text1"/>
          </w:rPr>
          <w:t>.</w:t>
        </w:r>
        <w:r w:rsidR="00C44E25">
          <w:rPr>
            <w:rFonts w:ascii="Times New Roman" w:hAnsi="Times New Roman" w:cs="Times New Roman"/>
            <w:color w:val="000000" w:themeColor="text1"/>
          </w:rPr>
          <w:t>6</w:t>
        </w:r>
        <w:r w:rsidR="008065CE">
          <w:rPr>
            <w:rFonts w:ascii="Times New Roman" w:hAnsi="Times New Roman" w:cs="Times New Roman"/>
            <w:color w:val="000000" w:themeColor="text1"/>
          </w:rPr>
          <w:t>%</w:t>
        </w:r>
        <w:r w:rsidR="000476DF">
          <w:rPr>
            <w:rFonts w:ascii="Times New Roman" w:hAnsi="Times New Roman" w:cs="Times New Roman"/>
            <w:color w:val="000000" w:themeColor="text1"/>
          </w:rPr>
          <w:t>,</w:t>
        </w:r>
      </w:ins>
      <w:r w:rsidR="00E303CB" w:rsidRPr="00942F9A">
        <w:rPr>
          <w:rFonts w:ascii="Times New Roman" w:hAnsi="Times New Roman" w:cs="Times New Roman"/>
          <w:color w:val="000000" w:themeColor="text1"/>
        </w:rPr>
        <w:t xml:space="preserve"> respectively</w:t>
      </w:r>
      <w:r w:rsidRPr="00942F9A">
        <w:rPr>
          <w:rFonts w:ascii="Times New Roman" w:hAnsi="Times New Roman" w:cs="Times New Roman"/>
          <w:color w:val="000000" w:themeColor="text1"/>
        </w:rPr>
        <w:t>.</w:t>
      </w:r>
      <w:r w:rsidR="00FE6B79" w:rsidRPr="00942F9A">
        <w:rPr>
          <w:rFonts w:ascii="Times New Roman" w:hAnsi="Times New Roman" w:cs="Times New Roman"/>
          <w:color w:val="000000" w:themeColor="text1"/>
        </w:rPr>
        <w:t xml:space="preserve"> </w:t>
      </w:r>
      <w:r w:rsidR="005C07CD" w:rsidRPr="00942F9A">
        <w:rPr>
          <w:rFonts w:ascii="Times New Roman" w:hAnsi="Times New Roman" w:cs="Times New Roman"/>
          <w:color w:val="000000" w:themeColor="text1"/>
        </w:rPr>
        <w:t>The percentage of users of vulgarity is</w:t>
      </w:r>
      <w:ins w:id="462" w:author="Author">
        <w:r w:rsidR="005C07CD" w:rsidRPr="00942F9A">
          <w:rPr>
            <w:rFonts w:ascii="Times New Roman" w:hAnsi="Times New Roman" w:cs="Times New Roman"/>
            <w:color w:val="000000" w:themeColor="text1"/>
          </w:rPr>
          <w:t xml:space="preserve"> </w:t>
        </w:r>
        <w:r w:rsidR="000476DF">
          <w:rPr>
            <w:rFonts w:ascii="Times New Roman" w:hAnsi="Times New Roman" w:cs="Times New Roman"/>
            <w:color w:val="000000" w:themeColor="text1"/>
          </w:rPr>
          <w:t>also</w:t>
        </w:r>
      </w:ins>
      <w:r w:rsidR="000476DF">
        <w:rPr>
          <w:rFonts w:ascii="Times New Roman" w:hAnsi="Times New Roman" w:cs="Times New Roman"/>
          <w:color w:val="000000" w:themeColor="text1"/>
        </w:rPr>
        <w:t xml:space="preserve"> </w:t>
      </w:r>
      <w:r w:rsidR="005C07CD" w:rsidRPr="00942F9A">
        <w:rPr>
          <w:rFonts w:ascii="Times New Roman" w:hAnsi="Times New Roman" w:cs="Times New Roman"/>
          <w:color w:val="000000" w:themeColor="text1"/>
        </w:rPr>
        <w:t xml:space="preserve">notably high with </w:t>
      </w:r>
      <w:r w:rsidR="00E303CB" w:rsidRPr="00942F9A">
        <w:rPr>
          <w:rFonts w:ascii="Times New Roman" w:hAnsi="Times New Roman" w:cs="Times New Roman"/>
          <w:color w:val="000000" w:themeColor="text1"/>
        </w:rPr>
        <w:t xml:space="preserve">more than half of the </w:t>
      </w:r>
      <w:r w:rsidR="005C07CD" w:rsidRPr="00942F9A">
        <w:rPr>
          <w:rFonts w:ascii="Times New Roman" w:hAnsi="Times New Roman" w:cs="Times New Roman"/>
          <w:color w:val="000000" w:themeColor="text1"/>
        </w:rPr>
        <w:t>United States Tw</w:t>
      </w:r>
      <w:r w:rsidR="009D2A94" w:rsidRPr="00942F9A">
        <w:rPr>
          <w:rFonts w:ascii="Times New Roman" w:hAnsi="Times New Roman" w:cs="Times New Roman"/>
          <w:color w:val="000000" w:themeColor="text1"/>
        </w:rPr>
        <w:t>i</w:t>
      </w:r>
      <w:r w:rsidR="005C07CD" w:rsidRPr="00942F9A">
        <w:rPr>
          <w:rFonts w:ascii="Times New Roman" w:hAnsi="Times New Roman" w:cs="Times New Roman"/>
          <w:color w:val="000000" w:themeColor="text1"/>
        </w:rPr>
        <w:t>tter users using vulgarity at least once</w:t>
      </w:r>
      <w:r w:rsidR="00E303CB" w:rsidRPr="00942F9A">
        <w:rPr>
          <w:rFonts w:ascii="Times New Roman" w:hAnsi="Times New Roman" w:cs="Times New Roman"/>
          <w:color w:val="000000" w:themeColor="text1"/>
        </w:rPr>
        <w:t xml:space="preserve"> (52.</w:t>
      </w:r>
      <w:del w:id="463" w:author="Author">
        <w:r w:rsidR="00E303CB" w:rsidRPr="00942F9A">
          <w:rPr>
            <w:rFonts w:ascii="Times New Roman" w:hAnsi="Times New Roman" w:cs="Times New Roman"/>
            <w:color w:val="000000" w:themeColor="text1"/>
          </w:rPr>
          <w:delText>5</w:delText>
        </w:r>
      </w:del>
      <w:ins w:id="464" w:author="Author">
        <w:r w:rsidR="00E576C5">
          <w:rPr>
            <w:rFonts w:ascii="Times New Roman" w:hAnsi="Times New Roman" w:cs="Times New Roman"/>
            <w:color w:val="000000" w:themeColor="text1"/>
          </w:rPr>
          <w:t>9</w:t>
        </w:r>
      </w:ins>
      <w:r w:rsidR="00E303CB" w:rsidRPr="00942F9A">
        <w:rPr>
          <w:rFonts w:ascii="Times New Roman" w:hAnsi="Times New Roman" w:cs="Times New Roman"/>
          <w:color w:val="000000" w:themeColor="text1"/>
        </w:rPr>
        <w:t>%)</w:t>
      </w:r>
      <w:r w:rsidR="005C07CD" w:rsidRPr="00942F9A">
        <w:rPr>
          <w:rFonts w:ascii="Times New Roman" w:hAnsi="Times New Roman" w:cs="Times New Roman"/>
          <w:color w:val="000000" w:themeColor="text1"/>
        </w:rPr>
        <w:t xml:space="preserve">. </w:t>
      </w:r>
      <w:r w:rsidR="009D2A94" w:rsidRPr="00942F9A">
        <w:rPr>
          <w:rFonts w:ascii="Times New Roman" w:hAnsi="Times New Roman" w:cs="Times New Roman"/>
          <w:color w:val="000000" w:themeColor="text1"/>
        </w:rPr>
        <w:t xml:space="preserve">In contrast, only </w:t>
      </w:r>
      <w:del w:id="465" w:author="Author">
        <w:r w:rsidR="00E303CB" w:rsidRPr="00942F9A">
          <w:rPr>
            <w:rFonts w:ascii="Times New Roman" w:hAnsi="Times New Roman" w:cs="Times New Roman"/>
            <w:color w:val="000000" w:themeColor="text1"/>
          </w:rPr>
          <w:delText>35.6</w:delText>
        </w:r>
      </w:del>
      <w:ins w:id="466" w:author="Author">
        <w:r w:rsidR="00E303CB" w:rsidRPr="00942F9A">
          <w:rPr>
            <w:rFonts w:ascii="Times New Roman" w:hAnsi="Times New Roman" w:cs="Times New Roman"/>
            <w:color w:val="000000" w:themeColor="text1"/>
          </w:rPr>
          <w:t>3</w:t>
        </w:r>
        <w:r w:rsidR="00E576C5">
          <w:rPr>
            <w:rFonts w:ascii="Times New Roman" w:hAnsi="Times New Roman" w:cs="Times New Roman"/>
            <w:color w:val="000000" w:themeColor="text1"/>
          </w:rPr>
          <w:t>6</w:t>
        </w:r>
        <w:r w:rsidR="00E303CB" w:rsidRPr="00942F9A">
          <w:rPr>
            <w:rFonts w:ascii="Times New Roman" w:hAnsi="Times New Roman" w:cs="Times New Roman"/>
            <w:color w:val="000000" w:themeColor="text1"/>
          </w:rPr>
          <w:t>.</w:t>
        </w:r>
        <w:r w:rsidR="00E576C5">
          <w:rPr>
            <w:rFonts w:ascii="Times New Roman" w:hAnsi="Times New Roman" w:cs="Times New Roman"/>
            <w:color w:val="000000" w:themeColor="text1"/>
          </w:rPr>
          <w:t>9</w:t>
        </w:r>
      </w:ins>
      <w:r w:rsidR="00E303CB" w:rsidRPr="00942F9A">
        <w:rPr>
          <w:rFonts w:ascii="Times New Roman" w:hAnsi="Times New Roman" w:cs="Times New Roman"/>
          <w:color w:val="000000" w:themeColor="text1"/>
        </w:rPr>
        <w:t xml:space="preserve"> percent</w:t>
      </w:r>
      <w:r w:rsidR="009D2A94" w:rsidRPr="00942F9A">
        <w:rPr>
          <w:rFonts w:ascii="Times New Roman" w:hAnsi="Times New Roman" w:cs="Times New Roman"/>
          <w:color w:val="000000" w:themeColor="text1"/>
        </w:rPr>
        <w:t xml:space="preserve"> of users in the United Kingdom use vulgarity at least once in their tweets in the sample</w:t>
      </w:r>
      <w:r w:rsidR="00E303CB" w:rsidRPr="00942F9A">
        <w:rPr>
          <w:rFonts w:ascii="Times New Roman" w:hAnsi="Times New Roman" w:cs="Times New Roman"/>
          <w:color w:val="000000" w:themeColor="text1"/>
        </w:rPr>
        <w:t xml:space="preserve"> (which still amounts to more than a third)</w:t>
      </w:r>
      <w:r w:rsidR="009D2A94"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Tweets containing vulgarity amount to about 5 percent of all tweets, ranging from 3.</w:t>
      </w:r>
      <w:del w:id="467" w:author="Author">
        <w:r w:rsidR="007F3B1B" w:rsidRPr="00942F9A">
          <w:rPr>
            <w:rFonts w:ascii="Times New Roman" w:hAnsi="Times New Roman" w:cs="Times New Roman"/>
            <w:color w:val="000000" w:themeColor="text1"/>
          </w:rPr>
          <w:delText>99</w:delText>
        </w:r>
      </w:del>
      <w:ins w:id="468" w:author="Author">
        <w:r w:rsidR="00E576C5">
          <w:rPr>
            <w:rFonts w:ascii="Times New Roman" w:hAnsi="Times New Roman" w:cs="Times New Roman"/>
            <w:color w:val="000000" w:themeColor="text1"/>
          </w:rPr>
          <w:t>53</w:t>
        </w:r>
      </w:ins>
      <w:r w:rsidR="007F3B1B" w:rsidRPr="00942F9A">
        <w:rPr>
          <w:rFonts w:ascii="Times New Roman" w:hAnsi="Times New Roman" w:cs="Times New Roman"/>
          <w:color w:val="000000" w:themeColor="text1"/>
        </w:rPr>
        <w:t xml:space="preserve"> percent in the United Kingdom to </w:t>
      </w:r>
      <w:del w:id="469" w:author="Author">
        <w:r w:rsidR="007F3B1B" w:rsidRPr="00942F9A">
          <w:rPr>
            <w:rFonts w:ascii="Times New Roman" w:hAnsi="Times New Roman" w:cs="Times New Roman"/>
            <w:color w:val="000000" w:themeColor="text1"/>
          </w:rPr>
          <w:delText>5.52</w:delText>
        </w:r>
      </w:del>
      <w:ins w:id="470" w:author="Author">
        <w:r w:rsidR="00913CE9">
          <w:rPr>
            <w:rFonts w:ascii="Times New Roman" w:hAnsi="Times New Roman" w:cs="Times New Roman"/>
            <w:color w:val="000000" w:themeColor="text1"/>
          </w:rPr>
          <w:t>4</w:t>
        </w:r>
        <w:r w:rsidR="007F3B1B" w:rsidRPr="00942F9A">
          <w:rPr>
            <w:rFonts w:ascii="Times New Roman" w:hAnsi="Times New Roman" w:cs="Times New Roman"/>
            <w:color w:val="000000" w:themeColor="text1"/>
          </w:rPr>
          <w:t>.</w:t>
        </w:r>
        <w:r w:rsidR="00913CE9">
          <w:rPr>
            <w:rFonts w:ascii="Times New Roman" w:hAnsi="Times New Roman" w:cs="Times New Roman"/>
            <w:color w:val="000000" w:themeColor="text1"/>
          </w:rPr>
          <w:t>67</w:t>
        </w:r>
      </w:ins>
      <w:r w:rsidR="007F3B1B" w:rsidRPr="00942F9A">
        <w:rPr>
          <w:rFonts w:ascii="Times New Roman" w:hAnsi="Times New Roman" w:cs="Times New Roman"/>
          <w:color w:val="000000" w:themeColor="text1"/>
        </w:rPr>
        <w:t xml:space="preserve"> percent in the United States. </w:t>
      </w:r>
      <w:r w:rsidR="009D2A94" w:rsidRPr="00942F9A">
        <w:rPr>
          <w:rFonts w:ascii="Times New Roman" w:hAnsi="Times New Roman" w:cs="Times New Roman"/>
          <w:color w:val="000000" w:themeColor="text1"/>
        </w:rPr>
        <w:t xml:space="preserve">Overall, the percentage of vulgar </w:t>
      </w:r>
      <w:r w:rsidR="009C299A" w:rsidRPr="00942F9A">
        <w:rPr>
          <w:rFonts w:ascii="Times New Roman" w:hAnsi="Times New Roman" w:cs="Times New Roman"/>
          <w:color w:val="000000" w:themeColor="text1"/>
        </w:rPr>
        <w:t>tokens of all tokens ranges between</w:t>
      </w:r>
      <w:r w:rsidR="004928F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0.26 and 0.</w:t>
      </w:r>
      <w:del w:id="471" w:author="Author">
        <w:r w:rsidR="00E303CB" w:rsidRPr="00942F9A">
          <w:rPr>
            <w:rFonts w:ascii="Times New Roman" w:hAnsi="Times New Roman" w:cs="Times New Roman"/>
            <w:color w:val="000000" w:themeColor="text1"/>
          </w:rPr>
          <w:delText>4</w:delText>
        </w:r>
      </w:del>
      <w:ins w:id="472" w:author="Author">
        <w:r w:rsidR="00913CE9">
          <w:rPr>
            <w:rFonts w:ascii="Times New Roman" w:hAnsi="Times New Roman" w:cs="Times New Roman"/>
            <w:color w:val="000000" w:themeColor="text1"/>
          </w:rPr>
          <w:t>39</w:t>
        </w:r>
      </w:ins>
      <w:r w:rsidR="00E303CB" w:rsidRPr="00942F9A">
        <w:rPr>
          <w:rFonts w:ascii="Times New Roman" w:hAnsi="Times New Roman" w:cs="Times New Roman"/>
          <w:color w:val="000000" w:themeColor="text1"/>
        </w:rPr>
        <w:t xml:space="preserve"> percent which is lower than the percentage reported by Wang et al. (2014)</w:t>
      </w:r>
      <w:r w:rsidR="009C299A"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 xml:space="preserve">This frequency analysis of our data confirms that the use of vulgarity is ubiquitous, and yet </w:t>
      </w:r>
      <w:ins w:id="473" w:author="Author">
        <w:r w:rsidR="000476DF">
          <w:rPr>
            <w:rFonts w:ascii="Times New Roman" w:hAnsi="Times New Roman" w:cs="Times New Roman"/>
            <w:color w:val="000000" w:themeColor="text1"/>
          </w:rPr>
          <w:t xml:space="preserve">relatively </w:t>
        </w:r>
      </w:ins>
      <w:r w:rsidR="007F3B1B" w:rsidRPr="00942F9A">
        <w:rPr>
          <w:rFonts w:ascii="Times New Roman" w:hAnsi="Times New Roman" w:cs="Times New Roman"/>
          <w:color w:val="000000" w:themeColor="text1"/>
        </w:rPr>
        <w:t xml:space="preserve">rare. </w:t>
      </w:r>
    </w:p>
    <w:p w14:paraId="1E4CCB5D" w14:textId="77777777" w:rsidR="00F54C2C" w:rsidRPr="00942F9A" w:rsidRDefault="00F54C2C" w:rsidP="00F54C2C">
      <w:pPr>
        <w:spacing w:after="0"/>
        <w:rPr>
          <w:rFonts w:ascii="Times New Roman" w:hAnsi="Times New Roman" w:cs="Times New Roman"/>
          <w:color w:val="000000" w:themeColor="text1"/>
        </w:rPr>
      </w:pPr>
    </w:p>
    <w:p w14:paraId="6671F92B" w14:textId="0E5998EF" w:rsidR="003E4FB9" w:rsidRPr="00942F9A" w:rsidRDefault="003E4FB9"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4.1 Forms of vulgarity on Twitter </w:t>
      </w:r>
    </w:p>
    <w:p w14:paraId="39D13EF9" w14:textId="4B47866A" w:rsidR="00302507" w:rsidRPr="00942F9A" w:rsidRDefault="003E4FB9"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w:t>
      </w:r>
      <w:r w:rsidR="00B02E09" w:rsidRPr="00942F9A">
        <w:rPr>
          <w:rFonts w:ascii="Times New Roman" w:hAnsi="Times New Roman" w:cs="Times New Roman"/>
          <w:color w:val="000000" w:themeColor="text1"/>
        </w:rPr>
        <w:t xml:space="preserve">assess what forms of vulgarity are used in the data. </w:t>
      </w:r>
      <w:r w:rsidR="00491D26" w:rsidRPr="00942F9A">
        <w:rPr>
          <w:rFonts w:ascii="Times New Roman" w:hAnsi="Times New Roman" w:cs="Times New Roman"/>
          <w:color w:val="000000" w:themeColor="text1"/>
        </w:rPr>
        <w:t xml:space="preserve">Figure 1 shows that </w:t>
      </w:r>
      <w:r w:rsidR="007530AE" w:rsidRPr="00942F9A">
        <w:rPr>
          <w:rFonts w:ascii="Times New Roman" w:hAnsi="Times New Roman" w:cs="Times New Roman"/>
          <w:i/>
          <w:iCs/>
          <w:color w:val="000000" w:themeColor="text1"/>
        </w:rPr>
        <w:t>fuck</w:t>
      </w:r>
      <w:r w:rsidR="007530AE" w:rsidRPr="00942F9A">
        <w:rPr>
          <w:rFonts w:ascii="Times New Roman" w:hAnsi="Times New Roman" w:cs="Times New Roman"/>
          <w:color w:val="000000" w:themeColor="text1"/>
        </w:rPr>
        <w:t xml:space="preserve"> is the most common vulgar </w:t>
      </w:r>
      <w:r w:rsidR="000F47DC" w:rsidRPr="00942F9A">
        <w:rPr>
          <w:rFonts w:ascii="Times New Roman" w:hAnsi="Times New Roman" w:cs="Times New Roman"/>
          <w:color w:val="000000" w:themeColor="text1"/>
        </w:rPr>
        <w:t>lemma</w:t>
      </w:r>
      <w:r w:rsidR="007530AE" w:rsidRPr="00942F9A">
        <w:rPr>
          <w:rFonts w:ascii="Times New Roman" w:hAnsi="Times New Roman" w:cs="Times New Roman"/>
          <w:color w:val="000000" w:themeColor="text1"/>
        </w:rPr>
        <w:t xml:space="preserve"> in the data, </w:t>
      </w:r>
      <w:r w:rsidR="00391C40" w:rsidRPr="00942F9A">
        <w:rPr>
          <w:rFonts w:ascii="Times New Roman" w:hAnsi="Times New Roman" w:cs="Times New Roman"/>
          <w:color w:val="000000" w:themeColor="text1"/>
        </w:rPr>
        <w:t>follo</w:t>
      </w:r>
      <w:r w:rsidR="006A14AE" w:rsidRPr="00942F9A">
        <w:rPr>
          <w:rFonts w:ascii="Times New Roman" w:hAnsi="Times New Roman" w:cs="Times New Roman"/>
          <w:color w:val="000000" w:themeColor="text1"/>
        </w:rPr>
        <w:t xml:space="preserve">wed by </w:t>
      </w:r>
      <w:r w:rsidR="000F47DC" w:rsidRPr="00942F9A">
        <w:rPr>
          <w:rFonts w:ascii="Times New Roman" w:hAnsi="Times New Roman" w:cs="Times New Roman"/>
          <w:i/>
          <w:iCs/>
          <w:color w:val="000000" w:themeColor="text1"/>
        </w:rPr>
        <w:t>online</w:t>
      </w:r>
      <w:r w:rsidR="00DD3D9E" w:rsidRPr="00942F9A">
        <w:rPr>
          <w:rFonts w:ascii="Times New Roman" w:hAnsi="Times New Roman" w:cs="Times New Roman"/>
          <w:color w:val="000000" w:themeColor="text1"/>
        </w:rPr>
        <w:t xml:space="preserve"> </w:t>
      </w:r>
      <w:r w:rsidR="006A14AE" w:rsidRPr="00942F9A">
        <w:rPr>
          <w:rFonts w:ascii="Times New Roman" w:hAnsi="Times New Roman" w:cs="Times New Roman"/>
          <w:color w:val="000000" w:themeColor="text1"/>
        </w:rPr>
        <w:t>acronym</w:t>
      </w:r>
      <w:r w:rsidR="000F47DC" w:rsidRPr="00942F9A">
        <w:rPr>
          <w:rFonts w:ascii="Times New Roman" w:hAnsi="Times New Roman" w:cs="Times New Roman"/>
          <w:color w:val="000000" w:themeColor="text1"/>
        </w:rPr>
        <w:t>s (</w:t>
      </w:r>
      <w:r w:rsidR="006A14AE" w:rsidRPr="00942F9A">
        <w:rPr>
          <w:rFonts w:ascii="Times New Roman" w:hAnsi="Times New Roman" w:cs="Times New Roman"/>
          <w:i/>
          <w:iCs/>
          <w:color w:val="000000" w:themeColor="text1"/>
        </w:rPr>
        <w:t>lmao</w:t>
      </w:r>
      <w:r w:rsidR="000F47DC" w:rsidRPr="00942F9A">
        <w:rPr>
          <w:rFonts w:ascii="Times New Roman" w:hAnsi="Times New Roman" w:cs="Times New Roman"/>
          <w:i/>
          <w:iCs/>
          <w:color w:val="000000" w:themeColor="text1"/>
        </w:rPr>
        <w:t>, wtf, af, asf, etc)</w:t>
      </w:r>
      <w:r w:rsidR="00DD3D9E" w:rsidRPr="00942F9A">
        <w:rPr>
          <w:rFonts w:ascii="Times New Roman" w:hAnsi="Times New Roman" w:cs="Times New Roman"/>
          <w:color w:val="000000" w:themeColor="text1"/>
        </w:rPr>
        <w:t>,</w:t>
      </w:r>
      <w:r w:rsidR="00CF073E" w:rsidRPr="00942F9A">
        <w:rPr>
          <w:rFonts w:ascii="Times New Roman" w:hAnsi="Times New Roman" w:cs="Times New Roman"/>
          <w:color w:val="000000" w:themeColor="text1"/>
        </w:rPr>
        <w:t xml:space="preserve"> </w:t>
      </w:r>
      <w:r w:rsidR="00CF073E" w:rsidRPr="00942F9A">
        <w:rPr>
          <w:rFonts w:ascii="Times New Roman" w:hAnsi="Times New Roman" w:cs="Times New Roman"/>
          <w:i/>
          <w:iCs/>
          <w:color w:val="000000" w:themeColor="text1"/>
        </w:rPr>
        <w:t>damn</w:t>
      </w:r>
      <w:r w:rsidR="000F47DC" w:rsidRPr="00942F9A">
        <w:rPr>
          <w:rFonts w:ascii="Times New Roman" w:hAnsi="Times New Roman" w:cs="Times New Roman"/>
          <w:i/>
          <w:iCs/>
          <w:color w:val="000000" w:themeColor="text1"/>
        </w:rPr>
        <w:t>, bitch</w:t>
      </w:r>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0F47DC"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 xml:space="preserve"> </w:t>
      </w:r>
      <w:r w:rsidR="00DD3D9E" w:rsidRPr="00942F9A">
        <w:rPr>
          <w:rFonts w:ascii="Times New Roman" w:hAnsi="Times New Roman" w:cs="Times New Roman"/>
          <w:color w:val="000000" w:themeColor="text1"/>
        </w:rPr>
        <w:t xml:space="preserve">which together make up more than </w:t>
      </w:r>
      <w:r w:rsidR="000F47DC" w:rsidRPr="00942F9A">
        <w:rPr>
          <w:rFonts w:ascii="Times New Roman" w:hAnsi="Times New Roman" w:cs="Times New Roman"/>
          <w:color w:val="000000" w:themeColor="text1"/>
        </w:rPr>
        <w:t>8</w:t>
      </w:r>
      <w:r w:rsidR="00DD3D9E" w:rsidRPr="00942F9A">
        <w:rPr>
          <w:rFonts w:ascii="Times New Roman" w:hAnsi="Times New Roman" w:cs="Times New Roman"/>
          <w:color w:val="000000" w:themeColor="text1"/>
        </w:rPr>
        <w:t xml:space="preserve">0 percent of all vulgarity </w:t>
      </w:r>
      <w:r w:rsidR="00302507" w:rsidRPr="00942F9A">
        <w:rPr>
          <w:rFonts w:ascii="Times New Roman" w:hAnsi="Times New Roman" w:cs="Times New Roman"/>
          <w:color w:val="000000" w:themeColor="text1"/>
        </w:rPr>
        <w:t>(</w:t>
      </w:r>
      <w:del w:id="474" w:author="Author">
        <w:r w:rsidR="000F47DC" w:rsidRPr="00942F9A">
          <w:rPr>
            <w:rFonts w:ascii="Times New Roman" w:hAnsi="Times New Roman" w:cs="Times New Roman"/>
            <w:color w:val="000000" w:themeColor="text1"/>
          </w:rPr>
          <w:delText>80</w:delText>
        </w:r>
        <w:r w:rsidR="00302507" w:rsidRPr="00942F9A">
          <w:rPr>
            <w:rFonts w:ascii="Times New Roman" w:hAnsi="Times New Roman" w:cs="Times New Roman"/>
            <w:color w:val="000000" w:themeColor="text1"/>
          </w:rPr>
          <w:delText>.</w:delText>
        </w:r>
        <w:r w:rsidR="000F47DC" w:rsidRPr="00942F9A">
          <w:rPr>
            <w:rFonts w:ascii="Times New Roman" w:hAnsi="Times New Roman" w:cs="Times New Roman"/>
            <w:color w:val="000000" w:themeColor="text1"/>
          </w:rPr>
          <w:delText>49</w:delText>
        </w:r>
      </w:del>
      <w:ins w:id="475" w:author="Author">
        <w:r w:rsidR="00250569">
          <w:rPr>
            <w:rFonts w:ascii="Times New Roman" w:hAnsi="Times New Roman" w:cs="Times New Roman"/>
            <w:color w:val="000000" w:themeColor="text1"/>
          </w:rPr>
          <w:t>79.98</w:t>
        </w:r>
      </w:ins>
      <w:r w:rsidR="00302507" w:rsidRPr="00942F9A">
        <w:rPr>
          <w:rFonts w:ascii="Times New Roman" w:hAnsi="Times New Roman" w:cs="Times New Roman"/>
          <w:color w:val="000000" w:themeColor="text1"/>
        </w:rPr>
        <w:t xml:space="preserve"> percent).</w:t>
      </w:r>
      <w:r w:rsidR="00B4241D" w:rsidRPr="00942F9A">
        <w:rPr>
          <w:rStyle w:val="FootnoteReference"/>
          <w:rFonts w:ascii="Times New Roman" w:hAnsi="Times New Roman" w:cs="Times New Roman"/>
          <w:color w:val="000000" w:themeColor="text1"/>
        </w:rPr>
        <w:footnoteReference w:id="9"/>
      </w:r>
    </w:p>
    <w:p w14:paraId="5C7876B4" w14:textId="77777777" w:rsidR="00FE35B0" w:rsidRPr="00942F9A" w:rsidRDefault="00FE35B0" w:rsidP="00FE35B0">
      <w:pPr>
        <w:spacing w:after="0"/>
        <w:rPr>
          <w:rFonts w:ascii="Times New Roman" w:hAnsi="Times New Roman" w:cs="Times New Roman"/>
          <w:color w:val="000000" w:themeColor="text1"/>
        </w:rPr>
      </w:pPr>
    </w:p>
    <w:p w14:paraId="11FC725E" w14:textId="77777777" w:rsidR="00FE35B0" w:rsidRPr="00942F9A" w:rsidRDefault="00FE35B0" w:rsidP="00FE35B0">
      <w:pPr>
        <w:spacing w:after="0"/>
        <w:jc w:val="center"/>
        <w:rPr>
          <w:del w:id="476" w:author="Author"/>
          <w:rFonts w:ascii="Times New Roman" w:hAnsi="Times New Roman" w:cs="Times New Roman"/>
          <w:color w:val="000000" w:themeColor="text1"/>
        </w:rPr>
      </w:pPr>
      <w:del w:id="477" w:author="Author">
        <w:r w:rsidRPr="00942F9A">
          <w:rPr>
            <w:rFonts w:ascii="Times New Roman" w:hAnsi="Times New Roman" w:cs="Times New Roman"/>
            <w:noProof/>
            <w:color w:val="000000" w:themeColor="text1"/>
          </w:rPr>
          <w:drawing>
            <wp:inline distT="0" distB="0" distL="0" distR="0" wp14:anchorId="1CBC3C2B" wp14:editId="7C5D040D">
              <wp:extent cx="5396230" cy="7197725"/>
              <wp:effectExtent l="0" t="0" r="0" b="3175"/>
              <wp:docPr id="71450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6230" cy="7197725"/>
                      </a:xfrm>
                      <a:prstGeom prst="rect">
                        <a:avLst/>
                      </a:prstGeom>
                      <a:noFill/>
                      <a:ln>
                        <a:noFill/>
                      </a:ln>
                    </pic:spPr>
                  </pic:pic>
                </a:graphicData>
              </a:graphic>
            </wp:inline>
          </w:drawing>
        </w:r>
      </w:del>
    </w:p>
    <w:p w14:paraId="73D27737" w14:textId="628E2421" w:rsidR="00FE35B0" w:rsidRPr="00942F9A" w:rsidRDefault="00F56BE6" w:rsidP="00652AA4">
      <w:pPr>
        <w:spacing w:after="0"/>
        <w:jc w:val="center"/>
        <w:rPr>
          <w:rFonts w:ascii="Times New Roman" w:hAnsi="Times New Roman" w:cs="Times New Roman"/>
          <w:color w:val="000000" w:themeColor="text1"/>
        </w:rPr>
        <w:pPrChange w:id="478" w:author="Author">
          <w:pPr>
            <w:spacing w:after="0"/>
          </w:pPr>
        </w:pPrChange>
      </w:pPr>
      <w:ins w:id="479" w:author="Author">
        <w:r>
          <w:rPr>
            <w:noProof/>
          </w:rPr>
          <w:drawing>
            <wp:inline distT="0" distB="0" distL="0" distR="0" wp14:anchorId="547646D3" wp14:editId="7C237104">
              <wp:extent cx="5402580" cy="7200900"/>
              <wp:effectExtent l="0" t="0" r="7620" b="0"/>
              <wp:docPr id="467657276" name="Picture 4" descr="A black and white image of a tall vertic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7276" name="Picture 4" descr="A black and white image of a tall vertical li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2580" cy="7200900"/>
                      </a:xfrm>
                      <a:prstGeom prst="rect">
                        <a:avLst/>
                      </a:prstGeom>
                      <a:noFill/>
                      <a:ln>
                        <a:noFill/>
                      </a:ln>
                    </pic:spPr>
                  </pic:pic>
                </a:graphicData>
              </a:graphic>
            </wp:inline>
          </w:drawing>
        </w:r>
      </w:ins>
      <w:r w:rsidR="00FE35B0" w:rsidRPr="00942F9A">
        <w:rPr>
          <w:rFonts w:ascii="Times New Roman" w:hAnsi="Times New Roman" w:cs="Times New Roman"/>
          <w:b/>
          <w:bCs/>
          <w:color w:val="000000" w:themeColor="text1"/>
        </w:rPr>
        <w:t xml:space="preserve">Figure </w:t>
      </w:r>
      <w:r w:rsidR="00FE35B0" w:rsidRPr="00942F9A">
        <w:rPr>
          <w:rFonts w:ascii="Times New Roman" w:hAnsi="Times New Roman" w:cs="Times New Roman"/>
          <w:b/>
          <w:bCs/>
          <w:color w:val="000000" w:themeColor="text1"/>
        </w:rPr>
        <w:fldChar w:fldCharType="begin"/>
      </w:r>
      <w:r w:rsidR="00FE35B0" w:rsidRPr="00942F9A">
        <w:rPr>
          <w:rFonts w:ascii="Times New Roman" w:hAnsi="Times New Roman" w:cs="Times New Roman"/>
          <w:b/>
          <w:bCs/>
          <w:color w:val="000000" w:themeColor="text1"/>
        </w:rPr>
        <w:instrText xml:space="preserve"> SEQ Figure \* ARABIC </w:instrText>
      </w:r>
      <w:r w:rsidR="00FE35B0" w:rsidRPr="00942F9A">
        <w:rPr>
          <w:rFonts w:ascii="Times New Roman" w:hAnsi="Times New Roman" w:cs="Times New Roman"/>
          <w:b/>
          <w:bCs/>
          <w:color w:val="000000" w:themeColor="text1"/>
        </w:rPr>
        <w:fldChar w:fldCharType="separate"/>
      </w:r>
      <w:r w:rsidR="00FE35B0" w:rsidRPr="00942F9A">
        <w:rPr>
          <w:rFonts w:ascii="Times New Roman" w:hAnsi="Times New Roman" w:cs="Times New Roman"/>
          <w:b/>
          <w:bCs/>
          <w:noProof/>
          <w:color w:val="000000" w:themeColor="text1"/>
        </w:rPr>
        <w:t>1</w:t>
      </w:r>
      <w:r w:rsidR="00FE35B0" w:rsidRPr="00942F9A">
        <w:rPr>
          <w:rFonts w:ascii="Times New Roman" w:hAnsi="Times New Roman" w:cs="Times New Roman"/>
          <w:b/>
          <w:bCs/>
          <w:noProof/>
          <w:color w:val="000000" w:themeColor="text1"/>
        </w:rPr>
        <w:fldChar w:fldCharType="end"/>
      </w:r>
      <w:r w:rsidR="00FE35B0" w:rsidRPr="00942F9A">
        <w:rPr>
          <w:rFonts w:ascii="Times New Roman" w:hAnsi="Times New Roman" w:cs="Times New Roman"/>
          <w:color w:val="000000" w:themeColor="text1"/>
        </w:rPr>
        <w:t>: Overview of vulgar lemmas and their absolute and relative frequencies (combined).</w:t>
      </w:r>
    </w:p>
    <w:p w14:paraId="0493769D" w14:textId="77777777" w:rsidR="00ED754C" w:rsidRPr="00942F9A" w:rsidRDefault="00ED754C" w:rsidP="00FE35B0">
      <w:pPr>
        <w:spacing w:after="0"/>
        <w:rPr>
          <w:rFonts w:ascii="Times New Roman" w:eastAsia="Times New Roman" w:hAnsi="Times New Roman" w:cs="Times New Roman"/>
          <w:color w:val="000000" w:themeColor="text1"/>
        </w:rPr>
      </w:pPr>
    </w:p>
    <w:p w14:paraId="341022B5" w14:textId="77777777" w:rsidR="00BF01B4" w:rsidRPr="00942F9A" w:rsidRDefault="00BF01B4">
      <w:pPr>
        <w:rPr>
          <w:rFonts w:ascii="Times New Roman" w:hAnsi="Times New Roman" w:cs="Times New Roman"/>
          <w:color w:val="000000" w:themeColor="text1"/>
        </w:rPr>
      </w:pPr>
      <w:r w:rsidRPr="00942F9A">
        <w:rPr>
          <w:rFonts w:ascii="Times New Roman" w:hAnsi="Times New Roman" w:cs="Times New Roman"/>
          <w:color w:val="000000" w:themeColor="text1"/>
        </w:rPr>
        <w:br w:type="page"/>
      </w:r>
    </w:p>
    <w:p w14:paraId="38FD2825" w14:textId="137CC14B" w:rsidR="00A00867" w:rsidRPr="00942F9A" w:rsidRDefault="00302507" w:rsidP="00A00867">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Figure </w:t>
      </w:r>
      <w:r w:rsidR="007A6CE6" w:rsidRPr="00942F9A">
        <w:rPr>
          <w:rFonts w:ascii="Times New Roman" w:hAnsi="Times New Roman" w:cs="Times New Roman"/>
          <w:color w:val="000000" w:themeColor="text1"/>
        </w:rPr>
        <w:t>2 shows the use of vulgar lemmas by region and confirms regional variation.</w:t>
      </w:r>
    </w:p>
    <w:p w14:paraId="62F9F60C" w14:textId="77777777" w:rsidR="00A00867" w:rsidRPr="00942F9A" w:rsidRDefault="00A00867" w:rsidP="00A00867">
      <w:pPr>
        <w:spacing w:after="0"/>
        <w:rPr>
          <w:rFonts w:ascii="Times New Roman" w:hAnsi="Times New Roman" w:cs="Times New Roman"/>
          <w:color w:val="000000" w:themeColor="text1"/>
        </w:rPr>
      </w:pPr>
    </w:p>
    <w:p w14:paraId="0DEA98C3" w14:textId="17715D0A" w:rsidR="001D7713" w:rsidRPr="001D7713" w:rsidRDefault="00A00867" w:rsidP="001D7713">
      <w:pPr>
        <w:spacing w:after="0"/>
        <w:jc w:val="center"/>
        <w:rPr>
          <w:ins w:id="480" w:author="Author"/>
          <w:rFonts w:ascii="Times New Roman" w:hAnsi="Times New Roman" w:cs="Times New Roman"/>
          <w:color w:val="000000" w:themeColor="text1"/>
        </w:rPr>
      </w:pPr>
      <w:del w:id="481" w:author="Author">
        <w:r w:rsidRPr="00942F9A">
          <w:rPr>
            <w:rFonts w:ascii="Times New Roman" w:hAnsi="Times New Roman" w:cs="Times New Roman"/>
            <w:noProof/>
            <w:color w:val="000000" w:themeColor="text1"/>
          </w:rPr>
          <w:drawing>
            <wp:inline distT="0" distB="0" distL="0" distR="0" wp14:anchorId="730AF4EA" wp14:editId="06629C43">
              <wp:extent cx="5396230" cy="4322445"/>
              <wp:effectExtent l="0" t="0" r="0" b="1905"/>
              <wp:docPr id="1645959098" name="Picture 2"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9098" name="Picture 2" descr="A graph of different countries/region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del>
      <w:ins w:id="482" w:author="Author">
        <w:r w:rsidR="001D7713" w:rsidRPr="001D7713">
          <w:rPr>
            <w:rFonts w:ascii="Times New Roman" w:hAnsi="Times New Roman" w:cs="Times New Roman"/>
            <w:noProof/>
            <w:color w:val="000000" w:themeColor="text1"/>
          </w:rPr>
          <w:drawing>
            <wp:inline distT="0" distB="0" distL="0" distR="0" wp14:anchorId="605A93F2" wp14:editId="212094B1">
              <wp:extent cx="5731510" cy="4583430"/>
              <wp:effectExtent l="0" t="0" r="2540" b="7620"/>
              <wp:docPr id="2113258079" name="Picture 2"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8079" name="Picture 2" descr="A graph with numbers and symbo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ins>
    </w:p>
    <w:p w14:paraId="6724679C" w14:textId="5E90D3CB" w:rsidR="00A00867" w:rsidRPr="00942F9A" w:rsidRDefault="00A00867" w:rsidP="003D5C59">
      <w:pPr>
        <w:spacing w:after="0"/>
        <w:jc w:val="center"/>
        <w:rPr>
          <w:rFonts w:ascii="Times New Roman" w:hAnsi="Times New Roman" w:cs="Times New Roman"/>
          <w:color w:val="000000" w:themeColor="text1"/>
        </w:rPr>
      </w:pPr>
    </w:p>
    <w:p w14:paraId="22221CAB" w14:textId="1DEF8F09" w:rsidR="00F54C2C" w:rsidRPr="00942F9A" w:rsidRDefault="00A00867" w:rsidP="00A00867">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2</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Overview of vulgar lemmas and their relative frequencies across regions.</w:t>
      </w:r>
      <w:r w:rsidR="00627E78" w:rsidRPr="00942F9A">
        <w:rPr>
          <w:rStyle w:val="FootnoteReference"/>
          <w:rFonts w:ascii="Times New Roman" w:eastAsia="Times New Roman" w:hAnsi="Times New Roman" w:cs="Times New Roman"/>
          <w:color w:val="000000" w:themeColor="text1"/>
        </w:rPr>
        <w:footnoteReference w:id="10"/>
      </w:r>
    </w:p>
    <w:p w14:paraId="11B29CD2" w14:textId="77777777" w:rsidR="00F54C2C" w:rsidRPr="00942F9A" w:rsidRDefault="00F54C2C" w:rsidP="003D5C59">
      <w:pPr>
        <w:spacing w:after="0"/>
        <w:rPr>
          <w:rFonts w:ascii="Times New Roman" w:eastAsia="Times New Roman" w:hAnsi="Times New Roman" w:cs="Times New Roman"/>
          <w:color w:val="000000" w:themeColor="text1"/>
        </w:rPr>
      </w:pPr>
    </w:p>
    <w:p w14:paraId="5ADC3F1E" w14:textId="10117582" w:rsidR="00E43572" w:rsidRPr="00942F9A" w:rsidRDefault="00192AA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Figure 2 shows that forms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vulgar online acronyms, </w:t>
      </w:r>
      <w:r w:rsidR="00C77727" w:rsidRPr="00942F9A">
        <w:rPr>
          <w:rFonts w:ascii="Times New Roman" w:hAnsi="Times New Roman" w:cs="Times New Roman"/>
          <w:i/>
          <w:iCs/>
          <w:color w:val="000000" w:themeColor="text1"/>
        </w:rPr>
        <w:t>damn</w:t>
      </w:r>
      <w:r w:rsidR="00C77727" w:rsidRPr="00942F9A">
        <w:rPr>
          <w:rFonts w:ascii="Times New Roman" w:hAnsi="Times New Roman" w:cs="Times New Roman"/>
          <w:color w:val="000000" w:themeColor="text1"/>
        </w:rPr>
        <w:t xml:space="preserve">, </w:t>
      </w:r>
      <w:r w:rsidR="008C51B4" w:rsidRPr="00942F9A">
        <w:rPr>
          <w:rFonts w:ascii="Times New Roman" w:hAnsi="Times New Roman" w:cs="Times New Roman"/>
          <w:i/>
          <w:iCs/>
          <w:color w:val="000000" w:themeColor="text1"/>
        </w:rPr>
        <w:t>idiot</w:t>
      </w:r>
      <w:r w:rsidR="00C77727"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bitch</w:t>
      </w:r>
      <w:r w:rsidR="000F47DC" w:rsidRPr="00942F9A">
        <w:rPr>
          <w:rFonts w:ascii="Times New Roman" w:hAnsi="Times New Roman" w:cs="Times New Roman"/>
          <w:color w:val="000000" w:themeColor="text1"/>
        </w:rPr>
        <w:t xml:space="preserve">, </w:t>
      </w:r>
      <w:r w:rsidR="00C77727" w:rsidRPr="00942F9A">
        <w:rPr>
          <w:rFonts w:ascii="Times New Roman" w:hAnsi="Times New Roman" w:cs="Times New Roman"/>
          <w:color w:val="000000" w:themeColor="text1"/>
        </w:rPr>
        <w:t xml:space="preserve">and </w:t>
      </w:r>
      <w:r w:rsidR="00C7772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C77727" w:rsidRPr="00942F9A">
        <w:rPr>
          <w:rFonts w:ascii="Times New Roman" w:hAnsi="Times New Roman" w:cs="Times New Roman"/>
          <w:color w:val="000000" w:themeColor="text1"/>
        </w:rPr>
        <w:t xml:space="preserve"> are </w:t>
      </w:r>
      <w:r w:rsidR="003756D1" w:rsidRPr="00942F9A">
        <w:rPr>
          <w:rFonts w:ascii="Times New Roman" w:hAnsi="Times New Roman" w:cs="Times New Roman"/>
          <w:color w:val="000000" w:themeColor="text1"/>
        </w:rPr>
        <w:t>not only among the most frequent vulgar lemmas</w:t>
      </w:r>
      <w:ins w:id="485" w:author="Author">
        <w:r w:rsidR="00C97569">
          <w:rPr>
            <w:rFonts w:ascii="Times New Roman" w:hAnsi="Times New Roman" w:cs="Times New Roman"/>
            <w:color w:val="000000" w:themeColor="text1"/>
          </w:rPr>
          <w:t>,</w:t>
        </w:r>
      </w:ins>
      <w:r w:rsidR="003756D1" w:rsidRPr="00942F9A">
        <w:rPr>
          <w:rFonts w:ascii="Times New Roman" w:hAnsi="Times New Roman" w:cs="Times New Roman"/>
          <w:color w:val="000000" w:themeColor="text1"/>
        </w:rPr>
        <w:t xml:space="preserve"> but also notably more frequent among </w:t>
      </w:r>
      <w:r w:rsidR="006602F7" w:rsidRPr="00942F9A">
        <w:rPr>
          <w:rFonts w:ascii="Times New Roman" w:hAnsi="Times New Roman" w:cs="Times New Roman"/>
          <w:color w:val="000000" w:themeColor="text1"/>
        </w:rPr>
        <w:t xml:space="preserve">United States </w:t>
      </w:r>
      <w:r w:rsidR="003756D1" w:rsidRPr="00942F9A">
        <w:rPr>
          <w:rFonts w:ascii="Times New Roman" w:hAnsi="Times New Roman" w:cs="Times New Roman"/>
          <w:color w:val="000000" w:themeColor="text1"/>
        </w:rPr>
        <w:t>Twitter users</w:t>
      </w:r>
      <w:r w:rsidR="006602F7" w:rsidRPr="00942F9A">
        <w:rPr>
          <w:rFonts w:ascii="Times New Roman" w:hAnsi="Times New Roman" w:cs="Times New Roman"/>
          <w:color w:val="000000" w:themeColor="text1"/>
        </w:rPr>
        <w:t xml:space="preserve"> </w:t>
      </w:r>
      <w:r w:rsidR="000F47DC" w:rsidRPr="00942F9A">
        <w:rPr>
          <w:rFonts w:ascii="Times New Roman" w:hAnsi="Times New Roman" w:cs="Times New Roman"/>
          <w:color w:val="000000" w:themeColor="text1"/>
        </w:rPr>
        <w:t xml:space="preserve">(with the exception of </w:t>
      </w:r>
      <w:r w:rsidR="000F47DC" w:rsidRPr="00942F9A">
        <w:rPr>
          <w:rFonts w:ascii="Times New Roman" w:hAnsi="Times New Roman" w:cs="Times New Roman"/>
          <w:i/>
          <w:iCs/>
          <w:color w:val="000000" w:themeColor="text1"/>
        </w:rPr>
        <w:t>idiot</w:t>
      </w:r>
      <w:del w:id="486" w:author="Author">
        <w:r w:rsidR="000F47DC" w:rsidRPr="00942F9A">
          <w:rPr>
            <w:rFonts w:ascii="Times New Roman" w:hAnsi="Times New Roman" w:cs="Times New Roman"/>
            <w:color w:val="000000" w:themeColor="text1"/>
          </w:rPr>
          <w:delText xml:space="preserve">) </w:delText>
        </w:r>
        <w:r w:rsidR="006602F7" w:rsidRPr="00942F9A">
          <w:rPr>
            <w:rFonts w:ascii="Times New Roman" w:hAnsi="Times New Roman" w:cs="Times New Roman"/>
            <w:color w:val="000000" w:themeColor="text1"/>
          </w:rPr>
          <w:delText>–</w:delText>
        </w:r>
      </w:del>
      <w:ins w:id="487" w:author="Author">
        <w:r w:rsidR="000F47DC" w:rsidRPr="00942F9A">
          <w:rPr>
            <w:rFonts w:ascii="Times New Roman" w:hAnsi="Times New Roman" w:cs="Times New Roman"/>
            <w:color w:val="000000" w:themeColor="text1"/>
          </w:rPr>
          <w:t>)</w:t>
        </w:r>
        <w:r w:rsidR="00C97569">
          <w:rPr>
            <w:rFonts w:ascii="Times New Roman" w:hAnsi="Times New Roman" w:cs="Times New Roman"/>
            <w:color w:val="000000" w:themeColor="text1"/>
          </w:rPr>
          <w:t>,</w:t>
        </w:r>
      </w:ins>
      <w:r w:rsidR="006602F7" w:rsidRPr="00942F9A">
        <w:rPr>
          <w:rFonts w:ascii="Times New Roman" w:hAnsi="Times New Roman" w:cs="Times New Roman"/>
          <w:color w:val="000000" w:themeColor="text1"/>
        </w:rPr>
        <w:t xml:space="preserve"> with forms of </w:t>
      </w:r>
      <w:r w:rsidR="006602F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6602F7" w:rsidRPr="00942F9A">
        <w:rPr>
          <w:rFonts w:ascii="Times New Roman" w:hAnsi="Times New Roman" w:cs="Times New Roman"/>
          <w:color w:val="000000" w:themeColor="text1"/>
        </w:rPr>
        <w:t xml:space="preserve"> occurring almost exclusively in the US data. In contrast, </w:t>
      </w:r>
      <w:r w:rsidR="00FE5C87" w:rsidRPr="00942F9A">
        <w:rPr>
          <w:rFonts w:ascii="Times New Roman" w:hAnsi="Times New Roman" w:cs="Times New Roman"/>
          <w:color w:val="000000" w:themeColor="text1"/>
        </w:rPr>
        <w:t xml:space="preserve">forms of </w:t>
      </w:r>
      <w:r w:rsidR="000F47DC" w:rsidRPr="00942F9A">
        <w:rPr>
          <w:rFonts w:ascii="Times New Roman" w:hAnsi="Times New Roman" w:cs="Times New Roman"/>
          <w:i/>
          <w:iCs/>
          <w:color w:val="000000" w:themeColor="text1"/>
        </w:rPr>
        <w:t>bloody</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crap</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piss</w:t>
      </w:r>
      <w:r w:rsidR="003F1B9D"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cock</w:t>
      </w:r>
      <w:r w:rsidR="003F1B9D" w:rsidRPr="00942F9A">
        <w:rPr>
          <w:rFonts w:ascii="Times New Roman" w:hAnsi="Times New Roman" w:cs="Times New Roman"/>
          <w:color w:val="000000" w:themeColor="text1"/>
        </w:rPr>
        <w:t xml:space="preserve"> are almost exclusively used in Australia and the United Kingdom. </w:t>
      </w:r>
      <w:r w:rsidR="00FE5C87" w:rsidRPr="00942F9A">
        <w:rPr>
          <w:rFonts w:ascii="Times New Roman" w:hAnsi="Times New Roman" w:cs="Times New Roman"/>
          <w:color w:val="000000" w:themeColor="text1"/>
        </w:rPr>
        <w:t xml:space="preserve">Forms of </w:t>
      </w:r>
      <w:r w:rsidR="00FE5C87" w:rsidRPr="00942F9A">
        <w:rPr>
          <w:rFonts w:ascii="Times New Roman" w:hAnsi="Times New Roman" w:cs="Times New Roman"/>
          <w:i/>
          <w:iCs/>
          <w:color w:val="000000" w:themeColor="text1"/>
        </w:rPr>
        <w:t>crap</w:t>
      </w:r>
      <w:r w:rsidR="00FE5C87" w:rsidRPr="00942F9A">
        <w:rPr>
          <w:rFonts w:ascii="Times New Roman" w:hAnsi="Times New Roman" w:cs="Times New Roman"/>
          <w:color w:val="000000" w:themeColor="text1"/>
        </w:rPr>
        <w:t xml:space="preserve"> and </w:t>
      </w:r>
      <w:r w:rsidR="00FE5C87" w:rsidRPr="00942F9A">
        <w:rPr>
          <w:rFonts w:ascii="Times New Roman" w:hAnsi="Times New Roman" w:cs="Times New Roman"/>
          <w:i/>
          <w:iCs/>
          <w:color w:val="000000" w:themeColor="text1"/>
        </w:rPr>
        <w:t>bastard</w:t>
      </w:r>
      <w:r w:rsidR="00FE5C87" w:rsidRPr="00942F9A">
        <w:rPr>
          <w:rFonts w:ascii="Times New Roman" w:hAnsi="Times New Roman" w:cs="Times New Roman"/>
          <w:color w:val="000000" w:themeColor="text1"/>
        </w:rPr>
        <w:t xml:space="preserve">, while also being used by US users, are more common in Australia and the United Kingdom. </w:t>
      </w:r>
    </w:p>
    <w:p w14:paraId="4C0831EB" w14:textId="08D5B46D" w:rsidR="00CF3C56" w:rsidRPr="00942F9A" w:rsidRDefault="00FE5C87" w:rsidP="00ED754C">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an analysis of when </w:t>
      </w:r>
      <w:r w:rsidR="00AF116A" w:rsidRPr="00942F9A">
        <w:rPr>
          <w:rFonts w:ascii="Times New Roman" w:hAnsi="Times New Roman" w:cs="Times New Roman"/>
          <w:color w:val="000000" w:themeColor="text1"/>
        </w:rPr>
        <w:t xml:space="preserve">users use vulgar language in their tweets. According to Figure 3, usage wanes during working hours but increases </w:t>
      </w:r>
      <w:r w:rsidR="00246418" w:rsidRPr="00942F9A">
        <w:rPr>
          <w:rFonts w:ascii="Times New Roman" w:hAnsi="Times New Roman" w:cs="Times New Roman"/>
          <w:color w:val="000000" w:themeColor="text1"/>
        </w:rPr>
        <w:t>towards the evening with peaks around midnight</w:t>
      </w:r>
      <w:del w:id="488" w:author="Author">
        <w:r w:rsidR="00246418" w:rsidRPr="00942F9A">
          <w:rPr>
            <w:rFonts w:ascii="Times New Roman" w:hAnsi="Times New Roman" w:cs="Times New Roman"/>
            <w:color w:val="000000" w:themeColor="text1"/>
          </w:rPr>
          <w:delText xml:space="preserve">. In the Australian data, a second, yet less pronounced peak is </w:delText>
        </w:r>
        <w:r w:rsidR="009939FA" w:rsidRPr="00942F9A">
          <w:rPr>
            <w:rFonts w:ascii="Times New Roman" w:hAnsi="Times New Roman" w:cs="Times New Roman"/>
            <w:color w:val="000000" w:themeColor="text1"/>
          </w:rPr>
          <w:delText>detectable</w:delText>
        </w:r>
      </w:del>
      <w:ins w:id="489" w:author="Author">
        <w:r w:rsidR="003C1BED">
          <w:rPr>
            <w:rFonts w:ascii="Times New Roman" w:hAnsi="Times New Roman" w:cs="Times New Roman"/>
            <w:color w:val="000000" w:themeColor="text1"/>
          </w:rPr>
          <w:t xml:space="preserve"> for users from the United Kingdom and the United States</w:t>
        </w:r>
        <w:r w:rsidR="00246418" w:rsidRPr="00942F9A">
          <w:rPr>
            <w:rFonts w:ascii="Times New Roman" w:hAnsi="Times New Roman" w:cs="Times New Roman"/>
            <w:color w:val="000000" w:themeColor="text1"/>
          </w:rPr>
          <w:t xml:space="preserve">. In the Australian data, </w:t>
        </w:r>
        <w:r w:rsidR="003C1BED">
          <w:rPr>
            <w:rFonts w:ascii="Times New Roman" w:hAnsi="Times New Roman" w:cs="Times New Roman"/>
            <w:color w:val="000000" w:themeColor="text1"/>
          </w:rPr>
          <w:t xml:space="preserve">the peak appears substantively earlier: between 6 and 7pm </w:t>
        </w:r>
        <w:r w:rsidR="00B3543C">
          <w:rPr>
            <w:rFonts w:ascii="Times New Roman" w:hAnsi="Times New Roman" w:cs="Times New Roman"/>
            <w:color w:val="000000" w:themeColor="text1"/>
          </w:rPr>
          <w:t xml:space="preserve">once users have returned from work. </w:t>
        </w:r>
        <w:r w:rsidR="008A7026">
          <w:rPr>
            <w:rFonts w:ascii="Times New Roman" w:hAnsi="Times New Roman" w:cs="Times New Roman"/>
            <w:color w:val="000000" w:themeColor="text1"/>
          </w:rPr>
          <w:t xml:space="preserve">We inspected vulgar tweets in this peak both manually and by </w:t>
        </w:r>
        <w:r w:rsidR="000059F8">
          <w:rPr>
            <w:rFonts w:ascii="Times New Roman" w:hAnsi="Times New Roman" w:cs="Times New Roman"/>
            <w:color w:val="000000" w:themeColor="text1"/>
          </w:rPr>
          <w:t>cross tabulating</w:t>
        </w:r>
        <w:r w:rsidR="008A7026">
          <w:rPr>
            <w:rFonts w:ascii="Times New Roman" w:hAnsi="Times New Roman" w:cs="Times New Roman"/>
            <w:color w:val="000000" w:themeColor="text1"/>
          </w:rPr>
          <w:t xml:space="preserve"> topics but could </w:t>
        </w:r>
        <w:r w:rsidR="000059F8">
          <w:rPr>
            <w:rFonts w:ascii="Times New Roman" w:hAnsi="Times New Roman" w:cs="Times New Roman"/>
            <w:color w:val="000000" w:themeColor="text1"/>
          </w:rPr>
          <w:t xml:space="preserve">unfortunately </w:t>
        </w:r>
        <w:r w:rsidR="008A7026">
          <w:rPr>
            <w:rFonts w:ascii="Times New Roman" w:hAnsi="Times New Roman" w:cs="Times New Roman"/>
            <w:color w:val="000000" w:themeColor="text1"/>
          </w:rPr>
          <w:t>not detect a specific pattern, e.g. users venting about work</w:t>
        </w:r>
        <w:r w:rsidR="000059F8">
          <w:rPr>
            <w:rFonts w:ascii="Times New Roman" w:hAnsi="Times New Roman" w:cs="Times New Roman"/>
            <w:color w:val="000000" w:themeColor="text1"/>
          </w:rPr>
          <w:t xml:space="preserve"> or</w:t>
        </w:r>
        <w:r w:rsidR="008A7026">
          <w:rPr>
            <w:rFonts w:ascii="Times New Roman" w:hAnsi="Times New Roman" w:cs="Times New Roman"/>
            <w:color w:val="000000" w:themeColor="text1"/>
          </w:rPr>
          <w:t xml:space="preserve"> traffic</w:t>
        </w:r>
        <w:r w:rsidR="000059F8">
          <w:rPr>
            <w:rFonts w:ascii="Times New Roman" w:hAnsi="Times New Roman" w:cs="Times New Roman"/>
            <w:color w:val="000000" w:themeColor="text1"/>
          </w:rPr>
          <w:t>.</w:t>
        </w:r>
        <w:r w:rsidR="008A7026">
          <w:rPr>
            <w:rFonts w:ascii="Times New Roman" w:hAnsi="Times New Roman" w:cs="Times New Roman"/>
            <w:color w:val="000000" w:themeColor="text1"/>
          </w:rPr>
          <w:t xml:space="preserve"> </w:t>
        </w:r>
        <w:r w:rsidR="000059F8">
          <w:rPr>
            <w:rFonts w:ascii="Times New Roman" w:hAnsi="Times New Roman" w:cs="Times New Roman"/>
            <w:color w:val="000000" w:themeColor="text1"/>
          </w:rPr>
          <w:t>This means that there is a notable peak</w:t>
        </w:r>
        <w:r w:rsidR="00C97569">
          <w:rPr>
            <w:rFonts w:ascii="Times New Roman" w:hAnsi="Times New Roman" w:cs="Times New Roman"/>
            <w:color w:val="000000" w:themeColor="text1"/>
          </w:rPr>
          <w:t>,</w:t>
        </w:r>
        <w:r w:rsidR="000059F8">
          <w:rPr>
            <w:rFonts w:ascii="Times New Roman" w:hAnsi="Times New Roman" w:cs="Times New Roman"/>
            <w:color w:val="000000" w:themeColor="text1"/>
          </w:rPr>
          <w:t xml:space="preserve"> </w:t>
        </w:r>
        <w:r w:rsidR="00E125B5">
          <w:rPr>
            <w:rFonts w:ascii="Times New Roman" w:hAnsi="Times New Roman" w:cs="Times New Roman"/>
            <w:color w:val="000000" w:themeColor="text1"/>
          </w:rPr>
          <w:t xml:space="preserve">but the vulgarity used during this peak in the Australian data does not seem to be related to a specific topic. </w:t>
        </w:r>
        <w:r w:rsidR="00B3543C">
          <w:rPr>
            <w:rFonts w:ascii="Times New Roman" w:hAnsi="Times New Roman" w:cs="Times New Roman"/>
            <w:color w:val="000000" w:themeColor="text1"/>
          </w:rPr>
          <w:t xml:space="preserve">In addition, </w:t>
        </w:r>
        <w:r w:rsidR="00246418" w:rsidRPr="00942F9A">
          <w:rPr>
            <w:rFonts w:ascii="Times New Roman" w:hAnsi="Times New Roman" w:cs="Times New Roman"/>
            <w:color w:val="000000" w:themeColor="text1"/>
          </w:rPr>
          <w:t xml:space="preserve">a second, </w:t>
        </w:r>
        <w:r w:rsidR="00B3543C">
          <w:rPr>
            <w:rFonts w:ascii="Times New Roman" w:hAnsi="Times New Roman" w:cs="Times New Roman"/>
            <w:color w:val="000000" w:themeColor="text1"/>
          </w:rPr>
          <w:t>though less</w:t>
        </w:r>
        <w:r w:rsidR="00246418" w:rsidRPr="00942F9A">
          <w:rPr>
            <w:rFonts w:ascii="Times New Roman" w:hAnsi="Times New Roman" w:cs="Times New Roman"/>
            <w:color w:val="000000" w:themeColor="text1"/>
          </w:rPr>
          <w:t xml:space="preserve"> pronounced peak is </w:t>
        </w:r>
        <w:r w:rsidR="009939FA" w:rsidRPr="00942F9A">
          <w:rPr>
            <w:rFonts w:ascii="Times New Roman" w:hAnsi="Times New Roman" w:cs="Times New Roman"/>
            <w:color w:val="000000" w:themeColor="text1"/>
          </w:rPr>
          <w:t>detectable</w:t>
        </w:r>
        <w:r w:rsidR="00246418" w:rsidRPr="00942F9A">
          <w:rPr>
            <w:rFonts w:ascii="Times New Roman" w:hAnsi="Times New Roman" w:cs="Times New Roman"/>
            <w:color w:val="000000" w:themeColor="text1"/>
          </w:rPr>
          <w:t xml:space="preserve"> </w:t>
        </w:r>
        <w:r w:rsidR="00B3543C">
          <w:rPr>
            <w:rFonts w:ascii="Times New Roman" w:hAnsi="Times New Roman" w:cs="Times New Roman"/>
            <w:color w:val="000000" w:themeColor="text1"/>
          </w:rPr>
          <w:t>among Australian users</w:t>
        </w:r>
      </w:ins>
      <w:r w:rsidR="00B3543C">
        <w:rPr>
          <w:rFonts w:ascii="Times New Roman" w:hAnsi="Times New Roman" w:cs="Times New Roman"/>
          <w:color w:val="000000" w:themeColor="text1"/>
        </w:rPr>
        <w:t xml:space="preserve"> </w:t>
      </w:r>
      <w:r w:rsidR="009939FA" w:rsidRPr="00942F9A">
        <w:rPr>
          <w:rFonts w:ascii="Times New Roman" w:hAnsi="Times New Roman" w:cs="Times New Roman"/>
          <w:color w:val="000000" w:themeColor="text1"/>
        </w:rPr>
        <w:t xml:space="preserve">during </w:t>
      </w:r>
      <w:r w:rsidR="0022255E" w:rsidRPr="00942F9A">
        <w:rPr>
          <w:rFonts w:ascii="Times New Roman" w:hAnsi="Times New Roman" w:cs="Times New Roman"/>
          <w:color w:val="000000" w:themeColor="text1"/>
        </w:rPr>
        <w:t>lunchtime</w:t>
      </w:r>
      <w:r w:rsidR="009939FA" w:rsidRPr="00942F9A">
        <w:rPr>
          <w:rFonts w:ascii="Times New Roman" w:hAnsi="Times New Roman" w:cs="Times New Roman"/>
          <w:color w:val="000000" w:themeColor="text1"/>
        </w:rPr>
        <w:t xml:space="preserve">. </w:t>
      </w:r>
      <w:r w:rsidR="005A7174" w:rsidRPr="00942F9A">
        <w:rPr>
          <w:rFonts w:ascii="Times New Roman" w:hAnsi="Times New Roman" w:cs="Times New Roman"/>
          <w:color w:val="000000" w:themeColor="text1"/>
        </w:rPr>
        <w:t xml:space="preserve">It is important to </w:t>
      </w:r>
      <w:r w:rsidR="0013334F" w:rsidRPr="00942F9A">
        <w:rPr>
          <w:rFonts w:ascii="Times New Roman" w:hAnsi="Times New Roman" w:cs="Times New Roman"/>
          <w:color w:val="000000" w:themeColor="text1"/>
        </w:rPr>
        <w:t>note that the fluctuations show proportional differences, not differences associated with reduced activity.</w:t>
      </w:r>
    </w:p>
    <w:p w14:paraId="606E26BD" w14:textId="77777777" w:rsidR="003D5C59" w:rsidRPr="00942F9A" w:rsidRDefault="003D5C59" w:rsidP="003D5C59">
      <w:pPr>
        <w:spacing w:after="0"/>
        <w:rPr>
          <w:rFonts w:ascii="Times New Roman" w:hAnsi="Times New Roman" w:cs="Times New Roman"/>
          <w:color w:val="000000" w:themeColor="text1"/>
        </w:rPr>
      </w:pPr>
    </w:p>
    <w:p w14:paraId="097775EB" w14:textId="77777777" w:rsidR="003D5C59" w:rsidRPr="00942F9A" w:rsidRDefault="003D5C59" w:rsidP="003D5C59">
      <w:pPr>
        <w:spacing w:after="0"/>
        <w:jc w:val="center"/>
        <w:rPr>
          <w:del w:id="490" w:author="Author"/>
          <w:rFonts w:ascii="Times New Roman" w:hAnsi="Times New Roman" w:cs="Times New Roman"/>
          <w:color w:val="000000" w:themeColor="text1"/>
        </w:rPr>
      </w:pPr>
      <w:del w:id="491" w:author="Author">
        <w:r w:rsidRPr="00942F9A">
          <w:rPr>
            <w:rFonts w:ascii="Times New Roman" w:hAnsi="Times New Roman" w:cs="Times New Roman"/>
            <w:noProof/>
            <w:color w:val="000000" w:themeColor="text1"/>
          </w:rPr>
          <w:drawing>
            <wp:inline distT="0" distB="0" distL="0" distR="0" wp14:anchorId="46F37450" wp14:editId="04C206E5">
              <wp:extent cx="5396230" cy="4322445"/>
              <wp:effectExtent l="0" t="0" r="0" b="1905"/>
              <wp:docPr id="1358627745"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7745" name="Picture 8" descr="A graph of different colored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del>
    </w:p>
    <w:p w14:paraId="783251A7" w14:textId="03835694" w:rsidR="003D5C59" w:rsidRPr="00942F9A" w:rsidRDefault="00061D92" w:rsidP="003D5C59">
      <w:pPr>
        <w:spacing w:after="0"/>
        <w:jc w:val="center"/>
        <w:rPr>
          <w:ins w:id="492" w:author="Author"/>
          <w:rFonts w:ascii="Times New Roman" w:hAnsi="Times New Roman" w:cs="Times New Roman"/>
          <w:color w:val="000000" w:themeColor="text1"/>
        </w:rPr>
      </w:pPr>
      <w:ins w:id="493" w:author="Author">
        <w:r>
          <w:rPr>
            <w:noProof/>
          </w:rPr>
          <w:drawing>
            <wp:inline distT="0" distB="0" distL="0" distR="0" wp14:anchorId="35BF2102" wp14:editId="471D9A2E">
              <wp:extent cx="5402580" cy="4320540"/>
              <wp:effectExtent l="0" t="0" r="7620" b="3810"/>
              <wp:docPr id="2116626233"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6233" name="Picture 2" descr="A graph of different colored squa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ins>
    </w:p>
    <w:p w14:paraId="015B8EC7" w14:textId="7D7B1B9C" w:rsidR="00ED754C"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3</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Overuse (red) and underuse (blue) of vulgarity by normalised time of day.</w:t>
      </w:r>
    </w:p>
    <w:p w14:paraId="5CBA1677" w14:textId="77777777" w:rsidR="00ED754C" w:rsidRPr="00942F9A" w:rsidRDefault="00ED754C" w:rsidP="003D5C59">
      <w:pPr>
        <w:spacing w:after="0"/>
        <w:rPr>
          <w:rFonts w:ascii="Times New Roman" w:eastAsia="Times New Roman" w:hAnsi="Times New Roman" w:cs="Times New Roman"/>
          <w:color w:val="000000" w:themeColor="text1"/>
        </w:rPr>
      </w:pPr>
    </w:p>
    <w:p w14:paraId="153778A6" w14:textId="61D070B0" w:rsidR="004C2A1B" w:rsidRPr="00942F9A" w:rsidRDefault="002A0070" w:rsidP="00ED754C">
      <w:pPr>
        <w:spacing w:after="0"/>
        <w:rPr>
          <w:rFonts w:ascii="Times New Roman" w:eastAsia="Times New Roman" w:hAnsi="Times New Roman" w:cs="Times New Roman"/>
          <w:b/>
          <w:bCs/>
          <w:color w:val="000000" w:themeColor="text1"/>
        </w:rPr>
      </w:pPr>
      <w:r w:rsidRPr="00942F9A">
        <w:rPr>
          <w:rFonts w:ascii="Times New Roman" w:hAnsi="Times New Roman" w:cs="Times New Roman"/>
          <w:b/>
          <w:bCs/>
          <w:color w:val="000000" w:themeColor="text1"/>
        </w:rPr>
        <w:t>4.2 T</w:t>
      </w:r>
      <w:r w:rsidR="004C2A1B" w:rsidRPr="00942F9A">
        <w:rPr>
          <w:rFonts w:ascii="Times New Roman" w:hAnsi="Times New Roman" w:cs="Times New Roman"/>
          <w:b/>
          <w:bCs/>
          <w:color w:val="000000" w:themeColor="text1"/>
        </w:rPr>
        <w:t>opic</w:t>
      </w:r>
      <w:r w:rsidRPr="00942F9A">
        <w:rPr>
          <w:rFonts w:ascii="Times New Roman" w:hAnsi="Times New Roman" w:cs="Times New Roman"/>
          <w:b/>
          <w:bCs/>
          <w:color w:val="000000" w:themeColor="text1"/>
        </w:rPr>
        <w:t xml:space="preserve"> related use of vulgarity</w:t>
      </w:r>
    </w:p>
    <w:p w14:paraId="4482CA22" w14:textId="051B175C" w:rsidR="00ED754C" w:rsidRPr="00942F9A" w:rsidRDefault="00085622" w:rsidP="003D5C59">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topic modelling analysis that aimed to </w:t>
      </w:r>
      <w:r w:rsidR="0070159B" w:rsidRPr="00942F9A">
        <w:rPr>
          <w:rFonts w:ascii="Times New Roman" w:hAnsi="Times New Roman" w:cs="Times New Roman"/>
          <w:color w:val="000000" w:themeColor="text1"/>
        </w:rPr>
        <w:t xml:space="preserve">ascertain if vulgarity is more likely to occur based on discursive topics. </w:t>
      </w:r>
      <w:del w:id="494" w:author="Author">
        <w:r w:rsidR="0070159B" w:rsidRPr="00942F9A">
          <w:rPr>
            <w:rFonts w:ascii="Times New Roman" w:hAnsi="Times New Roman" w:cs="Times New Roman"/>
            <w:color w:val="000000" w:themeColor="text1"/>
          </w:rPr>
          <w:delText>The</w:delText>
        </w:r>
      </w:del>
      <w:ins w:id="495" w:author="Author">
        <w:r w:rsidR="00BA74DD">
          <w:rPr>
            <w:rFonts w:ascii="Times New Roman" w:hAnsi="Times New Roman" w:cs="Times New Roman"/>
            <w:color w:val="000000" w:themeColor="text1"/>
          </w:rPr>
          <w:t>Our</w:t>
        </w:r>
      </w:ins>
      <w:r w:rsidR="0070159B" w:rsidRPr="00942F9A">
        <w:rPr>
          <w:rFonts w:ascii="Times New Roman" w:hAnsi="Times New Roman" w:cs="Times New Roman"/>
          <w:color w:val="000000" w:themeColor="text1"/>
        </w:rPr>
        <w:t xml:space="preserve"> tw</w:t>
      </w:r>
      <w:r w:rsidR="005B36E5" w:rsidRPr="00942F9A">
        <w:rPr>
          <w:rFonts w:ascii="Times New Roman" w:hAnsi="Times New Roman" w:cs="Times New Roman"/>
          <w:color w:val="000000" w:themeColor="text1"/>
        </w:rPr>
        <w:t>o</w:t>
      </w:r>
      <w:r w:rsidR="0070159B" w:rsidRPr="00942F9A">
        <w:rPr>
          <w:rFonts w:ascii="Times New Roman" w:hAnsi="Times New Roman" w:cs="Times New Roman"/>
          <w:color w:val="000000" w:themeColor="text1"/>
        </w:rPr>
        <w:t xml:space="preserve">-step topic modelling arrived at </w:t>
      </w:r>
      <w:del w:id="496" w:author="Author">
        <w:r w:rsidR="00641709" w:rsidRPr="00942F9A">
          <w:rPr>
            <w:rFonts w:ascii="Times New Roman" w:hAnsi="Times New Roman" w:cs="Times New Roman"/>
            <w:color w:val="000000" w:themeColor="text1"/>
          </w:rPr>
          <w:delText>23</w:delText>
        </w:r>
      </w:del>
      <w:ins w:id="497" w:author="Author">
        <w:r w:rsidR="00641709" w:rsidRPr="00942F9A">
          <w:rPr>
            <w:rFonts w:ascii="Times New Roman" w:hAnsi="Times New Roman" w:cs="Times New Roman"/>
            <w:color w:val="000000" w:themeColor="text1"/>
          </w:rPr>
          <w:t>3</w:t>
        </w:r>
        <w:r w:rsidR="00EF769A">
          <w:rPr>
            <w:rFonts w:ascii="Times New Roman" w:hAnsi="Times New Roman" w:cs="Times New Roman"/>
            <w:color w:val="000000" w:themeColor="text1"/>
          </w:rPr>
          <w:t>4</w:t>
        </w:r>
      </w:ins>
      <w:r w:rsidR="0048175E" w:rsidRPr="00942F9A">
        <w:rPr>
          <w:rFonts w:ascii="Times New Roman" w:hAnsi="Times New Roman" w:cs="Times New Roman"/>
          <w:color w:val="000000" w:themeColor="text1"/>
        </w:rPr>
        <w:t xml:space="preserve"> thematically coherent topics</w:t>
      </w:r>
      <w:r w:rsidR="00E530C5" w:rsidRPr="00942F9A">
        <w:rPr>
          <w:rFonts w:ascii="Times New Roman" w:hAnsi="Times New Roman" w:cs="Times New Roman"/>
          <w:color w:val="000000" w:themeColor="text1"/>
        </w:rPr>
        <w:t xml:space="preserve"> (</w:t>
      </w:r>
      <w:ins w:id="498" w:author="Author">
        <w:r w:rsidR="005B10AB" w:rsidRPr="005B10AB">
          <w:rPr>
            <w:rFonts w:ascii="Times New Roman" w:hAnsi="Times New Roman" w:cs="Times New Roman"/>
            <w:i/>
            <w:iCs/>
            <w:color w:val="000000" w:themeColor="text1"/>
          </w:rPr>
          <w:t xml:space="preserve">activism, adult_content, ai_innovation, business, climate, </w:t>
        </w:r>
      </w:ins>
      <w:r w:rsidR="005B10AB" w:rsidRPr="005B10AB">
        <w:rPr>
          <w:rFonts w:ascii="Times New Roman" w:hAnsi="Times New Roman" w:cs="Times New Roman"/>
          <w:i/>
          <w:iCs/>
          <w:color w:val="000000" w:themeColor="text1"/>
        </w:rPr>
        <w:t>crime</w:t>
      </w:r>
      <w:r w:rsidR="005B10AB" w:rsidRPr="00652AA4">
        <w:rPr>
          <w:rFonts w:ascii="Times New Roman" w:hAnsi="Times New Roman"/>
          <w:i/>
          <w:color w:val="000000" w:themeColor="text1"/>
          <w:rPrChange w:id="499" w:author="Author">
            <w:rPr>
              <w:rFonts w:ascii="Times New Roman" w:hAnsi="Times New Roman"/>
              <w:color w:val="000000" w:themeColor="text1"/>
            </w:rPr>
          </w:rPrChange>
        </w:rPr>
        <w:t xml:space="preserve">, </w:t>
      </w:r>
      <w:ins w:id="500" w:author="Author">
        <w:r w:rsidR="005B10AB" w:rsidRPr="005B10AB">
          <w:rPr>
            <w:rFonts w:ascii="Times New Roman" w:hAnsi="Times New Roman" w:cs="Times New Roman"/>
            <w:i/>
            <w:iCs/>
            <w:color w:val="000000" w:themeColor="text1"/>
          </w:rPr>
          <w:t xml:space="preserve">economy, education, </w:t>
        </w:r>
      </w:ins>
      <w:r w:rsidR="005B10AB" w:rsidRPr="005B10AB">
        <w:rPr>
          <w:rFonts w:ascii="Times New Roman" w:hAnsi="Times New Roman" w:cs="Times New Roman"/>
          <w:i/>
          <w:iCs/>
          <w:color w:val="000000" w:themeColor="text1"/>
        </w:rPr>
        <w:t>employment</w:t>
      </w:r>
      <w:r w:rsidR="005B10AB" w:rsidRPr="00652AA4">
        <w:rPr>
          <w:rFonts w:ascii="Times New Roman" w:hAnsi="Times New Roman"/>
          <w:i/>
          <w:color w:val="000000" w:themeColor="text1"/>
          <w:rPrChange w:id="501" w:author="Author">
            <w:rPr>
              <w:rFonts w:ascii="Times New Roman" w:hAnsi="Times New Roman"/>
              <w:color w:val="000000" w:themeColor="text1"/>
            </w:rPr>
          </w:rPrChange>
        </w:rPr>
        <w:t xml:space="preserve">, </w:t>
      </w:r>
      <w:r w:rsidR="005B10AB" w:rsidRPr="005B10AB">
        <w:rPr>
          <w:rFonts w:ascii="Times New Roman" w:hAnsi="Times New Roman" w:cs="Times New Roman"/>
          <w:i/>
          <w:iCs/>
          <w:color w:val="000000" w:themeColor="text1"/>
        </w:rPr>
        <w:t>entertainment</w:t>
      </w:r>
      <w:r w:rsidR="005B10AB" w:rsidRPr="00652AA4">
        <w:rPr>
          <w:rFonts w:ascii="Times New Roman" w:hAnsi="Times New Roman"/>
          <w:i/>
          <w:color w:val="000000" w:themeColor="text1"/>
          <w:rPrChange w:id="502" w:author="Author">
            <w:rPr>
              <w:rFonts w:ascii="Times New Roman" w:hAnsi="Times New Roman"/>
              <w:color w:val="000000" w:themeColor="text1"/>
            </w:rPr>
          </w:rPrChange>
        </w:rPr>
        <w:t xml:space="preserve">, </w:t>
      </w:r>
      <w:del w:id="503" w:author="Author">
        <w:r w:rsidR="00641709" w:rsidRPr="00942F9A">
          <w:rPr>
            <w:rFonts w:ascii="Times New Roman" w:hAnsi="Times New Roman" w:cs="Times New Roman"/>
            <w:i/>
            <w:iCs/>
            <w:color w:val="000000" w:themeColor="text1"/>
          </w:rPr>
          <w:delText>finance</w:delText>
        </w:r>
        <w:r w:rsidR="00641709" w:rsidRPr="00942F9A">
          <w:rPr>
            <w:rFonts w:ascii="Times New Roman" w:hAnsi="Times New Roman" w:cs="Times New Roman"/>
            <w:color w:val="000000" w:themeColor="text1"/>
          </w:rPr>
          <w:delText xml:space="preserve">, </w:delText>
        </w:r>
      </w:del>
      <w:r w:rsidR="005B10AB" w:rsidRPr="005B10AB">
        <w:rPr>
          <w:rFonts w:ascii="Times New Roman" w:hAnsi="Times New Roman" w:cs="Times New Roman"/>
          <w:i/>
          <w:iCs/>
          <w:color w:val="000000" w:themeColor="text1"/>
        </w:rPr>
        <w:t>fashion</w:t>
      </w:r>
      <w:r w:rsidR="005B10AB" w:rsidRPr="00652AA4">
        <w:rPr>
          <w:rFonts w:ascii="Times New Roman" w:hAnsi="Times New Roman"/>
          <w:i/>
          <w:color w:val="000000" w:themeColor="text1"/>
          <w:rPrChange w:id="504" w:author="Author">
            <w:rPr>
              <w:rFonts w:ascii="Times New Roman" w:hAnsi="Times New Roman"/>
              <w:color w:val="000000" w:themeColor="text1"/>
            </w:rPr>
          </w:rPrChange>
        </w:rPr>
        <w:t xml:space="preserve">, </w:t>
      </w:r>
      <w:ins w:id="505" w:author="Author">
        <w:r w:rsidR="005B10AB" w:rsidRPr="005B10AB">
          <w:rPr>
            <w:rFonts w:ascii="Times New Roman" w:hAnsi="Times New Roman" w:cs="Times New Roman"/>
            <w:i/>
            <w:iCs/>
            <w:color w:val="000000" w:themeColor="text1"/>
          </w:rPr>
          <w:t xml:space="preserve">finance, </w:t>
        </w:r>
      </w:ins>
      <w:r w:rsidR="005B10AB" w:rsidRPr="005B10AB">
        <w:rPr>
          <w:rFonts w:ascii="Times New Roman" w:hAnsi="Times New Roman" w:cs="Times New Roman"/>
          <w:i/>
          <w:iCs/>
          <w:color w:val="000000" w:themeColor="text1"/>
        </w:rPr>
        <w:t>food</w:t>
      </w:r>
      <w:r w:rsidR="005B10AB" w:rsidRPr="00652AA4">
        <w:rPr>
          <w:rFonts w:ascii="Times New Roman" w:hAnsi="Times New Roman"/>
          <w:i/>
          <w:color w:val="000000" w:themeColor="text1"/>
          <w:rPrChange w:id="506" w:author="Author">
            <w:rPr>
              <w:rFonts w:ascii="Times New Roman" w:hAnsi="Times New Roman"/>
              <w:color w:val="000000" w:themeColor="text1"/>
            </w:rPr>
          </w:rPrChange>
        </w:rPr>
        <w:t xml:space="preserve">, </w:t>
      </w:r>
      <w:del w:id="507" w:author="Author">
        <w:r w:rsidR="00641709" w:rsidRPr="00942F9A">
          <w:rPr>
            <w:rFonts w:ascii="Times New Roman" w:hAnsi="Times New Roman" w:cs="Times New Roman"/>
            <w:i/>
            <w:iCs/>
            <w:color w:val="000000" w:themeColor="text1"/>
          </w:rPr>
          <w:delText>travel</w:delText>
        </w:r>
      </w:del>
      <w:ins w:id="508" w:author="Author">
        <w:r w:rsidR="005B10AB" w:rsidRPr="005B10AB">
          <w:rPr>
            <w:rFonts w:ascii="Times New Roman" w:hAnsi="Times New Roman" w:cs="Times New Roman"/>
            <w:i/>
            <w:iCs/>
            <w:color w:val="000000" w:themeColor="text1"/>
          </w:rPr>
          <w:t>foreign</w:t>
        </w:r>
      </w:ins>
      <w:r w:rsidR="005B10AB" w:rsidRPr="00652AA4">
        <w:rPr>
          <w:rFonts w:ascii="Times New Roman" w:hAnsi="Times New Roman"/>
          <w:i/>
          <w:color w:val="000000" w:themeColor="text1"/>
          <w:rPrChange w:id="509" w:author="Author">
            <w:rPr>
              <w:rFonts w:ascii="Times New Roman" w:hAnsi="Times New Roman"/>
              <w:color w:val="000000" w:themeColor="text1"/>
            </w:rPr>
          </w:rPrChange>
        </w:rPr>
        <w:t xml:space="preserve">, </w:t>
      </w:r>
      <w:r w:rsidR="005B10AB" w:rsidRPr="005B10AB">
        <w:rPr>
          <w:rFonts w:ascii="Times New Roman" w:hAnsi="Times New Roman" w:cs="Times New Roman"/>
          <w:i/>
          <w:iCs/>
          <w:color w:val="000000" w:themeColor="text1"/>
        </w:rPr>
        <w:t>gaming</w:t>
      </w:r>
      <w:r w:rsidR="005B10AB" w:rsidRPr="00652AA4">
        <w:rPr>
          <w:rFonts w:ascii="Times New Roman" w:hAnsi="Times New Roman"/>
          <w:i/>
          <w:color w:val="000000" w:themeColor="text1"/>
          <w:rPrChange w:id="510" w:author="Author">
            <w:rPr>
              <w:rFonts w:ascii="Times New Roman" w:hAnsi="Times New Roman"/>
              <w:color w:val="000000" w:themeColor="text1"/>
            </w:rPr>
          </w:rPrChange>
        </w:rPr>
        <w:t xml:space="preserve">, </w:t>
      </w:r>
      <w:del w:id="511" w:author="Author">
        <w:r w:rsidR="00641709" w:rsidRPr="00942F9A">
          <w:rPr>
            <w:rFonts w:ascii="Times New Roman" w:hAnsi="Times New Roman" w:cs="Times New Roman"/>
            <w:i/>
            <w:iCs/>
            <w:color w:val="000000" w:themeColor="text1"/>
          </w:rPr>
          <w:delText>science</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relationships</w:delText>
        </w:r>
        <w:r w:rsidR="00641709" w:rsidRPr="00942F9A">
          <w:rPr>
            <w:rFonts w:ascii="Times New Roman" w:hAnsi="Times New Roman" w:cs="Times New Roman"/>
            <w:color w:val="000000" w:themeColor="text1"/>
          </w:rPr>
          <w:delText xml:space="preserve">, </w:delText>
        </w:r>
      </w:del>
      <w:ins w:id="512" w:author="Author">
        <w:r w:rsidR="005B10AB" w:rsidRPr="005B10AB">
          <w:rPr>
            <w:rFonts w:ascii="Times New Roman" w:hAnsi="Times New Roman" w:cs="Times New Roman"/>
            <w:i/>
            <w:iCs/>
            <w:color w:val="000000" w:themeColor="text1"/>
          </w:rPr>
          <w:t xml:space="preserve">identity, immigration, media, medical, </w:t>
        </w:r>
      </w:ins>
      <w:r w:rsidR="005B10AB" w:rsidRPr="005B10AB">
        <w:rPr>
          <w:rFonts w:ascii="Times New Roman" w:hAnsi="Times New Roman" w:cs="Times New Roman"/>
          <w:i/>
          <w:iCs/>
          <w:color w:val="000000" w:themeColor="text1"/>
        </w:rPr>
        <w:t>memes</w:t>
      </w:r>
      <w:r w:rsidR="005B10AB" w:rsidRPr="00652AA4">
        <w:rPr>
          <w:rFonts w:ascii="Times New Roman" w:hAnsi="Times New Roman"/>
          <w:i/>
          <w:color w:val="000000" w:themeColor="text1"/>
          <w:rPrChange w:id="513" w:author="Author">
            <w:rPr>
              <w:rFonts w:ascii="Times New Roman" w:hAnsi="Times New Roman"/>
              <w:color w:val="000000" w:themeColor="text1"/>
            </w:rPr>
          </w:rPrChange>
        </w:rPr>
        <w:t xml:space="preserve">, </w:t>
      </w:r>
      <w:del w:id="514" w:author="Author">
        <w:r w:rsidR="00641709" w:rsidRPr="00942F9A">
          <w:rPr>
            <w:rFonts w:ascii="Times New Roman" w:hAnsi="Times New Roman" w:cs="Times New Roman"/>
            <w:i/>
            <w:iCs/>
            <w:color w:val="000000" w:themeColor="text1"/>
          </w:rPr>
          <w:delText>business</w:delText>
        </w:r>
        <w:r w:rsidR="00641709" w:rsidRPr="00942F9A">
          <w:rPr>
            <w:rFonts w:ascii="Times New Roman" w:hAnsi="Times New Roman" w:cs="Times New Roman"/>
            <w:color w:val="000000" w:themeColor="text1"/>
          </w:rPr>
          <w:delText xml:space="preserve">, </w:delText>
        </w:r>
      </w:del>
      <w:r w:rsidR="005B10AB" w:rsidRPr="005B10AB">
        <w:rPr>
          <w:rFonts w:ascii="Times New Roman" w:hAnsi="Times New Roman" w:cs="Times New Roman"/>
          <w:i/>
          <w:iCs/>
          <w:color w:val="000000" w:themeColor="text1"/>
        </w:rPr>
        <w:t>mental_health</w:t>
      </w:r>
      <w:r w:rsidR="005B10AB" w:rsidRPr="00652AA4">
        <w:rPr>
          <w:rFonts w:ascii="Times New Roman" w:hAnsi="Times New Roman"/>
          <w:i/>
          <w:color w:val="000000" w:themeColor="text1"/>
          <w:rPrChange w:id="515" w:author="Author">
            <w:rPr>
              <w:rFonts w:ascii="Times New Roman" w:hAnsi="Times New Roman"/>
              <w:color w:val="000000" w:themeColor="text1"/>
            </w:rPr>
          </w:rPrChange>
        </w:rPr>
        <w:t xml:space="preserve">, </w:t>
      </w:r>
      <w:ins w:id="516" w:author="Author">
        <w:r w:rsidR="005B10AB" w:rsidRPr="005B10AB">
          <w:rPr>
            <w:rFonts w:ascii="Times New Roman" w:hAnsi="Times New Roman" w:cs="Times New Roman"/>
            <w:i/>
            <w:iCs/>
            <w:color w:val="000000" w:themeColor="text1"/>
          </w:rPr>
          <w:t xml:space="preserve">military, no topic, other, pets, politics, relationships, science, shopping, social_media, sports, tech, </w:t>
        </w:r>
      </w:ins>
      <w:r w:rsidR="005B10AB" w:rsidRPr="005B10AB">
        <w:rPr>
          <w:rFonts w:ascii="Times New Roman" w:hAnsi="Times New Roman" w:cs="Times New Roman"/>
          <w:i/>
          <w:iCs/>
          <w:color w:val="000000" w:themeColor="text1"/>
        </w:rPr>
        <w:t>transport</w:t>
      </w:r>
      <w:r w:rsidR="005B10AB" w:rsidRPr="00652AA4">
        <w:rPr>
          <w:rFonts w:ascii="Times New Roman" w:hAnsi="Times New Roman"/>
          <w:i/>
          <w:color w:val="000000" w:themeColor="text1"/>
          <w:rPrChange w:id="517" w:author="Author">
            <w:rPr>
              <w:rFonts w:ascii="Times New Roman" w:hAnsi="Times New Roman"/>
              <w:color w:val="000000" w:themeColor="text1"/>
            </w:rPr>
          </w:rPrChange>
        </w:rPr>
        <w:t xml:space="preserve">, </w:t>
      </w:r>
      <w:del w:id="518" w:author="Author">
        <w:r w:rsidR="00641709" w:rsidRPr="00942F9A">
          <w:rPr>
            <w:rFonts w:ascii="Times New Roman" w:hAnsi="Times New Roman" w:cs="Times New Roman"/>
            <w:i/>
            <w:iCs/>
            <w:color w:val="000000" w:themeColor="text1"/>
          </w:rPr>
          <w:delText>shopping</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activism</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pets</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tech</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medical</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immigration</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foreign</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media</w:delText>
        </w:r>
        <w:r w:rsidR="00641709" w:rsidRPr="00942F9A">
          <w:rPr>
            <w:rFonts w:ascii="Times New Roman" w:hAnsi="Times New Roman" w:cs="Times New Roman"/>
            <w:color w:val="000000" w:themeColor="text1"/>
          </w:rPr>
          <w:delText xml:space="preserve">, </w:delText>
        </w:r>
        <w:r w:rsidR="00641709" w:rsidRPr="00942F9A">
          <w:rPr>
            <w:rFonts w:ascii="Times New Roman" w:hAnsi="Times New Roman" w:cs="Times New Roman"/>
            <w:i/>
            <w:iCs/>
            <w:color w:val="000000" w:themeColor="text1"/>
          </w:rPr>
          <w:delText>porn</w:delText>
        </w:r>
      </w:del>
      <w:ins w:id="519" w:author="Author">
        <w:r w:rsidR="005B10AB" w:rsidRPr="005B10AB">
          <w:rPr>
            <w:rFonts w:ascii="Times New Roman" w:hAnsi="Times New Roman" w:cs="Times New Roman"/>
            <w:i/>
            <w:iCs/>
            <w:color w:val="000000" w:themeColor="text1"/>
          </w:rPr>
          <w:t>travel</w:t>
        </w:r>
      </w:ins>
      <w:r w:rsidR="00E530C5" w:rsidRPr="00942F9A">
        <w:rPr>
          <w:rFonts w:ascii="Times New Roman" w:hAnsi="Times New Roman" w:cs="Times New Roman"/>
          <w:color w:val="000000" w:themeColor="text1"/>
        </w:rPr>
        <w:t>)</w:t>
      </w:r>
      <w:r w:rsidR="0048175E" w:rsidRPr="00942F9A">
        <w:rPr>
          <w:rFonts w:ascii="Times New Roman" w:hAnsi="Times New Roman" w:cs="Times New Roman"/>
          <w:color w:val="000000" w:themeColor="text1"/>
        </w:rPr>
        <w:t xml:space="preserve"> with an additional bin category (</w:t>
      </w:r>
      <w:r w:rsidR="0048175E" w:rsidRPr="00942F9A">
        <w:rPr>
          <w:rFonts w:ascii="Times New Roman" w:hAnsi="Times New Roman" w:cs="Times New Roman"/>
          <w:i/>
          <w:iCs/>
          <w:color w:val="000000" w:themeColor="text1"/>
        </w:rPr>
        <w:t>other</w:t>
      </w:r>
      <w:r w:rsidR="0048175E" w:rsidRPr="00942F9A">
        <w:rPr>
          <w:rFonts w:ascii="Times New Roman" w:hAnsi="Times New Roman" w:cs="Times New Roman"/>
          <w:color w:val="000000" w:themeColor="text1"/>
        </w:rPr>
        <w:t xml:space="preserve">) for tweets that could not be </w:t>
      </w:r>
      <w:r w:rsidR="005B36E5" w:rsidRPr="00942F9A">
        <w:rPr>
          <w:rFonts w:ascii="Times New Roman" w:hAnsi="Times New Roman" w:cs="Times New Roman"/>
          <w:color w:val="000000" w:themeColor="text1"/>
        </w:rPr>
        <w:t xml:space="preserve">assorted to any topic. </w:t>
      </w:r>
      <w:r w:rsidR="00641709" w:rsidRPr="00942F9A">
        <w:rPr>
          <w:rFonts w:ascii="Times New Roman" w:hAnsi="Times New Roman" w:cs="Times New Roman"/>
          <w:color w:val="000000" w:themeColor="text1"/>
        </w:rPr>
        <w:t xml:space="preserve">The dictionary containing the seed terms used for the seeded topic modelling are provided in </w:t>
      </w:r>
      <w:del w:id="520" w:author="Author">
        <w:r w:rsidR="00641709" w:rsidRPr="00942F9A">
          <w:rPr>
            <w:rFonts w:ascii="Times New Roman" w:hAnsi="Times New Roman" w:cs="Times New Roman"/>
            <w:color w:val="000000" w:themeColor="text1"/>
          </w:rPr>
          <w:delText>the appendix</w:delText>
        </w:r>
      </w:del>
      <w:ins w:id="521" w:author="Author">
        <w:r w:rsidR="00751F2E">
          <w:rPr>
            <w:rFonts w:ascii="Times New Roman" w:hAnsi="Times New Roman" w:cs="Times New Roman"/>
            <w:color w:val="000000" w:themeColor="text1"/>
          </w:rPr>
          <w:t xml:space="preserve">Table 6 in </w:t>
        </w:r>
        <w:r w:rsidR="00C97569">
          <w:rPr>
            <w:rFonts w:ascii="Times New Roman" w:hAnsi="Times New Roman" w:cs="Times New Roman"/>
            <w:color w:val="000000" w:themeColor="text1"/>
          </w:rPr>
          <w:t>A</w:t>
        </w:r>
        <w:r w:rsidR="00641709" w:rsidRPr="00942F9A">
          <w:rPr>
            <w:rFonts w:ascii="Times New Roman" w:hAnsi="Times New Roman" w:cs="Times New Roman"/>
            <w:color w:val="000000" w:themeColor="text1"/>
          </w:rPr>
          <w:t>ppendix</w:t>
        </w:r>
        <w:r w:rsidR="00C97569">
          <w:rPr>
            <w:rFonts w:ascii="Times New Roman" w:hAnsi="Times New Roman" w:cs="Times New Roman"/>
            <w:color w:val="000000" w:themeColor="text1"/>
          </w:rPr>
          <w:t xml:space="preserve"> 2</w:t>
        </w:r>
      </w:ins>
      <w:r w:rsidR="00641709" w:rsidRPr="00942F9A">
        <w:rPr>
          <w:rFonts w:ascii="Times New Roman" w:hAnsi="Times New Roman" w:cs="Times New Roman"/>
          <w:color w:val="000000" w:themeColor="text1"/>
        </w:rPr>
        <w:t>.</w:t>
      </w:r>
    </w:p>
    <w:p w14:paraId="01A265EF" w14:textId="77777777" w:rsidR="003D5C59" w:rsidRPr="00942F9A" w:rsidRDefault="003D5C59" w:rsidP="003D5C59">
      <w:pPr>
        <w:spacing w:after="0"/>
        <w:rPr>
          <w:rFonts w:ascii="Times New Roman" w:hAnsi="Times New Roman" w:cs="Times New Roman"/>
          <w:color w:val="000000" w:themeColor="text1"/>
        </w:rPr>
      </w:pPr>
    </w:p>
    <w:p w14:paraId="7B5BCB9B" w14:textId="77777777" w:rsidR="003D5C59" w:rsidRPr="00942F9A" w:rsidRDefault="003D5C59" w:rsidP="003D5C59">
      <w:pPr>
        <w:spacing w:after="0"/>
        <w:jc w:val="center"/>
        <w:rPr>
          <w:del w:id="522" w:author="Author"/>
          <w:rFonts w:ascii="Times New Roman" w:hAnsi="Times New Roman" w:cs="Times New Roman"/>
          <w:color w:val="000000" w:themeColor="text1"/>
        </w:rPr>
      </w:pPr>
      <w:del w:id="523" w:author="Author">
        <w:r w:rsidRPr="00942F9A">
          <w:rPr>
            <w:rFonts w:ascii="Times New Roman" w:hAnsi="Times New Roman" w:cs="Times New Roman"/>
            <w:noProof/>
            <w:color w:val="000000" w:themeColor="text1"/>
          </w:rPr>
          <w:drawing>
            <wp:inline distT="0" distB="0" distL="0" distR="0" wp14:anchorId="0B9EF971" wp14:editId="6CD4088A">
              <wp:extent cx="5396230" cy="4322445"/>
              <wp:effectExtent l="0" t="0" r="0" b="1905"/>
              <wp:docPr id="663914951"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4951" name="Picture 6" descr="A graph of different colored squar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del>
    </w:p>
    <w:p w14:paraId="78B9AC8B" w14:textId="10F6FF54" w:rsidR="003D5C59" w:rsidRPr="00942F9A" w:rsidRDefault="00544489" w:rsidP="00652AA4">
      <w:pPr>
        <w:spacing w:after="0"/>
        <w:jc w:val="center"/>
        <w:rPr>
          <w:rFonts w:ascii="Times New Roman" w:hAnsi="Times New Roman" w:cs="Times New Roman"/>
          <w:color w:val="000000" w:themeColor="text1"/>
        </w:rPr>
        <w:pPrChange w:id="524" w:author="Author">
          <w:pPr>
            <w:spacing w:after="0"/>
            <w:jc w:val="right"/>
          </w:pPr>
        </w:pPrChange>
      </w:pPr>
      <w:ins w:id="525" w:author="Author">
        <w:r>
          <w:rPr>
            <w:noProof/>
          </w:rPr>
          <w:drawing>
            <wp:inline distT="0" distB="0" distL="0" distR="0" wp14:anchorId="2D3AFAE6" wp14:editId="1594DE66">
              <wp:extent cx="5402580" cy="4320540"/>
              <wp:effectExtent l="0" t="0" r="7620" b="3810"/>
              <wp:docPr id="39540409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4094" name="Picture 3" descr="A screen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ins>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4</w:t>
      </w:r>
      <w:r w:rsidR="003D5C59" w:rsidRPr="00942F9A">
        <w:rPr>
          <w:rFonts w:ascii="Times New Roman" w:hAnsi="Times New Roman" w:cs="Times New Roman"/>
          <w:b/>
          <w:bCs/>
          <w:color w:val="000000" w:themeColor="text1"/>
        </w:rPr>
        <w:fldChar w:fldCharType="end"/>
      </w:r>
      <w:r w:rsidR="003D5C59" w:rsidRPr="00942F9A">
        <w:rPr>
          <w:rFonts w:ascii="Times New Roman" w:hAnsi="Times New Roman" w:cs="Times New Roman"/>
          <w:color w:val="000000" w:themeColor="text1"/>
        </w:rPr>
        <w:t>: Overuse (red) and underuse (blue) of vulgarity by topics and location.</w:t>
      </w:r>
    </w:p>
    <w:p w14:paraId="7F5882E4" w14:textId="77777777" w:rsidR="003D5C59" w:rsidRPr="00942F9A" w:rsidRDefault="003D5C59" w:rsidP="003D5C59">
      <w:pPr>
        <w:spacing w:after="0"/>
        <w:rPr>
          <w:rFonts w:ascii="Times New Roman" w:eastAsia="Times New Roman" w:hAnsi="Times New Roman" w:cs="Times New Roman"/>
          <w:color w:val="000000" w:themeColor="text1"/>
        </w:rPr>
      </w:pPr>
    </w:p>
    <w:p w14:paraId="7B4FEBA5" w14:textId="47CC7112" w:rsidR="00242036" w:rsidRPr="00942F9A" w:rsidRDefault="003232A2" w:rsidP="00AA0C23">
      <w:pPr>
        <w:spacing w:after="0"/>
        <w:rPr>
          <w:rFonts w:ascii="Times New Roman" w:hAnsi="Times New Roman" w:cs="Times New Roman"/>
          <w:color w:val="000000" w:themeColor="text1"/>
        </w:rPr>
      </w:pPr>
      <w:r w:rsidRPr="003232A2">
        <w:rPr>
          <w:rFonts w:ascii="Times New Roman" w:hAnsi="Times New Roman" w:cs="Times New Roman"/>
          <w:color w:val="000000" w:themeColor="text1"/>
        </w:rPr>
        <w:t xml:space="preserve">The results </w:t>
      </w:r>
      <w:ins w:id="526" w:author="Author">
        <w:r>
          <w:rPr>
            <w:rFonts w:ascii="Times New Roman" w:hAnsi="Times New Roman" w:cs="Times New Roman"/>
            <w:color w:val="000000" w:themeColor="text1"/>
          </w:rPr>
          <w:t>shown</w:t>
        </w:r>
        <w:r w:rsidRPr="003232A2">
          <w:rPr>
            <w:rFonts w:ascii="Times New Roman" w:hAnsi="Times New Roman" w:cs="Times New Roman"/>
            <w:color w:val="000000" w:themeColor="text1"/>
          </w:rPr>
          <w:t xml:space="preserve"> </w:t>
        </w:r>
      </w:ins>
      <w:r w:rsidRPr="003232A2">
        <w:rPr>
          <w:rFonts w:ascii="Times New Roman" w:hAnsi="Times New Roman" w:cs="Times New Roman"/>
          <w:color w:val="000000" w:themeColor="text1"/>
        </w:rPr>
        <w:t xml:space="preserve">in Figure 4 </w:t>
      </w:r>
      <w:del w:id="527" w:author="Author">
        <w:r w:rsidR="005B36E5" w:rsidRPr="00942F9A">
          <w:rPr>
            <w:rFonts w:ascii="Times New Roman" w:hAnsi="Times New Roman" w:cs="Times New Roman"/>
            <w:color w:val="000000" w:themeColor="text1"/>
          </w:rPr>
          <w:delText>show</w:delText>
        </w:r>
      </w:del>
      <w:ins w:id="528" w:author="Author">
        <w:r w:rsidRPr="003232A2">
          <w:rPr>
            <w:rFonts w:ascii="Times New Roman" w:hAnsi="Times New Roman" w:cs="Times New Roman"/>
            <w:color w:val="000000" w:themeColor="text1"/>
          </w:rPr>
          <w:t>indicate</w:t>
        </w:r>
      </w:ins>
      <w:r w:rsidRPr="003232A2">
        <w:rPr>
          <w:rFonts w:ascii="Times New Roman" w:hAnsi="Times New Roman" w:cs="Times New Roman"/>
          <w:color w:val="000000" w:themeColor="text1"/>
        </w:rPr>
        <w:t xml:space="preserve"> that vulgarity is </w:t>
      </w:r>
      <w:del w:id="529" w:author="Author">
        <w:r w:rsidR="00B106C1" w:rsidRPr="00942F9A">
          <w:rPr>
            <w:rFonts w:ascii="Times New Roman" w:hAnsi="Times New Roman" w:cs="Times New Roman"/>
            <w:color w:val="000000" w:themeColor="text1"/>
          </w:rPr>
          <w:delText>notably rare or avoided in the context</w:delText>
        </w:r>
      </w:del>
      <w:ins w:id="530" w:author="Author">
        <w:r w:rsidRPr="003232A2">
          <w:rPr>
            <w:rFonts w:ascii="Times New Roman" w:hAnsi="Times New Roman" w:cs="Times New Roman"/>
            <w:color w:val="000000" w:themeColor="text1"/>
          </w:rPr>
          <w:t>generally more prevalent across most topics in the United States data (bottom panel), with the notable exception</w:t>
        </w:r>
      </w:ins>
      <w:r w:rsidRPr="003232A2">
        <w:rPr>
          <w:rFonts w:ascii="Times New Roman" w:hAnsi="Times New Roman" w:cs="Times New Roman"/>
          <w:color w:val="000000" w:themeColor="text1"/>
        </w:rPr>
        <w:t xml:space="preserve"> of </w:t>
      </w:r>
      <w:ins w:id="531" w:author="Author">
        <w:r w:rsidRPr="003232A2">
          <w:rPr>
            <w:rFonts w:ascii="Times New Roman" w:hAnsi="Times New Roman" w:cs="Times New Roman"/>
            <w:color w:val="000000" w:themeColor="text1"/>
          </w:rPr>
          <w:t xml:space="preserve">the </w:t>
        </w:r>
      </w:ins>
      <w:r w:rsidRPr="00652AA4">
        <w:rPr>
          <w:rFonts w:ascii="Times New Roman" w:hAnsi="Times New Roman"/>
          <w:i/>
          <w:color w:val="000000" w:themeColor="text1"/>
          <w:rPrChange w:id="532" w:author="Author">
            <w:rPr>
              <w:rFonts w:ascii="Times New Roman" w:hAnsi="Times New Roman"/>
              <w:color w:val="000000" w:themeColor="text1"/>
            </w:rPr>
          </w:rPrChange>
        </w:rPr>
        <w:t>employment</w:t>
      </w:r>
      <w:r w:rsidRPr="003232A2">
        <w:rPr>
          <w:rFonts w:ascii="Times New Roman" w:hAnsi="Times New Roman" w:cs="Times New Roman"/>
          <w:color w:val="000000" w:themeColor="text1"/>
        </w:rPr>
        <w:t xml:space="preserve"> </w:t>
      </w:r>
      <w:del w:id="533" w:author="Author">
        <w:r w:rsidR="0094584C" w:rsidRPr="00942F9A">
          <w:rPr>
            <w:rFonts w:ascii="Times New Roman" w:hAnsi="Times New Roman" w:cs="Times New Roman"/>
            <w:color w:val="000000" w:themeColor="text1"/>
          </w:rPr>
          <w:delText xml:space="preserve">(see </w:delText>
        </w:r>
        <w:r w:rsidR="00ED754C" w:rsidRPr="00942F9A">
          <w:rPr>
            <w:rFonts w:ascii="Times New Roman" w:hAnsi="Times New Roman" w:cs="Times New Roman"/>
            <w:color w:val="000000" w:themeColor="text1"/>
          </w:rPr>
          <w:delText xml:space="preserve">example </w:delText>
        </w:r>
        <w:r w:rsidR="007F3B1B" w:rsidRPr="00942F9A">
          <w:rPr>
            <w:rFonts w:ascii="Times New Roman" w:hAnsi="Times New Roman" w:cs="Times New Roman"/>
            <w:color w:val="000000" w:themeColor="text1"/>
          </w:rPr>
          <w:delText>1</w:delText>
        </w:r>
        <w:r w:rsidR="0094584C" w:rsidRPr="00942F9A">
          <w:rPr>
            <w:rFonts w:ascii="Times New Roman" w:hAnsi="Times New Roman" w:cs="Times New Roman"/>
            <w:color w:val="000000" w:themeColor="text1"/>
          </w:rPr>
          <w:delText xml:space="preserve">) </w:delText>
        </w:r>
        <w:r w:rsidR="00B106C1" w:rsidRPr="00942F9A">
          <w:rPr>
            <w:rFonts w:ascii="Times New Roman" w:hAnsi="Times New Roman" w:cs="Times New Roman"/>
            <w:color w:val="000000" w:themeColor="text1"/>
          </w:rPr>
          <w:delText>by</w:delText>
        </w:r>
      </w:del>
      <w:ins w:id="534" w:author="Author">
        <w:r w:rsidRPr="003232A2">
          <w:rPr>
            <w:rFonts w:ascii="Times New Roman" w:hAnsi="Times New Roman" w:cs="Times New Roman"/>
            <w:color w:val="000000" w:themeColor="text1"/>
          </w:rPr>
          <w:t>topic, where</w:t>
        </w:r>
      </w:ins>
      <w:r w:rsidRPr="003232A2">
        <w:rPr>
          <w:rFonts w:ascii="Times New Roman" w:hAnsi="Times New Roman" w:cs="Times New Roman"/>
          <w:color w:val="000000" w:themeColor="text1"/>
        </w:rPr>
        <w:t xml:space="preserve"> US Twitter users</w:t>
      </w:r>
      <w:ins w:id="535" w:author="Author">
        <w:r w:rsidRPr="003232A2">
          <w:rPr>
            <w:rFonts w:ascii="Times New Roman" w:hAnsi="Times New Roman" w:cs="Times New Roman"/>
            <w:color w:val="000000" w:themeColor="text1"/>
          </w:rPr>
          <w:t xml:space="preserve"> rarely employ vulgar language</w:t>
        </w:r>
        <w:r w:rsidR="00E2105B">
          <w:rPr>
            <w:rFonts w:ascii="Times New Roman" w:hAnsi="Times New Roman" w:cs="Times New Roman"/>
            <w:color w:val="000000" w:themeColor="text1"/>
          </w:rPr>
          <w:t xml:space="preserve"> compared to users from the United Kingdom</w:t>
        </w:r>
        <w:r w:rsidRPr="003232A2">
          <w:rPr>
            <w:rFonts w:ascii="Times New Roman" w:hAnsi="Times New Roman" w:cs="Times New Roman"/>
            <w:color w:val="000000" w:themeColor="text1"/>
          </w:rPr>
          <w:t xml:space="preserve"> (see Example 1). In the Australian dataset (top panel), the most prominent peak occurs for the </w:t>
        </w:r>
        <w:r w:rsidRPr="00E2105B">
          <w:rPr>
            <w:rFonts w:ascii="Times New Roman" w:hAnsi="Times New Roman" w:cs="Times New Roman"/>
            <w:i/>
            <w:iCs/>
            <w:color w:val="000000" w:themeColor="text1"/>
          </w:rPr>
          <w:t>economy</w:t>
        </w:r>
        <w:r w:rsidRPr="003232A2">
          <w:rPr>
            <w:rFonts w:ascii="Times New Roman" w:hAnsi="Times New Roman" w:cs="Times New Roman"/>
            <w:color w:val="000000" w:themeColor="text1"/>
          </w:rPr>
          <w:t xml:space="preserve"> topic. Peaks in the UK data appear for </w:t>
        </w:r>
        <w:r w:rsidRPr="00E2105B">
          <w:rPr>
            <w:rFonts w:ascii="Times New Roman" w:hAnsi="Times New Roman" w:cs="Times New Roman"/>
            <w:i/>
            <w:iCs/>
            <w:color w:val="000000" w:themeColor="text1"/>
          </w:rPr>
          <w:t>employment</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immigration</w:t>
        </w:r>
      </w:ins>
      <w:r w:rsidRPr="003232A2">
        <w:rPr>
          <w:rFonts w:ascii="Times New Roman" w:hAnsi="Times New Roman" w:cs="Times New Roman"/>
          <w:color w:val="000000" w:themeColor="text1"/>
        </w:rPr>
        <w:t xml:space="preserve">, while </w:t>
      </w:r>
      <w:del w:id="536" w:author="Author">
        <w:r w:rsidR="00B106C1" w:rsidRPr="00942F9A">
          <w:rPr>
            <w:rFonts w:ascii="Times New Roman" w:hAnsi="Times New Roman" w:cs="Times New Roman"/>
            <w:color w:val="000000" w:themeColor="text1"/>
          </w:rPr>
          <w:delText xml:space="preserve">it is </w:delText>
        </w:r>
        <w:r w:rsidR="00016451" w:rsidRPr="00942F9A">
          <w:rPr>
            <w:rFonts w:ascii="Times New Roman" w:hAnsi="Times New Roman" w:cs="Times New Roman"/>
            <w:color w:val="000000" w:themeColor="text1"/>
          </w:rPr>
          <w:delText xml:space="preserve">comparatively preferred and frequent among British Twitter users. </w:delText>
        </w:r>
        <w:r w:rsidR="00B907AD" w:rsidRPr="00942F9A">
          <w:rPr>
            <w:rFonts w:ascii="Times New Roman" w:hAnsi="Times New Roman" w:cs="Times New Roman"/>
            <w:color w:val="000000" w:themeColor="text1"/>
          </w:rPr>
          <w:delText xml:space="preserve">In contrast </w:delText>
        </w:r>
      </w:del>
      <w:r w:rsidRPr="003232A2">
        <w:rPr>
          <w:rFonts w:ascii="Times New Roman" w:hAnsi="Times New Roman" w:cs="Times New Roman"/>
          <w:color w:val="000000" w:themeColor="text1"/>
        </w:rPr>
        <w:t xml:space="preserve">vulgarity </w:t>
      </w:r>
      <w:del w:id="537" w:author="Author">
        <w:r w:rsidR="00112881" w:rsidRPr="00942F9A">
          <w:rPr>
            <w:rFonts w:ascii="Times New Roman" w:hAnsi="Times New Roman" w:cs="Times New Roman"/>
            <w:color w:val="000000" w:themeColor="text1"/>
          </w:rPr>
          <w:delText xml:space="preserve">is significantly more common </w:delText>
        </w:r>
        <w:r w:rsidR="007F3B1B" w:rsidRPr="00942F9A">
          <w:rPr>
            <w:rFonts w:ascii="Times New Roman" w:hAnsi="Times New Roman" w:cs="Times New Roman"/>
            <w:color w:val="000000" w:themeColor="text1"/>
          </w:rPr>
          <w:delText>when users talk about and share</w:delText>
        </w:r>
      </w:del>
      <w:ins w:id="538" w:author="Author">
        <w:r w:rsidRPr="003232A2">
          <w:rPr>
            <w:rFonts w:ascii="Times New Roman" w:hAnsi="Times New Roman" w:cs="Times New Roman"/>
            <w:color w:val="000000" w:themeColor="text1"/>
          </w:rPr>
          <w:t>remains notably low in the</w:t>
        </w:r>
      </w:ins>
      <w:r w:rsidRPr="003232A2">
        <w:rPr>
          <w:rFonts w:ascii="Times New Roman" w:hAnsi="Times New Roman" w:cs="Times New Roman"/>
          <w:color w:val="000000" w:themeColor="text1"/>
        </w:rPr>
        <w:t xml:space="preserve"> </w:t>
      </w:r>
      <w:r w:rsidRPr="00652AA4">
        <w:rPr>
          <w:rFonts w:ascii="Times New Roman" w:hAnsi="Times New Roman"/>
          <w:i/>
          <w:color w:val="000000" w:themeColor="text1"/>
          <w:rPrChange w:id="539" w:author="Author">
            <w:rPr>
              <w:rFonts w:ascii="Times New Roman" w:hAnsi="Times New Roman"/>
              <w:color w:val="000000" w:themeColor="text1"/>
            </w:rPr>
          </w:rPrChange>
        </w:rPr>
        <w:t>memes</w:t>
      </w:r>
      <w:r w:rsidRPr="003232A2">
        <w:rPr>
          <w:rFonts w:ascii="Times New Roman" w:hAnsi="Times New Roman" w:cs="Times New Roman"/>
          <w:color w:val="000000" w:themeColor="text1"/>
        </w:rPr>
        <w:t xml:space="preserve"> </w:t>
      </w:r>
      <w:del w:id="540" w:author="Author">
        <w:r w:rsidR="007F3B1B" w:rsidRPr="00942F9A">
          <w:rPr>
            <w:rFonts w:ascii="Times New Roman" w:hAnsi="Times New Roman" w:cs="Times New Roman"/>
            <w:color w:val="000000" w:themeColor="text1"/>
          </w:rPr>
          <w:delText xml:space="preserve">as well as in the context of </w:delText>
        </w:r>
      </w:del>
      <w:ins w:id="541" w:author="Author">
        <w:r w:rsidRPr="003232A2">
          <w:rPr>
            <w:rFonts w:ascii="Times New Roman" w:hAnsi="Times New Roman" w:cs="Times New Roman"/>
            <w:color w:val="000000" w:themeColor="text1"/>
          </w:rPr>
          <w:t xml:space="preserve">and </w:t>
        </w:r>
      </w:ins>
      <w:r w:rsidRPr="00652AA4">
        <w:rPr>
          <w:rFonts w:ascii="Times New Roman" w:hAnsi="Times New Roman"/>
          <w:i/>
          <w:color w:val="000000" w:themeColor="text1"/>
          <w:rPrChange w:id="542" w:author="Author">
            <w:rPr>
              <w:rFonts w:ascii="Times New Roman" w:hAnsi="Times New Roman"/>
              <w:color w:val="000000" w:themeColor="text1"/>
            </w:rPr>
          </w:rPrChange>
        </w:rPr>
        <w:t>mental health</w:t>
      </w:r>
      <w:r w:rsidRPr="003232A2">
        <w:rPr>
          <w:rFonts w:ascii="Times New Roman" w:hAnsi="Times New Roman" w:cs="Times New Roman"/>
          <w:color w:val="000000" w:themeColor="text1"/>
        </w:rPr>
        <w:t xml:space="preserve"> </w:t>
      </w:r>
      <w:del w:id="543" w:author="Author">
        <w:r w:rsidR="00112881" w:rsidRPr="00942F9A">
          <w:rPr>
            <w:rFonts w:ascii="Times New Roman" w:hAnsi="Times New Roman" w:cs="Times New Roman"/>
            <w:color w:val="000000" w:themeColor="text1"/>
          </w:rPr>
          <w:delText>in among</w:delText>
        </w:r>
      </w:del>
      <w:ins w:id="544" w:author="Author">
        <w:r w:rsidRPr="003232A2">
          <w:rPr>
            <w:rFonts w:ascii="Times New Roman" w:hAnsi="Times New Roman" w:cs="Times New Roman"/>
            <w:color w:val="000000" w:themeColor="text1"/>
          </w:rPr>
          <w:t>topics. Conversely,</w:t>
        </w:r>
      </w:ins>
      <w:r w:rsidRPr="003232A2">
        <w:rPr>
          <w:rFonts w:ascii="Times New Roman" w:hAnsi="Times New Roman" w:cs="Times New Roman"/>
          <w:color w:val="000000" w:themeColor="text1"/>
        </w:rPr>
        <w:t xml:space="preserve"> US users </w:t>
      </w:r>
      <w:del w:id="545" w:author="Author">
        <w:r w:rsidR="007F3B1B" w:rsidRPr="00942F9A">
          <w:rPr>
            <w:rFonts w:ascii="Times New Roman" w:hAnsi="Times New Roman" w:cs="Times New Roman"/>
            <w:color w:val="000000" w:themeColor="text1"/>
          </w:rPr>
          <w:delText>compared to users in the United Kingdom or Australia</w:delText>
        </w:r>
        <w:r w:rsidR="00112881" w:rsidRPr="00942F9A">
          <w:rPr>
            <w:rFonts w:ascii="Times New Roman" w:hAnsi="Times New Roman" w:cs="Times New Roman"/>
            <w:color w:val="000000" w:themeColor="text1"/>
          </w:rPr>
          <w:delText xml:space="preserve">. </w:delText>
        </w:r>
      </w:del>
      <w:ins w:id="546" w:author="Author">
        <w:r w:rsidRPr="003232A2">
          <w:rPr>
            <w:rFonts w:ascii="Times New Roman" w:hAnsi="Times New Roman" w:cs="Times New Roman"/>
            <w:color w:val="000000" w:themeColor="text1"/>
          </w:rPr>
          <w:t xml:space="preserve">display higher levels of vulgarity in discussions related to </w:t>
        </w:r>
        <w:r w:rsidRPr="00E2105B">
          <w:rPr>
            <w:rFonts w:ascii="Times New Roman" w:hAnsi="Times New Roman" w:cs="Times New Roman"/>
            <w:i/>
            <w:iCs/>
            <w:color w:val="000000" w:themeColor="text1"/>
          </w:rPr>
          <w:t>memes</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mental health</w:t>
        </w:r>
        <w:r w:rsidRPr="003232A2">
          <w:rPr>
            <w:rFonts w:ascii="Times New Roman" w:hAnsi="Times New Roman" w:cs="Times New Roman"/>
            <w:color w:val="000000" w:themeColor="text1"/>
          </w:rPr>
          <w:t xml:space="preserve"> compared to both UK and Australian users.</w:t>
        </w:r>
      </w:ins>
    </w:p>
    <w:p w14:paraId="2989160A" w14:textId="77777777" w:rsidR="00ED754C" w:rsidRPr="00942F9A" w:rsidRDefault="00ED754C" w:rsidP="00AA0C23">
      <w:pPr>
        <w:spacing w:after="0"/>
        <w:rPr>
          <w:rFonts w:ascii="Times New Roman" w:hAnsi="Times New Roman" w:cs="Times New Roman"/>
          <w:color w:val="000000" w:themeColor="text1"/>
        </w:rPr>
      </w:pPr>
    </w:p>
    <w:p w14:paraId="441008F6" w14:textId="106C6C86" w:rsidR="00242036" w:rsidRPr="00942F9A" w:rsidRDefault="00ED754C" w:rsidP="00ED754C">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(1) Example of v</w:t>
      </w:r>
      <w:r w:rsidR="003B7D11" w:rsidRPr="00942F9A">
        <w:rPr>
          <w:rFonts w:ascii="Times New Roman" w:hAnsi="Times New Roman" w:cs="Times New Roman"/>
          <w:color w:val="000000" w:themeColor="text1"/>
        </w:rPr>
        <w:t>ulgar tweet in topic “</w:t>
      </w:r>
      <w:r w:rsidR="00242036" w:rsidRPr="00942F9A">
        <w:rPr>
          <w:rFonts w:ascii="Times New Roman" w:hAnsi="Times New Roman" w:cs="Times New Roman"/>
          <w:color w:val="000000" w:themeColor="text1"/>
        </w:rPr>
        <w:t>Employment</w:t>
      </w:r>
      <w:r w:rsidR="003B7D11" w:rsidRPr="00942F9A">
        <w:rPr>
          <w:rFonts w:ascii="Times New Roman" w:hAnsi="Times New Roman" w:cs="Times New Roman"/>
          <w:color w:val="000000" w:themeColor="text1"/>
        </w:rPr>
        <w:t>”</w:t>
      </w:r>
    </w:p>
    <w:p w14:paraId="1C97AE2D" w14:textId="4E88E94F" w:rsidR="007E4A63"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@Deborahfrankier @Tinman07382139 @NavyLookout Shit wages but you stand with Boris? If you give me £50 I</w:t>
      </w:r>
      <w:r w:rsidR="007E4A6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ll kick you in the bollcks but only if you ask nice</w:t>
      </w:r>
      <w:r w:rsidR="007F3B1B" w:rsidRPr="00942F9A">
        <w:rPr>
          <w:rFonts w:ascii="Times New Roman" w:hAnsi="Times New Roman" w:cs="Times New Roman"/>
          <w:color w:val="000000" w:themeColor="text1"/>
        </w:rPr>
        <w:t xml:space="preserve"> </w:t>
      </w:r>
    </w:p>
    <w:p w14:paraId="36348E20" w14:textId="484866AC" w:rsidR="00242036"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t>
      </w:r>
      <w:r w:rsidR="007E4A63" w:rsidRPr="00942F9A">
        <w:rPr>
          <w:rFonts w:ascii="Times New Roman" w:hAnsi="Times New Roman" w:cs="Times New Roman"/>
          <w:color w:val="000000" w:themeColor="text1"/>
        </w:rPr>
        <w:t>UK</w:t>
      </w:r>
      <w:r w:rsidRPr="00942F9A">
        <w:rPr>
          <w:rFonts w:ascii="Times New Roman" w:hAnsi="Times New Roman" w:cs="Times New Roman"/>
          <w:color w:val="000000" w:themeColor="text1"/>
        </w:rPr>
        <w:t>: 1539036748390570000)</w:t>
      </w:r>
    </w:p>
    <w:p w14:paraId="699EC858" w14:textId="77777777" w:rsidR="007E4A63" w:rsidRPr="00942F9A" w:rsidRDefault="007E4A63" w:rsidP="00AA0C23">
      <w:pPr>
        <w:spacing w:after="0"/>
        <w:rPr>
          <w:rFonts w:ascii="Times New Roman" w:hAnsi="Times New Roman" w:cs="Times New Roman"/>
          <w:color w:val="000000" w:themeColor="text1"/>
        </w:rPr>
      </w:pPr>
    </w:p>
    <w:p w14:paraId="2CE2D3C7" w14:textId="01877907" w:rsidR="005B36E5" w:rsidRPr="00942F9A" w:rsidRDefault="00E76D4A"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We now turn to the results of the collostructional analys</w:t>
      </w:r>
      <w:r w:rsidR="00427312" w:rsidRPr="00942F9A">
        <w:rPr>
          <w:rFonts w:ascii="Times New Roman" w:hAnsi="Times New Roman" w:cs="Times New Roman"/>
          <w:color w:val="000000" w:themeColor="text1"/>
        </w:rPr>
        <w:t>i</w:t>
      </w:r>
      <w:r w:rsidRPr="00942F9A">
        <w:rPr>
          <w:rFonts w:ascii="Times New Roman" w:hAnsi="Times New Roman" w:cs="Times New Roman"/>
          <w:color w:val="000000" w:themeColor="text1"/>
        </w:rPr>
        <w:t>s.</w:t>
      </w:r>
      <w:r w:rsidR="009A425F" w:rsidRPr="00942F9A">
        <w:rPr>
          <w:rFonts w:ascii="Times New Roman" w:hAnsi="Times New Roman" w:cs="Times New Roman"/>
          <w:color w:val="000000" w:themeColor="text1"/>
        </w:rPr>
        <w:t xml:space="preserve"> Each collostruct</w:t>
      </w:r>
      <w:r w:rsidR="004928F7" w:rsidRPr="00942F9A">
        <w:rPr>
          <w:rFonts w:ascii="Times New Roman" w:hAnsi="Times New Roman" w:cs="Times New Roman"/>
          <w:color w:val="000000" w:themeColor="text1"/>
        </w:rPr>
        <w:t>i</w:t>
      </w:r>
      <w:r w:rsidR="009A425F" w:rsidRPr="00942F9A">
        <w:rPr>
          <w:rFonts w:ascii="Times New Roman" w:hAnsi="Times New Roman" w:cs="Times New Roman"/>
          <w:color w:val="000000" w:themeColor="text1"/>
        </w:rPr>
        <w:t xml:space="preserve">onal analysis compared the use of vulgar lemmas </w:t>
      </w:r>
      <w:r w:rsidR="00052086" w:rsidRPr="00942F9A">
        <w:rPr>
          <w:rFonts w:ascii="Times New Roman" w:hAnsi="Times New Roman" w:cs="Times New Roman"/>
          <w:color w:val="000000" w:themeColor="text1"/>
        </w:rPr>
        <w:t xml:space="preserve">in one region </w:t>
      </w:r>
      <w:r w:rsidR="009A425F" w:rsidRPr="00942F9A">
        <w:rPr>
          <w:rFonts w:ascii="Times New Roman" w:hAnsi="Times New Roman" w:cs="Times New Roman"/>
          <w:color w:val="000000" w:themeColor="text1"/>
        </w:rPr>
        <w:t xml:space="preserve">against </w:t>
      </w:r>
      <w:r w:rsidR="00052086" w:rsidRPr="00942F9A">
        <w:rPr>
          <w:rFonts w:ascii="Times New Roman" w:hAnsi="Times New Roman" w:cs="Times New Roman"/>
          <w:color w:val="000000" w:themeColor="text1"/>
        </w:rPr>
        <w:t>their use in another region</w:t>
      </w:r>
      <w:r w:rsidR="0025648B" w:rsidRPr="00942F9A">
        <w:rPr>
          <w:rFonts w:ascii="Times New Roman" w:hAnsi="Times New Roman" w:cs="Times New Roman"/>
          <w:color w:val="000000" w:themeColor="text1"/>
        </w:rPr>
        <w:t>, leading to three comparisons: Australian users versus users from the United Kingdom, users from Australia versus users from the United States, and users from the United States versus users from the United Kingdom</w:t>
      </w:r>
      <w:r w:rsidR="00052086" w:rsidRPr="00942F9A">
        <w:rPr>
          <w:rFonts w:ascii="Times New Roman" w:hAnsi="Times New Roman" w:cs="Times New Roman"/>
          <w:color w:val="000000" w:themeColor="text1"/>
        </w:rPr>
        <w:t xml:space="preserve">. </w:t>
      </w:r>
      <w:r w:rsidR="002149AA" w:rsidRPr="00942F9A">
        <w:rPr>
          <w:rFonts w:ascii="Times New Roman" w:hAnsi="Times New Roman" w:cs="Times New Roman"/>
          <w:color w:val="000000" w:themeColor="text1"/>
        </w:rPr>
        <w:t>T</w:t>
      </w:r>
      <w:r w:rsidR="00052086" w:rsidRPr="00942F9A">
        <w:rPr>
          <w:rFonts w:ascii="Times New Roman" w:hAnsi="Times New Roman" w:cs="Times New Roman"/>
          <w:color w:val="000000" w:themeColor="text1"/>
        </w:rPr>
        <w:t xml:space="preserve">his way, the results show what lemmas are </w:t>
      </w:r>
      <w:r w:rsidR="00146293" w:rsidRPr="00942F9A">
        <w:rPr>
          <w:rFonts w:ascii="Times New Roman" w:hAnsi="Times New Roman" w:cs="Times New Roman"/>
          <w:color w:val="000000" w:themeColor="text1"/>
        </w:rPr>
        <w:t xml:space="preserve">significantly </w:t>
      </w:r>
      <w:r w:rsidR="004A016F" w:rsidRPr="00942F9A">
        <w:rPr>
          <w:rFonts w:ascii="Times New Roman" w:hAnsi="Times New Roman" w:cs="Times New Roman"/>
          <w:color w:val="000000" w:themeColor="text1"/>
        </w:rPr>
        <w:t xml:space="preserve">preferred or avoided when comparing two groups of users at a time. </w:t>
      </w:r>
    </w:p>
    <w:p w14:paraId="065B47C7" w14:textId="77777777" w:rsidR="003D5C59" w:rsidRPr="00942F9A" w:rsidRDefault="003D5C59" w:rsidP="003D5C59">
      <w:pPr>
        <w:spacing w:after="0"/>
        <w:rPr>
          <w:rFonts w:ascii="Times New Roman" w:hAnsi="Times New Roman" w:cs="Times New Roman"/>
          <w:color w:val="000000" w:themeColor="text1"/>
        </w:rPr>
      </w:pPr>
    </w:p>
    <w:p w14:paraId="091A945D" w14:textId="77777777" w:rsidR="003D5C59" w:rsidRPr="00942F9A" w:rsidRDefault="003D5C59" w:rsidP="003D5C59">
      <w:pPr>
        <w:spacing w:after="0"/>
        <w:jc w:val="center"/>
        <w:rPr>
          <w:del w:id="547" w:author="Author"/>
          <w:rFonts w:ascii="Times New Roman" w:hAnsi="Times New Roman" w:cs="Times New Roman"/>
          <w:color w:val="000000" w:themeColor="text1"/>
        </w:rPr>
      </w:pPr>
      <w:del w:id="548" w:author="Author">
        <w:r w:rsidRPr="00942F9A">
          <w:rPr>
            <w:rFonts w:ascii="Times New Roman" w:hAnsi="Times New Roman" w:cs="Times New Roman"/>
            <w:noProof/>
            <w:color w:val="000000" w:themeColor="text1"/>
          </w:rPr>
          <w:drawing>
            <wp:inline distT="0" distB="0" distL="0" distR="0" wp14:anchorId="5BBA5893" wp14:editId="16E4E05D">
              <wp:extent cx="5731510" cy="3277870"/>
              <wp:effectExtent l="0" t="0" r="2540" b="0"/>
              <wp:docPr id="154255048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50480" name="Picture 3"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77870"/>
                      </a:xfrm>
                      <a:prstGeom prst="rect">
                        <a:avLst/>
                      </a:prstGeom>
                      <a:noFill/>
                      <a:ln>
                        <a:noFill/>
                      </a:ln>
                    </pic:spPr>
                  </pic:pic>
                </a:graphicData>
              </a:graphic>
            </wp:inline>
          </w:drawing>
        </w:r>
      </w:del>
    </w:p>
    <w:p w14:paraId="21DB197A" w14:textId="44846CAC" w:rsidR="003D5C59" w:rsidRPr="00942F9A" w:rsidRDefault="00FE6440" w:rsidP="003D5C59">
      <w:pPr>
        <w:spacing w:after="0"/>
        <w:jc w:val="center"/>
        <w:rPr>
          <w:ins w:id="549" w:author="Author"/>
          <w:rFonts w:ascii="Times New Roman" w:hAnsi="Times New Roman" w:cs="Times New Roman"/>
          <w:color w:val="000000" w:themeColor="text1"/>
        </w:rPr>
      </w:pPr>
      <w:ins w:id="550" w:author="Author">
        <w:r>
          <w:rPr>
            <w:noProof/>
          </w:rPr>
          <w:drawing>
            <wp:inline distT="0" distB="0" distL="0" distR="0" wp14:anchorId="6324C959" wp14:editId="1C4EE424">
              <wp:extent cx="5731510" cy="3275965"/>
              <wp:effectExtent l="0" t="0" r="2540" b="635"/>
              <wp:docPr id="44138083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0831" name="Picture 5" descr="A screenshot of a computer pro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75965"/>
                      </a:xfrm>
                      <a:prstGeom prst="rect">
                        <a:avLst/>
                      </a:prstGeom>
                      <a:noFill/>
                      <a:ln>
                        <a:noFill/>
                      </a:ln>
                    </pic:spPr>
                  </pic:pic>
                </a:graphicData>
              </a:graphic>
            </wp:inline>
          </w:drawing>
        </w:r>
      </w:ins>
    </w:p>
    <w:p w14:paraId="6D6D160A"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5</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Results of the collostructional analyses comparing the use of vulgar lemmas across regions.</w:t>
      </w:r>
    </w:p>
    <w:p w14:paraId="1DC76ADC" w14:textId="77777777" w:rsidR="003D5C59" w:rsidRPr="00942F9A" w:rsidRDefault="003D5C59" w:rsidP="003D5C59">
      <w:pPr>
        <w:spacing w:after="0"/>
        <w:rPr>
          <w:rFonts w:ascii="Times New Roman" w:eastAsia="Times New Roman" w:hAnsi="Times New Roman" w:cs="Times New Roman"/>
          <w:color w:val="000000" w:themeColor="text1"/>
        </w:rPr>
      </w:pPr>
    </w:p>
    <w:p w14:paraId="4A0FB107" w14:textId="050B3E48" w:rsidR="00E025C8" w:rsidRPr="00942F9A" w:rsidRDefault="00E025C8"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left panel illustrates that Twitter users </w:t>
      </w:r>
      <w:r w:rsidR="00FA0D6F"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 xml:space="preserve">employ vulgar expressions traditionally associated with British English (e.g., </w:t>
      </w:r>
      <w:r w:rsidR="004D6FB5" w:rsidRPr="00942F9A">
        <w:rPr>
          <w:rFonts w:ascii="Times New Roman" w:hAnsi="Times New Roman" w:cs="Times New Roman"/>
          <w:i/>
          <w:iCs/>
          <w:color w:val="000000" w:themeColor="text1"/>
        </w:rPr>
        <w:t>twat</w:t>
      </w:r>
      <w:r w:rsidRPr="00942F9A">
        <w:rPr>
          <w:rFonts w:ascii="Times New Roman" w:hAnsi="Times New Roman" w:cs="Times New Roman"/>
          <w:i/>
          <w:iCs/>
          <w:color w:val="000000" w:themeColor="text1"/>
        </w:rPr>
        <w:t xml:space="preserve">, </w:t>
      </w:r>
      <w:r w:rsidR="00FE6440">
        <w:rPr>
          <w:rFonts w:ascii="Times New Roman" w:hAnsi="Times New Roman" w:cs="Times New Roman"/>
          <w:i/>
          <w:iCs/>
          <w:color w:val="000000" w:themeColor="text1"/>
        </w:rPr>
        <w:t xml:space="preserve">nonce, </w:t>
      </w:r>
      <w:r w:rsidR="00E70509" w:rsidRPr="00942F9A">
        <w:rPr>
          <w:rFonts w:ascii="Times New Roman" w:hAnsi="Times New Roman" w:cs="Times New Roman"/>
          <w:i/>
          <w:iCs/>
          <w:color w:val="000000" w:themeColor="text1"/>
        </w:rPr>
        <w:t>shag</w:t>
      </w:r>
      <w:r w:rsidRPr="00942F9A">
        <w:rPr>
          <w:rFonts w:ascii="Times New Roman" w:hAnsi="Times New Roman" w:cs="Times New Roman"/>
          <w:i/>
          <w:iCs/>
          <w:color w:val="000000" w:themeColor="text1"/>
        </w:rPr>
        <w:t xml:space="preserve">, </w:t>
      </w:r>
      <w:r w:rsidR="00E70509" w:rsidRPr="00942F9A">
        <w:rPr>
          <w:rFonts w:ascii="Times New Roman" w:hAnsi="Times New Roman" w:cs="Times New Roman"/>
          <w:i/>
          <w:iCs/>
          <w:color w:val="000000" w:themeColor="text1"/>
        </w:rPr>
        <w:t>prick</w:t>
      </w:r>
      <w:ins w:id="551" w:author="Author">
        <w:r w:rsidR="00FE6440">
          <w:rPr>
            <w:rFonts w:ascii="Times New Roman" w:hAnsi="Times New Roman" w:cs="Times New Roman"/>
            <w:i/>
            <w:iCs/>
            <w:color w:val="000000" w:themeColor="text1"/>
          </w:rPr>
          <w:t>, cunt</w:t>
        </w:r>
      </w:ins>
      <w:r w:rsidRPr="00942F9A">
        <w:rPr>
          <w:rFonts w:ascii="Times New Roman" w:hAnsi="Times New Roman" w:cs="Times New Roman"/>
          <w:color w:val="000000" w:themeColor="text1"/>
        </w:rPr>
        <w:t xml:space="preserve">) significantly more frequently than their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counterparts. In contrast,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users tend to </w:t>
      </w:r>
      <w:r w:rsidR="00757891" w:rsidRPr="00942F9A">
        <w:rPr>
          <w:rFonts w:ascii="Times New Roman" w:hAnsi="Times New Roman" w:cs="Times New Roman"/>
          <w:color w:val="000000" w:themeColor="text1"/>
        </w:rPr>
        <w:t>favour</w:t>
      </w:r>
      <w:r w:rsidRPr="00942F9A">
        <w:rPr>
          <w:rFonts w:ascii="Times New Roman" w:hAnsi="Times New Roman" w:cs="Times New Roman"/>
          <w:color w:val="000000" w:themeColor="text1"/>
        </w:rPr>
        <w:t xml:space="preserve"> vulgar terms linked to </w:t>
      </w:r>
      <w:r w:rsidR="00905118" w:rsidRPr="00942F9A">
        <w:rPr>
          <w:rFonts w:ascii="Times New Roman" w:hAnsi="Times New Roman" w:cs="Times New Roman"/>
          <w:color w:val="000000" w:themeColor="text1"/>
        </w:rPr>
        <w:t>American English</w:t>
      </w:r>
      <w:r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slut</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damn</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ass(hole)</w:t>
      </w:r>
      <w:r w:rsidR="002C2BA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w:t>
      </w:r>
      <w:r w:rsidR="002C2BA8" w:rsidRPr="00942F9A">
        <w:rPr>
          <w:rFonts w:ascii="Times New Roman" w:hAnsi="Times New Roman" w:cs="Times New Roman"/>
          <w:color w:val="000000" w:themeColor="text1"/>
        </w:rPr>
        <w:t xml:space="preserve"> Compared to the other panels, the effect size of the comparison between </w:t>
      </w:r>
      <w:r w:rsidR="001E7038" w:rsidRPr="00942F9A">
        <w:rPr>
          <w:rFonts w:ascii="Times New Roman" w:hAnsi="Times New Roman" w:cs="Times New Roman"/>
          <w:color w:val="000000" w:themeColor="text1"/>
        </w:rPr>
        <w:t>users</w:t>
      </w:r>
      <w:r w:rsidR="002C2BA8" w:rsidRPr="00942F9A">
        <w:rPr>
          <w:rFonts w:ascii="Times New Roman" w:hAnsi="Times New Roman" w:cs="Times New Roman"/>
          <w:color w:val="000000" w:themeColor="text1"/>
        </w:rPr>
        <w:t xml:space="preserve"> from the United Kingdom and Australia is, however, </w:t>
      </w:r>
      <w:r w:rsidR="001E7038" w:rsidRPr="00942F9A">
        <w:rPr>
          <w:rFonts w:ascii="Times New Roman" w:hAnsi="Times New Roman" w:cs="Times New Roman"/>
          <w:color w:val="000000" w:themeColor="text1"/>
        </w:rPr>
        <w:t>relatively small</w:t>
      </w:r>
      <w:r w:rsidR="00D27CBA" w:rsidRPr="00942F9A">
        <w:rPr>
          <w:rStyle w:val="FootnoteReference"/>
          <w:rFonts w:ascii="Times New Roman" w:hAnsi="Times New Roman" w:cs="Times New Roman"/>
          <w:color w:val="000000" w:themeColor="text1"/>
        </w:rPr>
        <w:footnoteReference w:id="11"/>
      </w:r>
      <w:r w:rsidR="001E7038" w:rsidRPr="00942F9A">
        <w:rPr>
          <w:rFonts w:ascii="Times New Roman" w:hAnsi="Times New Roman" w:cs="Times New Roman"/>
          <w:color w:val="000000" w:themeColor="text1"/>
        </w:rPr>
        <w:t xml:space="preserve"> indicating that the differences are not as substantive and significant.</w:t>
      </w:r>
      <w:r w:rsidR="00A23304" w:rsidRPr="00942F9A">
        <w:rPr>
          <w:rFonts w:ascii="Times New Roman" w:hAnsi="Times New Roman" w:cs="Times New Roman"/>
          <w:color w:val="000000" w:themeColor="text1"/>
        </w:rPr>
        <w:t xml:space="preserve"> </w:t>
      </w:r>
    </w:p>
    <w:p w14:paraId="57072418" w14:textId="7B49302A"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central panel of Figure 5 compares Australian and users</w:t>
      </w:r>
      <w:r w:rsidR="001E7038" w:rsidRPr="00942F9A">
        <w:rPr>
          <w:rFonts w:ascii="Times New Roman" w:hAnsi="Times New Roman" w:cs="Times New Roman"/>
          <w:color w:val="000000" w:themeColor="text1"/>
        </w:rPr>
        <w:t xml:space="preserve"> from the United States</w:t>
      </w:r>
      <w:r w:rsidRPr="00942F9A">
        <w:rPr>
          <w:rFonts w:ascii="Times New Roman" w:hAnsi="Times New Roman" w:cs="Times New Roman"/>
          <w:color w:val="000000" w:themeColor="text1"/>
        </w:rPr>
        <w:t xml:space="preserve">, revealing a pattern that </w:t>
      </w:r>
      <w:r w:rsidR="0016408C" w:rsidRPr="00942F9A">
        <w:rPr>
          <w:rFonts w:ascii="Times New Roman" w:hAnsi="Times New Roman" w:cs="Times New Roman"/>
          <w:color w:val="000000" w:themeColor="text1"/>
        </w:rPr>
        <w:t xml:space="preserve">contrasts with the findings shown in the left panel as, compared to users from the United States, Australian users </w:t>
      </w:r>
      <w:r w:rsidR="00950987" w:rsidRPr="00942F9A">
        <w:rPr>
          <w:rFonts w:ascii="Times New Roman" w:hAnsi="Times New Roman" w:cs="Times New Roman"/>
          <w:color w:val="000000" w:themeColor="text1"/>
        </w:rPr>
        <w:t>significantly prefer vulgarity associated with the United Kingdom (</w:t>
      </w:r>
      <w:r w:rsidR="005A511F" w:rsidRPr="00942F9A">
        <w:rPr>
          <w:rFonts w:ascii="Times New Roman" w:hAnsi="Times New Roman" w:cs="Times New Roman"/>
          <w:color w:val="000000" w:themeColor="text1"/>
        </w:rPr>
        <w:t xml:space="preserve">e.g., </w:t>
      </w:r>
      <w:r w:rsidR="00950987" w:rsidRPr="00942F9A">
        <w:rPr>
          <w:rFonts w:ascii="Times New Roman" w:hAnsi="Times New Roman" w:cs="Times New Roman"/>
          <w:i/>
          <w:iCs/>
          <w:color w:val="000000" w:themeColor="text1"/>
        </w:rPr>
        <w:t>bloody</w:t>
      </w:r>
      <w:r w:rsidR="00950987" w:rsidRPr="00942F9A">
        <w:rPr>
          <w:rFonts w:ascii="Times New Roman" w:hAnsi="Times New Roman" w:cs="Times New Roman"/>
          <w:color w:val="000000" w:themeColor="text1"/>
        </w:rPr>
        <w:t xml:space="preserve">, </w:t>
      </w:r>
      <w:r w:rsidR="00950987" w:rsidRPr="00942F9A">
        <w:rPr>
          <w:rFonts w:ascii="Times New Roman" w:hAnsi="Times New Roman" w:cs="Times New Roman"/>
          <w:i/>
          <w:iCs/>
          <w:color w:val="000000" w:themeColor="text1"/>
        </w:rPr>
        <w:t>wank</w:t>
      </w:r>
      <w:r w:rsidR="00950987" w:rsidRPr="00942F9A">
        <w:rPr>
          <w:rFonts w:ascii="Times New Roman" w:hAnsi="Times New Roman" w:cs="Times New Roman"/>
          <w:color w:val="000000" w:themeColor="text1"/>
        </w:rPr>
        <w:t xml:space="preserve">, </w:t>
      </w:r>
      <w:ins w:id="552" w:author="Author">
        <w:r w:rsidR="00F8049D" w:rsidRPr="00F8049D">
          <w:rPr>
            <w:rFonts w:ascii="Times New Roman" w:hAnsi="Times New Roman" w:cs="Times New Roman"/>
            <w:i/>
            <w:iCs/>
            <w:color w:val="000000" w:themeColor="text1"/>
          </w:rPr>
          <w:t>arsehole</w:t>
        </w:r>
        <w:r w:rsidR="00F8049D">
          <w:rPr>
            <w:rFonts w:ascii="Times New Roman" w:hAnsi="Times New Roman" w:cs="Times New Roman"/>
            <w:i/>
            <w:iCs/>
            <w:color w:val="000000" w:themeColor="text1"/>
          </w:rPr>
          <w:t>/s</w:t>
        </w:r>
        <w:r w:rsidR="00F8049D" w:rsidRPr="00F8049D">
          <w:rPr>
            <w:rFonts w:ascii="Times New Roman" w:hAnsi="Times New Roman" w:cs="Times New Roman"/>
            <w:i/>
            <w:iCs/>
            <w:color w:val="000000" w:themeColor="text1"/>
          </w:rPr>
          <w:t>,</w:t>
        </w:r>
        <w:r w:rsidR="00F8049D">
          <w:rPr>
            <w:rFonts w:ascii="Times New Roman" w:hAnsi="Times New Roman" w:cs="Times New Roman"/>
            <w:color w:val="000000" w:themeColor="text1"/>
          </w:rPr>
          <w:t xml:space="preserve"> </w:t>
        </w:r>
      </w:ins>
      <w:r w:rsidR="005A511F" w:rsidRPr="00942F9A">
        <w:rPr>
          <w:rFonts w:ascii="Times New Roman" w:hAnsi="Times New Roman" w:cs="Times New Roman"/>
          <w:i/>
          <w:iCs/>
          <w:color w:val="000000" w:themeColor="text1"/>
        </w:rPr>
        <w:t>tosser</w:t>
      </w:r>
      <w:r w:rsidR="005A511F" w:rsidRPr="00942F9A">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knob</w:t>
      </w:r>
      <w:r w:rsidR="005A511F" w:rsidRPr="00942F9A">
        <w:rPr>
          <w:rFonts w:ascii="Times New Roman" w:hAnsi="Times New Roman" w:cs="Times New Roman"/>
          <w:color w:val="000000" w:themeColor="text1"/>
        </w:rPr>
        <w:t xml:space="preserve">). Interestingly, </w:t>
      </w:r>
      <w:r w:rsidR="003874A7" w:rsidRPr="00942F9A">
        <w:rPr>
          <w:rFonts w:ascii="Times New Roman" w:hAnsi="Times New Roman" w:cs="Times New Roman"/>
          <w:color w:val="000000" w:themeColor="text1"/>
        </w:rPr>
        <w:t xml:space="preserve">United States users do not seem to show stark preferences when compared to Australian users with the exception of </w:t>
      </w:r>
      <w:del w:id="553" w:author="Author">
        <w:r w:rsidR="00E57A03" w:rsidRPr="00942F9A">
          <w:rPr>
            <w:rFonts w:ascii="Times New Roman" w:hAnsi="Times New Roman" w:cs="Times New Roman"/>
            <w:color w:val="000000" w:themeColor="text1"/>
          </w:rPr>
          <w:delText>vulgarity</w:delText>
        </w:r>
      </w:del>
      <w:ins w:id="554" w:author="Author">
        <w:r w:rsidR="00E57A03" w:rsidRPr="00942F9A">
          <w:rPr>
            <w:rFonts w:ascii="Times New Roman" w:hAnsi="Times New Roman" w:cs="Times New Roman"/>
            <w:color w:val="000000" w:themeColor="text1"/>
          </w:rPr>
          <w:t>vulgar</w:t>
        </w:r>
        <w:r w:rsidR="00B867CA">
          <w:rPr>
            <w:rFonts w:ascii="Times New Roman" w:hAnsi="Times New Roman" w:cs="Times New Roman"/>
            <w:color w:val="000000" w:themeColor="text1"/>
          </w:rPr>
          <w:t xml:space="preserve"> acronyms</w:t>
        </w:r>
      </w:ins>
      <w:r w:rsidR="004D1710" w:rsidRPr="00942F9A">
        <w:rPr>
          <w:rFonts w:ascii="Times New Roman" w:hAnsi="Times New Roman" w:cs="Times New Roman"/>
          <w:color w:val="000000" w:themeColor="text1"/>
        </w:rPr>
        <w:t xml:space="preserve"> associated with online communication</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wtf</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lmao</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asf</w:t>
      </w:r>
      <w:r w:rsidR="00E57A03" w:rsidRPr="00942F9A">
        <w:rPr>
          <w:rFonts w:ascii="Times New Roman" w:hAnsi="Times New Roman" w:cs="Times New Roman"/>
          <w:color w:val="000000" w:themeColor="text1"/>
        </w:rPr>
        <w:t>, etc.</w:t>
      </w:r>
      <w:r w:rsidR="003D5C59" w:rsidRPr="00942F9A">
        <w:rPr>
          <w:rFonts w:ascii="Times New Roman" w:hAnsi="Times New Roman" w:cs="Times New Roman"/>
          <w:color w:val="000000" w:themeColor="text1"/>
        </w:rPr>
        <w:t>, see Figure 2</w:t>
      </w:r>
      <w:del w:id="555" w:author="Author">
        <w:r w:rsidR="00E57A03" w:rsidRPr="00942F9A">
          <w:rPr>
            <w:rFonts w:ascii="Times New Roman" w:hAnsi="Times New Roman" w:cs="Times New Roman"/>
            <w:color w:val="000000" w:themeColor="text1"/>
          </w:rPr>
          <w:delText>)</w:delText>
        </w:r>
      </w:del>
      <w:ins w:id="556" w:author="Author">
        <w:r w:rsidR="00E57A03" w:rsidRPr="00942F9A">
          <w:rPr>
            <w:rFonts w:ascii="Times New Roman" w:hAnsi="Times New Roman" w:cs="Times New Roman"/>
            <w:color w:val="000000" w:themeColor="text1"/>
          </w:rPr>
          <w:t>)</w:t>
        </w:r>
        <w:r w:rsidR="00EC76F9">
          <w:rPr>
            <w:rFonts w:ascii="Times New Roman" w:hAnsi="Times New Roman" w:cs="Times New Roman"/>
            <w:color w:val="000000" w:themeColor="text1"/>
          </w:rPr>
          <w:t>,</w:t>
        </w:r>
      </w:ins>
      <w:r w:rsidR="00E57A03" w:rsidRPr="00942F9A">
        <w:rPr>
          <w:rFonts w:ascii="Times New Roman" w:hAnsi="Times New Roman" w:cs="Times New Roman"/>
          <w:color w:val="000000" w:themeColor="text1"/>
        </w:rPr>
        <w:t xml:space="preserve"> and racial slurs (variants of </w:t>
      </w:r>
      <w:r w:rsidR="00E57A03"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E57A03" w:rsidRPr="00942F9A">
        <w:rPr>
          <w:rFonts w:ascii="Times New Roman" w:hAnsi="Times New Roman" w:cs="Times New Roman"/>
          <w:color w:val="000000" w:themeColor="text1"/>
        </w:rPr>
        <w:t>).</w:t>
      </w:r>
    </w:p>
    <w:p w14:paraId="4800A2A8" w14:textId="62DC4F62"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Finally, the right panel of Figure 5 highlights the distinctions between </w:t>
      </w:r>
      <w:r w:rsidR="009E186A" w:rsidRPr="00942F9A">
        <w:rPr>
          <w:rFonts w:ascii="Times New Roman" w:hAnsi="Times New Roman" w:cs="Times New Roman"/>
          <w:color w:val="000000" w:themeColor="text1"/>
        </w:rPr>
        <w:t xml:space="preserve">users from the United States and the United Kingdom. </w:t>
      </w:r>
      <w:r w:rsidRPr="00942F9A">
        <w:rPr>
          <w:rFonts w:ascii="Times New Roman" w:hAnsi="Times New Roman" w:cs="Times New Roman"/>
          <w:color w:val="000000" w:themeColor="text1"/>
        </w:rPr>
        <w:t xml:space="preserve">As with the previous comparison, users </w:t>
      </w:r>
      <w:r w:rsidR="005A342D"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tend to overuse vulgar expressions strongly associated with British English (</w:t>
      </w:r>
      <w:r w:rsidR="005A342D" w:rsidRPr="00942F9A">
        <w:rPr>
          <w:rFonts w:ascii="Times New Roman" w:hAnsi="Times New Roman" w:cs="Times New Roman"/>
          <w:i/>
          <w:iCs/>
          <w:color w:val="000000" w:themeColor="text1"/>
        </w:rPr>
        <w:t>bloody</w:t>
      </w:r>
      <w:r w:rsidR="005A342D"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wank</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twat</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cunt</w:t>
      </w:r>
      <w:r w:rsidR="00572727" w:rsidRPr="00942F9A">
        <w:rPr>
          <w:rFonts w:ascii="Times New Roman" w:hAnsi="Times New Roman" w:cs="Times New Roman"/>
          <w:color w:val="000000" w:themeColor="text1"/>
        </w:rPr>
        <w:t xml:space="preserve">, </w:t>
      </w:r>
      <w:del w:id="557" w:author="Author">
        <w:r w:rsidR="00572727" w:rsidRPr="00942F9A">
          <w:rPr>
            <w:rFonts w:ascii="Times New Roman" w:hAnsi="Times New Roman" w:cs="Times New Roman"/>
            <w:i/>
            <w:iCs/>
            <w:color w:val="000000" w:themeColor="text1"/>
          </w:rPr>
          <w:delText>tosser</w:delText>
        </w:r>
      </w:del>
      <w:ins w:id="558" w:author="Author">
        <w:r w:rsidR="007B2EF7">
          <w:rPr>
            <w:rFonts w:ascii="Times New Roman" w:hAnsi="Times New Roman" w:cs="Times New Roman"/>
            <w:i/>
            <w:iCs/>
            <w:color w:val="000000" w:themeColor="text1"/>
          </w:rPr>
          <w:t>shag</w:t>
        </w:r>
      </w:ins>
      <w:r w:rsidR="00572727" w:rsidRPr="00942F9A">
        <w:rPr>
          <w:rFonts w:ascii="Times New Roman" w:hAnsi="Times New Roman" w:cs="Times New Roman"/>
          <w:color w:val="000000" w:themeColor="text1"/>
        </w:rPr>
        <w:t xml:space="preserve">, etc.). </w:t>
      </w:r>
      <w:r w:rsidR="00C32C3F" w:rsidRPr="00942F9A">
        <w:rPr>
          <w:rFonts w:ascii="Times New Roman" w:hAnsi="Times New Roman" w:cs="Times New Roman"/>
          <w:color w:val="000000" w:themeColor="text1"/>
        </w:rPr>
        <w:t xml:space="preserve">Also similar to the </w:t>
      </w:r>
      <w:r w:rsidR="004D1710" w:rsidRPr="00942F9A">
        <w:rPr>
          <w:rFonts w:ascii="Times New Roman" w:hAnsi="Times New Roman" w:cs="Times New Roman"/>
          <w:color w:val="000000" w:themeColor="text1"/>
        </w:rPr>
        <w:t>centre</w:t>
      </w:r>
      <w:r w:rsidR="00C32C3F" w:rsidRPr="00942F9A">
        <w:rPr>
          <w:rFonts w:ascii="Times New Roman" w:hAnsi="Times New Roman" w:cs="Times New Roman"/>
          <w:color w:val="000000" w:themeColor="text1"/>
        </w:rPr>
        <w:t xml:space="preserve"> panel</w:t>
      </w:r>
      <w:r w:rsidR="004D1710" w:rsidRPr="00942F9A">
        <w:rPr>
          <w:rFonts w:ascii="Times New Roman" w:hAnsi="Times New Roman" w:cs="Times New Roman"/>
          <w:color w:val="000000" w:themeColor="text1"/>
        </w:rPr>
        <w:t xml:space="preserve"> we can see that u</w:t>
      </w:r>
      <w:r w:rsidR="00572727" w:rsidRPr="00942F9A">
        <w:rPr>
          <w:rFonts w:ascii="Times New Roman" w:hAnsi="Times New Roman" w:cs="Times New Roman"/>
          <w:color w:val="000000" w:themeColor="text1"/>
        </w:rPr>
        <w:t>sers from the United</w:t>
      </w:r>
      <w:r w:rsidRPr="00942F9A">
        <w:rPr>
          <w:rFonts w:ascii="Times New Roman" w:hAnsi="Times New Roman" w:cs="Times New Roman"/>
          <w:color w:val="000000" w:themeColor="text1"/>
        </w:rPr>
        <w:t xml:space="preserve"> </w:t>
      </w:r>
      <w:r w:rsidR="00572727" w:rsidRPr="00942F9A">
        <w:rPr>
          <w:rFonts w:ascii="Times New Roman" w:hAnsi="Times New Roman" w:cs="Times New Roman"/>
          <w:color w:val="000000" w:themeColor="text1"/>
        </w:rPr>
        <w:t>States</w:t>
      </w:r>
      <w:r w:rsidR="004D1710" w:rsidRPr="00942F9A">
        <w:rPr>
          <w:rFonts w:ascii="Times New Roman" w:hAnsi="Times New Roman" w:cs="Times New Roman"/>
          <w:color w:val="000000" w:themeColor="text1"/>
        </w:rPr>
        <w:t xml:space="preserve"> </w:t>
      </w:r>
      <w:r w:rsidR="00C32C3F" w:rsidRPr="00942F9A">
        <w:rPr>
          <w:rFonts w:ascii="Times New Roman" w:hAnsi="Times New Roman" w:cs="Times New Roman"/>
          <w:color w:val="000000" w:themeColor="text1"/>
        </w:rPr>
        <w:t xml:space="preserve">prefer </w:t>
      </w:r>
      <w:ins w:id="559" w:author="Author">
        <w:r w:rsidR="00EC76F9">
          <w:rPr>
            <w:rFonts w:ascii="Times New Roman" w:hAnsi="Times New Roman" w:cs="Times New Roman"/>
            <w:color w:val="000000" w:themeColor="text1"/>
          </w:rPr>
          <w:t xml:space="preserve">vulgar acronyms associated with </w:t>
        </w:r>
      </w:ins>
      <w:r w:rsidR="00C32C3F" w:rsidRPr="00942F9A">
        <w:rPr>
          <w:rFonts w:ascii="Times New Roman" w:hAnsi="Times New Roman" w:cs="Times New Roman"/>
          <w:color w:val="000000" w:themeColor="text1"/>
        </w:rPr>
        <w:t xml:space="preserve">online </w:t>
      </w:r>
      <w:r w:rsidR="004D1710" w:rsidRPr="00942F9A">
        <w:rPr>
          <w:rFonts w:ascii="Times New Roman" w:hAnsi="Times New Roman" w:cs="Times New Roman"/>
          <w:color w:val="000000" w:themeColor="text1"/>
        </w:rPr>
        <w:t xml:space="preserve">communication </w:t>
      </w:r>
      <w:del w:id="560" w:author="Author">
        <w:r w:rsidR="004D1710" w:rsidRPr="00942F9A">
          <w:rPr>
            <w:rFonts w:ascii="Times New Roman" w:hAnsi="Times New Roman" w:cs="Times New Roman"/>
            <w:color w:val="000000" w:themeColor="text1"/>
          </w:rPr>
          <w:delText xml:space="preserve">vulgarity </w:delText>
        </w:r>
      </w:del>
      <w:r w:rsidR="004D1710" w:rsidRPr="00942F9A">
        <w:rPr>
          <w:rFonts w:ascii="Times New Roman" w:hAnsi="Times New Roman" w:cs="Times New Roman"/>
          <w:color w:val="000000" w:themeColor="text1"/>
        </w:rPr>
        <w:t>(</w:t>
      </w:r>
      <w:r w:rsidR="004D1710" w:rsidRPr="00942F9A">
        <w:rPr>
          <w:rFonts w:ascii="Times New Roman" w:hAnsi="Times New Roman" w:cs="Times New Roman"/>
          <w:i/>
          <w:iCs/>
          <w:color w:val="000000" w:themeColor="text1"/>
        </w:rPr>
        <w:t>wtf</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lmao</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asf</w:t>
      </w:r>
      <w:r w:rsidR="004D1710" w:rsidRPr="00942F9A">
        <w:rPr>
          <w:rFonts w:ascii="Times New Roman" w:hAnsi="Times New Roman" w:cs="Times New Roman"/>
          <w:color w:val="000000" w:themeColor="text1"/>
        </w:rPr>
        <w:t>, etc</w:t>
      </w:r>
      <w:del w:id="561" w:author="Author">
        <w:r w:rsidR="004D1710" w:rsidRPr="00942F9A">
          <w:rPr>
            <w:rFonts w:ascii="Times New Roman" w:hAnsi="Times New Roman" w:cs="Times New Roman"/>
            <w:color w:val="000000" w:themeColor="text1"/>
          </w:rPr>
          <w:delText>.,</w:delText>
        </w:r>
      </w:del>
      <w:ins w:id="562" w:author="Author">
        <w:r w:rsidR="004D1710" w:rsidRPr="00942F9A">
          <w:rPr>
            <w:rFonts w:ascii="Times New Roman" w:hAnsi="Times New Roman" w:cs="Times New Roman"/>
            <w:color w:val="000000" w:themeColor="text1"/>
          </w:rPr>
          <w:t>.</w:t>
        </w:r>
        <w:r w:rsidR="00EC76F9">
          <w:rPr>
            <w:rFonts w:ascii="Times New Roman" w:hAnsi="Times New Roman" w:cs="Times New Roman"/>
            <w:color w:val="000000" w:themeColor="text1"/>
          </w:rPr>
          <w:t>)</w:t>
        </w:r>
        <w:r w:rsidR="004D1710" w:rsidRPr="00942F9A">
          <w:rPr>
            <w:rFonts w:ascii="Times New Roman" w:hAnsi="Times New Roman" w:cs="Times New Roman"/>
            <w:color w:val="000000" w:themeColor="text1"/>
          </w:rPr>
          <w:t>,</w:t>
        </w:r>
      </w:ins>
      <w:r w:rsidR="004D1710" w:rsidRPr="00942F9A">
        <w:rPr>
          <w:rFonts w:ascii="Times New Roman" w:hAnsi="Times New Roman" w:cs="Times New Roman"/>
          <w:color w:val="000000" w:themeColor="text1"/>
        </w:rPr>
        <w:t xml:space="preserve"> racial slurs (forms of </w:t>
      </w:r>
      <w:r w:rsidR="004D1710"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Pr="00942F9A">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and the religious </w:t>
      </w:r>
      <w:r w:rsidR="00F0651B" w:rsidRPr="00942F9A">
        <w:rPr>
          <w:rFonts w:ascii="Times New Roman" w:hAnsi="Times New Roman" w:cs="Times New Roman"/>
          <w:color w:val="000000" w:themeColor="text1"/>
        </w:rPr>
        <w:t xml:space="preserve">term </w:t>
      </w:r>
      <w:r w:rsidR="004D1710" w:rsidRPr="00942F9A">
        <w:rPr>
          <w:rFonts w:ascii="Times New Roman" w:hAnsi="Times New Roman" w:cs="Times New Roman"/>
          <w:i/>
          <w:iCs/>
          <w:color w:val="000000" w:themeColor="text1"/>
        </w:rPr>
        <w:t>damn</w:t>
      </w:r>
      <w:r w:rsidR="004D1710" w:rsidRPr="00942F9A">
        <w:rPr>
          <w:rFonts w:ascii="Times New Roman" w:hAnsi="Times New Roman" w:cs="Times New Roman"/>
          <w:color w:val="000000" w:themeColor="text1"/>
        </w:rPr>
        <w:t>.</w:t>
      </w:r>
    </w:p>
    <w:p w14:paraId="5B6CDD1F" w14:textId="77777777"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Overall, these findings suggest that Australian users exhibit a hybrid pattern in their use of vulgarity. When compared to US users, they align more closely with British usage patterns, but when contrasted with UK users, they display a stronger inclination toward American-style vulgarity. This dual tendency may reflect the linguistic influence of both British and American English on Australian discourse.</w:t>
      </w:r>
    </w:p>
    <w:p w14:paraId="748D517A" w14:textId="44E35D21" w:rsidR="00FC28E3" w:rsidRPr="00942F9A" w:rsidRDefault="00FC28E3"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 additional configural frequency analysis </w:t>
      </w:r>
      <w:r w:rsidR="004503FC" w:rsidRPr="00942F9A">
        <w:rPr>
          <w:rFonts w:ascii="Times New Roman" w:hAnsi="Times New Roman" w:cs="Times New Roman"/>
          <w:color w:val="000000" w:themeColor="text1"/>
        </w:rPr>
        <w:t>(CFA</w:t>
      </w:r>
      <w:del w:id="563" w:author="Author">
        <w:r w:rsidR="004503FC" w:rsidRPr="00942F9A">
          <w:rPr>
            <w:rFonts w:ascii="Times New Roman" w:hAnsi="Times New Roman" w:cs="Times New Roman"/>
            <w:color w:val="000000" w:themeColor="text1"/>
          </w:rPr>
          <w:delText xml:space="preserve">) </w:delText>
        </w:r>
        <w:r w:rsidRPr="00942F9A">
          <w:rPr>
            <w:rFonts w:ascii="Times New Roman" w:hAnsi="Times New Roman" w:cs="Times New Roman"/>
            <w:color w:val="000000" w:themeColor="text1"/>
          </w:rPr>
          <w:delText>confirms this trend and</w:delText>
        </w:r>
      </w:del>
      <w:ins w:id="564" w:author="Author">
        <w:r w:rsidR="004503FC" w:rsidRPr="00942F9A">
          <w:rPr>
            <w:rFonts w:ascii="Times New Roman" w:hAnsi="Times New Roman" w:cs="Times New Roman"/>
            <w:color w:val="000000" w:themeColor="text1"/>
          </w:rPr>
          <w:t>)</w:t>
        </w:r>
        <w:r w:rsidR="00F64242">
          <w:rPr>
            <w:rFonts w:ascii="Times New Roman" w:hAnsi="Times New Roman" w:cs="Times New Roman"/>
            <w:color w:val="000000" w:themeColor="text1"/>
          </w:rPr>
          <w:t>,</w:t>
        </w:r>
        <w:r w:rsidR="004503FC" w:rsidRPr="00942F9A">
          <w:rPr>
            <w:rFonts w:ascii="Times New Roman" w:hAnsi="Times New Roman" w:cs="Times New Roman"/>
            <w:color w:val="000000" w:themeColor="text1"/>
          </w:rPr>
          <w:t xml:space="preserve"> </w:t>
        </w:r>
        <w:r w:rsidR="00F64242">
          <w:rPr>
            <w:rFonts w:ascii="Times New Roman" w:hAnsi="Times New Roman" w:cs="Times New Roman"/>
            <w:color w:val="000000" w:themeColor="text1"/>
          </w:rPr>
          <w:t>which</w:t>
        </w:r>
      </w:ins>
      <w:r w:rsidR="00F64242">
        <w:rPr>
          <w:rFonts w:ascii="Times New Roman" w:hAnsi="Times New Roman" w:cs="Times New Roman"/>
          <w:color w:val="000000" w:themeColor="text1"/>
        </w:rPr>
        <w:t xml:space="preserve"> </w:t>
      </w:r>
      <w:r w:rsidR="00345371" w:rsidRPr="00942F9A">
        <w:rPr>
          <w:rFonts w:ascii="Times New Roman" w:hAnsi="Times New Roman" w:cs="Times New Roman"/>
          <w:color w:val="000000" w:themeColor="text1"/>
        </w:rPr>
        <w:t xml:space="preserve">only reports significant </w:t>
      </w:r>
      <w:r w:rsidR="007814EC" w:rsidRPr="00942F9A">
        <w:rPr>
          <w:rFonts w:ascii="Times New Roman" w:hAnsi="Times New Roman" w:cs="Times New Roman"/>
          <w:color w:val="000000" w:themeColor="text1"/>
        </w:rPr>
        <w:t>deviations</w:t>
      </w:r>
      <w:r w:rsidR="00345371" w:rsidRPr="00942F9A">
        <w:rPr>
          <w:rFonts w:ascii="Times New Roman" w:hAnsi="Times New Roman" w:cs="Times New Roman"/>
          <w:color w:val="000000" w:themeColor="text1"/>
        </w:rPr>
        <w:t xml:space="preserve"> from expected values </w:t>
      </w:r>
      <w:r w:rsidR="007814EC" w:rsidRPr="00942F9A">
        <w:rPr>
          <w:rFonts w:ascii="Times New Roman" w:hAnsi="Times New Roman" w:cs="Times New Roman"/>
          <w:color w:val="000000" w:themeColor="text1"/>
        </w:rPr>
        <w:t>(</w:t>
      </w:r>
      <w:r w:rsidR="00591A52" w:rsidRPr="00942F9A">
        <w:rPr>
          <w:rFonts w:ascii="Times New Roman" w:hAnsi="Times New Roman" w:cs="Times New Roman"/>
          <w:color w:val="000000" w:themeColor="text1"/>
        </w:rPr>
        <w:t xml:space="preserve">i.e. </w:t>
      </w:r>
      <w:r w:rsidR="007814EC" w:rsidRPr="00942F9A">
        <w:rPr>
          <w:rFonts w:ascii="Times New Roman" w:hAnsi="Times New Roman" w:cs="Times New Roman"/>
          <w:color w:val="000000" w:themeColor="text1"/>
        </w:rPr>
        <w:t xml:space="preserve">expected if we assume no difference between regions </w:t>
      </w:r>
      <w:r w:rsidR="00345371" w:rsidRPr="00942F9A">
        <w:rPr>
          <w:rFonts w:ascii="Times New Roman" w:hAnsi="Times New Roman" w:cs="Times New Roman"/>
          <w:color w:val="000000" w:themeColor="text1"/>
        </w:rPr>
        <w:t xml:space="preserve">for </w:t>
      </w:r>
      <w:r w:rsidR="0086503D" w:rsidRPr="00942F9A">
        <w:rPr>
          <w:rFonts w:ascii="Times New Roman" w:hAnsi="Times New Roman" w:cs="Times New Roman"/>
          <w:color w:val="000000" w:themeColor="text1"/>
        </w:rPr>
        <w:t xml:space="preserve">United </w:t>
      </w:r>
      <w:r w:rsidR="007814EC" w:rsidRPr="00942F9A">
        <w:rPr>
          <w:rFonts w:ascii="Times New Roman" w:hAnsi="Times New Roman" w:cs="Times New Roman"/>
          <w:color w:val="000000" w:themeColor="text1"/>
        </w:rPr>
        <w:t>States</w:t>
      </w:r>
      <w:r w:rsidR="0086503D" w:rsidRPr="00942F9A">
        <w:rPr>
          <w:rFonts w:ascii="Times New Roman" w:hAnsi="Times New Roman" w:cs="Times New Roman"/>
          <w:color w:val="000000" w:themeColor="text1"/>
        </w:rPr>
        <w:t xml:space="preserve"> versus users from Australia and United </w:t>
      </w:r>
      <w:r w:rsidR="00FF7DBE" w:rsidRPr="00942F9A">
        <w:rPr>
          <w:rFonts w:ascii="Times New Roman" w:hAnsi="Times New Roman" w:cs="Times New Roman"/>
          <w:color w:val="000000" w:themeColor="text1"/>
        </w:rPr>
        <w:t>St</w:t>
      </w:r>
      <w:r w:rsidR="0086503D" w:rsidRPr="00942F9A">
        <w:rPr>
          <w:rFonts w:ascii="Times New Roman" w:hAnsi="Times New Roman" w:cs="Times New Roman"/>
          <w:color w:val="000000" w:themeColor="text1"/>
        </w:rPr>
        <w:t>ates users versus United Kingdom users</w:t>
      </w:r>
      <w:r w:rsidR="00591A52" w:rsidRPr="00942F9A">
        <w:rPr>
          <w:rFonts w:ascii="Times New Roman" w:hAnsi="Times New Roman" w:cs="Times New Roman"/>
          <w:color w:val="000000" w:themeColor="text1"/>
        </w:rPr>
        <w:t xml:space="preserve">), </w:t>
      </w:r>
      <w:ins w:id="565" w:author="Author">
        <w:r w:rsidR="00F64242" w:rsidRPr="00942F9A">
          <w:rPr>
            <w:rFonts w:ascii="Times New Roman" w:hAnsi="Times New Roman" w:cs="Times New Roman"/>
            <w:color w:val="000000" w:themeColor="text1"/>
          </w:rPr>
          <w:t>confirms this trend</w:t>
        </w:r>
        <w:r w:rsidR="00F64242">
          <w:rPr>
            <w:rFonts w:ascii="Times New Roman" w:hAnsi="Times New Roman" w:cs="Times New Roman"/>
            <w:color w:val="000000" w:themeColor="text1"/>
          </w:rPr>
          <w:t xml:space="preserve">, </w:t>
        </w:r>
      </w:ins>
      <w:r w:rsidR="00591A52" w:rsidRPr="00942F9A">
        <w:rPr>
          <w:rFonts w:ascii="Times New Roman" w:hAnsi="Times New Roman" w:cs="Times New Roman"/>
          <w:color w:val="000000" w:themeColor="text1"/>
        </w:rPr>
        <w:t xml:space="preserve">as illustrated in </w:t>
      </w:r>
      <w:r w:rsidR="0086503D" w:rsidRPr="00942F9A">
        <w:rPr>
          <w:rFonts w:ascii="Times New Roman" w:hAnsi="Times New Roman" w:cs="Times New Roman"/>
          <w:color w:val="000000" w:themeColor="text1"/>
        </w:rPr>
        <w:t>Figure 6</w:t>
      </w:r>
      <w:del w:id="566" w:author="Author">
        <w:r w:rsidR="0086503D" w:rsidRPr="00942F9A">
          <w:rPr>
            <w:rFonts w:ascii="Times New Roman" w:hAnsi="Times New Roman" w:cs="Times New Roman"/>
            <w:color w:val="000000" w:themeColor="text1"/>
          </w:rPr>
          <w:delText>)</w:delText>
        </w:r>
        <w:r w:rsidR="007814EC" w:rsidRPr="00942F9A">
          <w:rPr>
            <w:rFonts w:ascii="Times New Roman" w:hAnsi="Times New Roman" w:cs="Times New Roman"/>
            <w:color w:val="000000" w:themeColor="text1"/>
          </w:rPr>
          <w:delText>.</w:delText>
        </w:r>
      </w:del>
      <w:ins w:id="567" w:author="Author">
        <w:r w:rsidR="007814EC" w:rsidRPr="00942F9A">
          <w:rPr>
            <w:rFonts w:ascii="Times New Roman" w:hAnsi="Times New Roman" w:cs="Times New Roman"/>
            <w:color w:val="000000" w:themeColor="text1"/>
          </w:rPr>
          <w:t>.</w:t>
        </w:r>
      </w:ins>
      <w:r w:rsidR="007814EC" w:rsidRPr="00942F9A">
        <w:rPr>
          <w:rFonts w:ascii="Times New Roman" w:hAnsi="Times New Roman" w:cs="Times New Roman"/>
          <w:color w:val="000000" w:themeColor="text1"/>
        </w:rPr>
        <w:t xml:space="preserve"> </w:t>
      </w:r>
    </w:p>
    <w:p w14:paraId="3E771E4B" w14:textId="77777777" w:rsidR="003D5C59" w:rsidRPr="00942F9A" w:rsidRDefault="003D5C59" w:rsidP="003D5C59">
      <w:pPr>
        <w:spacing w:after="0"/>
        <w:rPr>
          <w:rFonts w:ascii="Times New Roman" w:hAnsi="Times New Roman" w:cs="Times New Roman"/>
          <w:color w:val="000000" w:themeColor="text1"/>
        </w:rPr>
      </w:pPr>
    </w:p>
    <w:p w14:paraId="6178A65C" w14:textId="77777777" w:rsidR="003D5C59" w:rsidRPr="00942F9A" w:rsidRDefault="003D5C59" w:rsidP="003D5C59">
      <w:pPr>
        <w:spacing w:after="0"/>
        <w:jc w:val="center"/>
        <w:rPr>
          <w:del w:id="568" w:author="Author"/>
          <w:rFonts w:ascii="Times New Roman" w:hAnsi="Times New Roman" w:cs="Times New Roman"/>
          <w:color w:val="000000" w:themeColor="text1"/>
        </w:rPr>
      </w:pPr>
      <w:del w:id="569" w:author="Author">
        <w:r w:rsidRPr="00942F9A">
          <w:rPr>
            <w:rFonts w:ascii="Times New Roman" w:hAnsi="Times New Roman" w:cs="Times New Roman"/>
            <w:noProof/>
            <w:color w:val="000000" w:themeColor="text1"/>
          </w:rPr>
          <w:drawing>
            <wp:inline distT="0" distB="0" distL="0" distR="0" wp14:anchorId="6C92FC6C" wp14:editId="5DEAB5BE">
              <wp:extent cx="5396230" cy="4322445"/>
              <wp:effectExtent l="0" t="0" r="0" b="1905"/>
              <wp:docPr id="158318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del>
    </w:p>
    <w:p w14:paraId="787022FB" w14:textId="59ADD95E" w:rsidR="003D5C59" w:rsidRPr="00942F9A" w:rsidRDefault="007B2EF7" w:rsidP="00652AA4">
      <w:pPr>
        <w:spacing w:after="0"/>
        <w:jc w:val="center"/>
        <w:rPr>
          <w:rFonts w:ascii="Times New Roman" w:hAnsi="Times New Roman" w:cs="Times New Roman"/>
          <w:color w:val="000000" w:themeColor="text1"/>
        </w:rPr>
        <w:pPrChange w:id="570" w:author="Author">
          <w:pPr>
            <w:spacing w:after="0"/>
            <w:jc w:val="right"/>
          </w:pPr>
        </w:pPrChange>
      </w:pPr>
      <w:ins w:id="571" w:author="Author">
        <w:r>
          <w:rPr>
            <w:noProof/>
          </w:rPr>
          <w:drawing>
            <wp:inline distT="0" distB="0" distL="0" distR="0" wp14:anchorId="01191868" wp14:editId="48B1D1AB">
              <wp:extent cx="5402580" cy="4320540"/>
              <wp:effectExtent l="0" t="0" r="7620" b="3810"/>
              <wp:docPr id="749156069" name="Picture 6"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6069" name="Picture 6" descr="A graph of different stat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ins>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6</w:t>
      </w:r>
      <w:r w:rsidR="003D5C59" w:rsidRPr="00942F9A">
        <w:rPr>
          <w:rFonts w:ascii="Times New Roman" w:hAnsi="Times New Roman" w:cs="Times New Roman"/>
          <w:b/>
          <w:bCs/>
          <w:noProof/>
          <w:color w:val="000000" w:themeColor="text1"/>
        </w:rPr>
        <w:fldChar w:fldCharType="end"/>
      </w:r>
      <w:r w:rsidR="003D5C59" w:rsidRPr="00942F9A">
        <w:rPr>
          <w:rFonts w:ascii="Times New Roman" w:hAnsi="Times New Roman" w:cs="Times New Roman"/>
          <w:color w:val="000000" w:themeColor="text1"/>
        </w:rPr>
        <w:t>: Results of configural frequency analysis (CFA).</w:t>
      </w:r>
    </w:p>
    <w:p w14:paraId="1FF96A7E" w14:textId="77777777" w:rsidR="003D5C59" w:rsidRPr="00942F9A" w:rsidRDefault="003D5C59" w:rsidP="003D5C59">
      <w:pPr>
        <w:spacing w:after="0"/>
        <w:rPr>
          <w:rFonts w:ascii="Times New Roman" w:eastAsia="Times New Roman" w:hAnsi="Times New Roman" w:cs="Times New Roman"/>
          <w:color w:val="000000" w:themeColor="text1"/>
        </w:rPr>
      </w:pPr>
    </w:p>
    <w:p w14:paraId="02E81E23" w14:textId="3C61CCE0" w:rsidR="00591A52" w:rsidRPr="00942F9A" w:rsidRDefault="004503FC" w:rsidP="00591A52">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CFA failed to detect any significant differences between users from Australia and the United Kingdom</w:t>
      </w:r>
      <w:ins w:id="572" w:author="Author">
        <w:r w:rsidR="00F64242">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but detected </w:t>
      </w:r>
      <w:r w:rsidR="0025648B" w:rsidRPr="00942F9A">
        <w:rPr>
          <w:rFonts w:ascii="Times New Roman" w:hAnsi="Times New Roman" w:cs="Times New Roman"/>
          <w:color w:val="000000" w:themeColor="text1"/>
        </w:rPr>
        <w:t>differences between both of these groups and users from the United States.</w:t>
      </w:r>
      <w:r w:rsidR="00FA0D6F" w:rsidRPr="00942F9A">
        <w:rPr>
          <w:rFonts w:ascii="Times New Roman" w:hAnsi="Times New Roman" w:cs="Times New Roman"/>
          <w:color w:val="000000" w:themeColor="text1"/>
        </w:rPr>
        <w:t xml:space="preserve"> This suggests that users from the </w:t>
      </w:r>
      <w:r w:rsidR="000C4542" w:rsidRPr="00942F9A">
        <w:rPr>
          <w:rFonts w:ascii="Times New Roman" w:hAnsi="Times New Roman" w:cs="Times New Roman"/>
          <w:color w:val="000000" w:themeColor="text1"/>
        </w:rPr>
        <w:t>U</w:t>
      </w:r>
      <w:r w:rsidR="00FA0D6F" w:rsidRPr="00942F9A">
        <w:rPr>
          <w:rFonts w:ascii="Times New Roman" w:hAnsi="Times New Roman" w:cs="Times New Roman"/>
          <w:color w:val="000000" w:themeColor="text1"/>
        </w:rPr>
        <w:t>nited Kingdom and Australia are more similar in their usage of vulgarity compared with users from the United States.</w:t>
      </w:r>
    </w:p>
    <w:p w14:paraId="20E538C1" w14:textId="77777777" w:rsidR="00591A52" w:rsidRPr="00942F9A" w:rsidRDefault="00591A52" w:rsidP="00591A52">
      <w:pPr>
        <w:spacing w:after="0"/>
        <w:rPr>
          <w:rFonts w:ascii="Times New Roman" w:hAnsi="Times New Roman" w:cs="Times New Roman"/>
          <w:color w:val="000000" w:themeColor="text1"/>
        </w:rPr>
      </w:pPr>
    </w:p>
    <w:p w14:paraId="69F96589" w14:textId="77777777" w:rsidR="00BF01B4" w:rsidRPr="00942F9A" w:rsidRDefault="00BF01B4">
      <w:pPr>
        <w:rPr>
          <w:rFonts w:ascii="Times New Roman" w:hAnsi="Times New Roman" w:cs="Times New Roman"/>
          <w:b/>
          <w:bCs/>
          <w:i/>
          <w:iCs/>
          <w:color w:val="000000" w:themeColor="text1"/>
        </w:rPr>
      </w:pPr>
      <w:r w:rsidRPr="00942F9A">
        <w:rPr>
          <w:rFonts w:ascii="Times New Roman" w:hAnsi="Times New Roman" w:cs="Times New Roman"/>
          <w:b/>
          <w:bCs/>
          <w:i/>
          <w:iCs/>
          <w:color w:val="000000" w:themeColor="text1"/>
        </w:rPr>
        <w:br w:type="page"/>
      </w:r>
    </w:p>
    <w:p w14:paraId="592F98F5" w14:textId="1F7BC320" w:rsidR="00CF3C56" w:rsidRPr="00942F9A" w:rsidRDefault="0035246C" w:rsidP="00591A52">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4.3 Factors that correlate with the use of vulgarity</w:t>
      </w:r>
    </w:p>
    <w:p w14:paraId="3A871555" w14:textId="452744CE" w:rsidR="00CF3C56" w:rsidRPr="00942F9A" w:rsidRDefault="000C29D7"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Boruta analysis that </w:t>
      </w:r>
      <w:r w:rsidR="003B4E89" w:rsidRPr="00942F9A">
        <w:rPr>
          <w:rFonts w:ascii="Times New Roman" w:hAnsi="Times New Roman" w:cs="Times New Roman"/>
          <w:color w:val="000000" w:themeColor="text1"/>
        </w:rPr>
        <w:t>aims to ascertain what</w:t>
      </w:r>
      <w:r w:rsidR="00591A52" w:rsidRPr="00942F9A">
        <w:rPr>
          <w:rFonts w:ascii="Times New Roman" w:hAnsi="Times New Roman" w:cs="Times New Roman"/>
          <w:color w:val="000000" w:themeColor="text1"/>
        </w:rPr>
        <w:t xml:space="preserve"> co-text</w:t>
      </w:r>
      <w:r w:rsidR="004C6735" w:rsidRPr="00942F9A">
        <w:rPr>
          <w:rFonts w:ascii="Times New Roman" w:hAnsi="Times New Roman" w:cs="Times New Roman"/>
          <w:color w:val="000000" w:themeColor="text1"/>
        </w:rPr>
        <w:t xml:space="preserve"> and network</w:t>
      </w:r>
      <w:r w:rsidR="003B4E89" w:rsidRPr="00942F9A">
        <w:rPr>
          <w:rFonts w:ascii="Times New Roman" w:hAnsi="Times New Roman" w:cs="Times New Roman"/>
          <w:color w:val="000000" w:themeColor="text1"/>
        </w:rPr>
        <w:t xml:space="preserve"> f</w:t>
      </w:r>
      <w:r w:rsidR="00CF3C56" w:rsidRPr="00942F9A">
        <w:rPr>
          <w:rFonts w:ascii="Times New Roman" w:hAnsi="Times New Roman" w:cs="Times New Roman"/>
          <w:color w:val="000000" w:themeColor="text1"/>
        </w:rPr>
        <w:t>actors correlat</w:t>
      </w:r>
      <w:r w:rsidR="003B4E89" w:rsidRPr="00942F9A">
        <w:rPr>
          <w:rFonts w:ascii="Times New Roman" w:hAnsi="Times New Roman" w:cs="Times New Roman"/>
          <w:color w:val="000000" w:themeColor="text1"/>
        </w:rPr>
        <w:t>e</w:t>
      </w:r>
      <w:r w:rsidR="00CF3C56" w:rsidRPr="00942F9A">
        <w:rPr>
          <w:rFonts w:ascii="Times New Roman" w:hAnsi="Times New Roman" w:cs="Times New Roman"/>
          <w:color w:val="000000" w:themeColor="text1"/>
        </w:rPr>
        <w:t xml:space="preserve"> with Vulgarity (RQ3)</w:t>
      </w:r>
      <w:r w:rsidR="003B4E89" w:rsidRPr="00942F9A">
        <w:rPr>
          <w:rFonts w:ascii="Times New Roman" w:hAnsi="Times New Roman" w:cs="Times New Roman"/>
          <w:color w:val="000000" w:themeColor="text1"/>
        </w:rPr>
        <w:t xml:space="preserve">. </w:t>
      </w:r>
    </w:p>
    <w:p w14:paraId="4E78E08B" w14:textId="104B1344" w:rsidR="00322314" w:rsidRPr="00942F9A"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boxplot in Figure </w:t>
      </w:r>
      <w:r w:rsidR="00427312" w:rsidRPr="00942F9A">
        <w:rPr>
          <w:rFonts w:ascii="Times New Roman" w:hAnsi="Times New Roman" w:cs="Times New Roman"/>
          <w:color w:val="000000" w:themeColor="text1"/>
        </w:rPr>
        <w:t>7</w:t>
      </w:r>
      <w:r w:rsidRPr="00942F9A">
        <w:rPr>
          <w:rFonts w:ascii="Times New Roman" w:hAnsi="Times New Roman" w:cs="Times New Roman"/>
          <w:color w:val="000000" w:themeColor="text1"/>
        </w:rPr>
        <w:t xml:space="preserve"> reports the results of a Boruta analysis with the x-axis representing the independent variables retained in the analysis after it has been confirmed that they impact the use of vulgarity.</w:t>
      </w:r>
      <w:r w:rsidR="00FE70E7" w:rsidRPr="00942F9A">
        <w:rPr>
          <w:rFonts w:ascii="Times New Roman" w:hAnsi="Times New Roman" w:cs="Times New Roman"/>
          <w:color w:val="000000" w:themeColor="text1"/>
        </w:rPr>
        <w:t xml:space="preserve"> The</w:t>
      </w:r>
      <w:r w:rsidRPr="00942F9A">
        <w:rPr>
          <w:rFonts w:ascii="Times New Roman" w:hAnsi="Times New Roman" w:cs="Times New Roman"/>
          <w:color w:val="000000" w:themeColor="text1"/>
        </w:rPr>
        <w:t xml:space="preserve"> y-axis indicates the relative importance </w:t>
      </w:r>
      <w:r w:rsidR="00FE70E7" w:rsidRPr="00942F9A">
        <w:rPr>
          <w:rFonts w:ascii="Times New Roman" w:hAnsi="Times New Roman" w:cs="Times New Roman"/>
          <w:color w:val="000000" w:themeColor="text1"/>
        </w:rPr>
        <w:t xml:space="preserve">of the independent variables </w:t>
      </w:r>
      <w:r w:rsidRPr="00942F9A">
        <w:rPr>
          <w:rFonts w:ascii="Times New Roman" w:hAnsi="Times New Roman" w:cs="Times New Roman"/>
          <w:color w:val="000000" w:themeColor="text1"/>
        </w:rPr>
        <w:t>in predicting vulgar language use. Dark grey boxplots correspond to predictor variables, whereas light grey boxplots represent control (shadow) variables used for comparison.</w:t>
      </w:r>
      <w:r w:rsidR="00DA0CF6" w:rsidRPr="00942F9A">
        <w:rPr>
          <w:rFonts w:ascii="Times New Roman" w:hAnsi="Times New Roman" w:cs="Times New Roman"/>
          <w:color w:val="000000" w:themeColor="text1"/>
        </w:rPr>
        <w:t xml:space="preserve"> It needs to be borne in mind that in order to confirm a systematic correlation with the use of vulgarity, a factor needs to show a stronger impact than the strongest shadow variable – this allows to differentiate between factors that do not have a meaningful impact (</w:t>
      </w:r>
      <w:ins w:id="573" w:author="Author">
        <w:r w:rsidR="00AC3EDC">
          <w:rPr>
            <w:rFonts w:ascii="Times New Roman" w:hAnsi="Times New Roman" w:cs="Times New Roman"/>
            <w:color w:val="000000" w:themeColor="text1"/>
          </w:rPr>
          <w:t xml:space="preserve">i.e. </w:t>
        </w:r>
      </w:ins>
      <w:r w:rsidR="00DA0CF6" w:rsidRPr="00942F9A">
        <w:rPr>
          <w:rFonts w:ascii="Times New Roman" w:hAnsi="Times New Roman" w:cs="Times New Roman"/>
          <w:color w:val="000000" w:themeColor="text1"/>
        </w:rPr>
        <w:t>factors that do not outcompete the shadow variables</w:t>
      </w:r>
      <w:del w:id="574" w:author="Author">
        <w:r w:rsidR="00DA0CF6" w:rsidRPr="00942F9A">
          <w:rPr>
            <w:rFonts w:ascii="Times New Roman" w:hAnsi="Times New Roman" w:cs="Times New Roman"/>
            <w:color w:val="000000" w:themeColor="text1"/>
          </w:rPr>
          <w:delText>)</w:delText>
        </w:r>
      </w:del>
      <w:ins w:id="575" w:author="Author">
        <w:r w:rsidR="00DA0CF6" w:rsidRPr="00942F9A">
          <w:rPr>
            <w:rFonts w:ascii="Times New Roman" w:hAnsi="Times New Roman" w:cs="Times New Roman"/>
            <w:color w:val="000000" w:themeColor="text1"/>
          </w:rPr>
          <w:t>)</w:t>
        </w:r>
        <w:r w:rsidR="00AC3EDC">
          <w:rPr>
            <w:rFonts w:ascii="Times New Roman" w:hAnsi="Times New Roman" w:cs="Times New Roman"/>
            <w:color w:val="000000" w:themeColor="text1"/>
          </w:rPr>
          <w:t>,</w:t>
        </w:r>
      </w:ins>
      <w:r w:rsidR="00DA0CF6" w:rsidRPr="00942F9A">
        <w:rPr>
          <w:rFonts w:ascii="Times New Roman" w:hAnsi="Times New Roman" w:cs="Times New Roman"/>
          <w:color w:val="000000" w:themeColor="text1"/>
        </w:rPr>
        <w:t xml:space="preserve"> and factors that do systematically correlate with vulgarity (</w:t>
      </w:r>
      <w:ins w:id="576" w:author="Author">
        <w:r w:rsidR="00AC3EDC">
          <w:rPr>
            <w:rFonts w:ascii="Times New Roman" w:hAnsi="Times New Roman" w:cs="Times New Roman"/>
            <w:color w:val="000000" w:themeColor="text1"/>
          </w:rPr>
          <w:t xml:space="preserve">i.e. </w:t>
        </w:r>
      </w:ins>
      <w:r w:rsidR="00DA0CF6" w:rsidRPr="00942F9A">
        <w:rPr>
          <w:rFonts w:ascii="Times New Roman" w:hAnsi="Times New Roman" w:cs="Times New Roman"/>
          <w:color w:val="000000" w:themeColor="text1"/>
        </w:rPr>
        <w:t>factors that perform consistently better than the shadow variables).</w:t>
      </w:r>
    </w:p>
    <w:p w14:paraId="4599A856" w14:textId="77777777" w:rsidR="003D5C59" w:rsidRPr="00942F9A" w:rsidRDefault="003D5C59" w:rsidP="003D5C59">
      <w:pPr>
        <w:spacing w:after="0"/>
        <w:rPr>
          <w:rFonts w:ascii="Times New Roman" w:hAnsi="Times New Roman" w:cs="Times New Roman"/>
          <w:color w:val="000000" w:themeColor="text1"/>
        </w:rPr>
      </w:pPr>
    </w:p>
    <w:p w14:paraId="2B2ED7FE" w14:textId="77777777" w:rsidR="003D5C59" w:rsidRPr="00942F9A" w:rsidRDefault="003D5C59" w:rsidP="003D5C59">
      <w:pPr>
        <w:spacing w:after="0"/>
        <w:jc w:val="center"/>
        <w:rPr>
          <w:del w:id="577" w:author="Author"/>
          <w:rFonts w:ascii="Times New Roman" w:hAnsi="Times New Roman" w:cs="Times New Roman"/>
          <w:color w:val="000000" w:themeColor="text1"/>
        </w:rPr>
      </w:pPr>
      <w:del w:id="578" w:author="Author">
        <w:r w:rsidRPr="00942F9A">
          <w:rPr>
            <w:rFonts w:ascii="Times New Roman" w:hAnsi="Times New Roman" w:cs="Times New Roman"/>
            <w:noProof/>
            <w:color w:val="000000" w:themeColor="text1"/>
          </w:rPr>
          <w:drawing>
            <wp:inline distT="0" distB="0" distL="0" distR="0" wp14:anchorId="3F20FF45" wp14:editId="6FEDC54B">
              <wp:extent cx="5731510" cy="3538855"/>
              <wp:effectExtent l="0" t="0" r="2540" b="4445"/>
              <wp:docPr id="2012398427" name="Picture 10" descr="A graph with different siz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8427" name="Picture 10" descr="A graph with different sizes and lin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del>
    </w:p>
    <w:p w14:paraId="366EEDEB" w14:textId="1260F8BE" w:rsidR="003D5C59" w:rsidRPr="00942F9A" w:rsidRDefault="00A04E89" w:rsidP="003D5C59">
      <w:pPr>
        <w:spacing w:after="0"/>
        <w:jc w:val="center"/>
        <w:rPr>
          <w:ins w:id="579" w:author="Author"/>
          <w:rFonts w:ascii="Times New Roman" w:hAnsi="Times New Roman" w:cs="Times New Roman"/>
          <w:color w:val="000000" w:themeColor="text1"/>
        </w:rPr>
      </w:pPr>
      <w:ins w:id="580" w:author="Author">
        <w:r>
          <w:rPr>
            <w:noProof/>
          </w:rPr>
          <w:drawing>
            <wp:inline distT="0" distB="0" distL="0" distR="0" wp14:anchorId="1EC95C67" wp14:editId="19880B68">
              <wp:extent cx="5731510" cy="3541395"/>
              <wp:effectExtent l="0" t="0" r="2540" b="1905"/>
              <wp:docPr id="890449580"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9580" name="Picture 8" descr="A graph with different colored squar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41395"/>
                      </a:xfrm>
                      <a:prstGeom prst="rect">
                        <a:avLst/>
                      </a:prstGeom>
                      <a:noFill/>
                      <a:ln>
                        <a:noFill/>
                      </a:ln>
                    </pic:spPr>
                  </pic:pic>
                </a:graphicData>
              </a:graphic>
            </wp:inline>
          </w:drawing>
        </w:r>
      </w:ins>
    </w:p>
    <w:p w14:paraId="58AA2D0E"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7</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Boxplot showing the results of the Boruta analysis.</w:t>
      </w:r>
    </w:p>
    <w:p w14:paraId="449FE825" w14:textId="77777777" w:rsidR="003D5C59" w:rsidRPr="00942F9A" w:rsidRDefault="003D5C59" w:rsidP="003D5C59">
      <w:pPr>
        <w:spacing w:after="0"/>
        <w:rPr>
          <w:rFonts w:ascii="Times New Roman" w:eastAsia="Times New Roman" w:hAnsi="Times New Roman" w:cs="Times New Roman"/>
          <w:color w:val="000000" w:themeColor="text1"/>
        </w:rPr>
      </w:pPr>
    </w:p>
    <w:p w14:paraId="2E894796" w14:textId="0FB6B62D" w:rsidR="00107B01" w:rsidRPr="00942F9A" w:rsidRDefault="00107B01"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shadow variables (shadowMin, shadowMean, shadowMax) serve as a baseline for comparison, with the vertical dashed line marking the importance of shadowMax, the highest-ranked control variable. Any predictor that exceeds this threshold is considered relevant. In this analysis, several predictor variables surpass shadowMax, confirming that they </w:t>
      </w:r>
      <w:del w:id="581" w:author="Author">
        <w:r w:rsidRPr="00942F9A">
          <w:rPr>
            <w:rFonts w:ascii="Times New Roman" w:hAnsi="Times New Roman" w:cs="Times New Roman"/>
            <w:color w:val="000000" w:themeColor="text1"/>
          </w:rPr>
          <w:delText>hold</w:delText>
        </w:r>
      </w:del>
      <w:ins w:id="582" w:author="Author">
        <w:r w:rsidR="00AC3EDC">
          <w:rPr>
            <w:rFonts w:ascii="Times New Roman" w:hAnsi="Times New Roman" w:cs="Times New Roman"/>
            <w:color w:val="000000" w:themeColor="text1"/>
          </w:rPr>
          <w:t>have</w:t>
        </w:r>
      </w:ins>
      <w:r w:rsidR="00AC3E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meaningful predictive power.</w:t>
      </w:r>
    </w:p>
    <w:p w14:paraId="46E7AA72" w14:textId="44C8C8E8" w:rsidR="00E328FB" w:rsidRDefault="00322314" w:rsidP="00591A52">
      <w:pPr>
        <w:spacing w:after="0"/>
        <w:ind w:firstLine="720"/>
        <w:rPr>
          <w:ins w:id="583" w:author="Author"/>
          <w:rFonts w:ascii="Times New Roman" w:hAnsi="Times New Roman" w:cs="Times New Roman"/>
          <w:color w:val="000000" w:themeColor="text1"/>
        </w:rPr>
      </w:pPr>
      <w:r w:rsidRPr="00942F9A">
        <w:rPr>
          <w:rFonts w:ascii="Times New Roman" w:hAnsi="Times New Roman" w:cs="Times New Roman"/>
          <w:color w:val="000000" w:themeColor="text1"/>
        </w:rPr>
        <w:t xml:space="preserve">The results </w:t>
      </w:r>
      <w:r w:rsidR="008D736B" w:rsidRPr="00942F9A">
        <w:rPr>
          <w:rFonts w:ascii="Times New Roman" w:hAnsi="Times New Roman" w:cs="Times New Roman"/>
          <w:color w:val="000000" w:themeColor="text1"/>
        </w:rPr>
        <w:t>confirmed that</w:t>
      </w:r>
      <w:r w:rsidRPr="00942F9A">
        <w:rPr>
          <w:rFonts w:ascii="Times New Roman" w:hAnsi="Times New Roman" w:cs="Times New Roman"/>
          <w:color w:val="000000" w:themeColor="text1"/>
        </w:rPr>
        <w:t xml:space="preserve"> </w:t>
      </w:r>
      <w:r w:rsidR="008D736B" w:rsidRPr="00942F9A">
        <w:rPr>
          <w:rFonts w:ascii="Times New Roman" w:hAnsi="Times New Roman" w:cs="Times New Roman"/>
          <w:color w:val="000000" w:themeColor="text1"/>
        </w:rPr>
        <w:t xml:space="preserve">the following </w:t>
      </w:r>
      <w:del w:id="584" w:author="Author">
        <w:r w:rsidR="008D736B" w:rsidRPr="00942F9A">
          <w:rPr>
            <w:rFonts w:ascii="Times New Roman" w:hAnsi="Times New Roman" w:cs="Times New Roman"/>
            <w:color w:val="000000" w:themeColor="text1"/>
          </w:rPr>
          <w:delText>11</w:delText>
        </w:r>
      </w:del>
      <w:ins w:id="585" w:author="Author">
        <w:r w:rsidR="008D736B" w:rsidRPr="00942F9A">
          <w:rPr>
            <w:rFonts w:ascii="Times New Roman" w:hAnsi="Times New Roman" w:cs="Times New Roman"/>
            <w:color w:val="000000" w:themeColor="text1"/>
          </w:rPr>
          <w:t>1</w:t>
        </w:r>
        <w:r w:rsidR="00E64E4D">
          <w:rPr>
            <w:rFonts w:ascii="Times New Roman" w:hAnsi="Times New Roman" w:cs="Times New Roman"/>
            <w:color w:val="000000" w:themeColor="text1"/>
          </w:rPr>
          <w:t>2</w:t>
        </w:r>
      </w:ins>
      <w:r w:rsidR="008D736B" w:rsidRPr="00942F9A">
        <w:rPr>
          <w:rFonts w:ascii="Times New Roman" w:hAnsi="Times New Roman" w:cs="Times New Roman"/>
          <w:color w:val="000000" w:themeColor="text1"/>
        </w:rPr>
        <w:t xml:space="preserve"> variables have an impact </w:t>
      </w:r>
      <w:r w:rsidR="00C84DD1" w:rsidRPr="00942F9A">
        <w:rPr>
          <w:rFonts w:ascii="Times New Roman" w:hAnsi="Times New Roman" w:cs="Times New Roman"/>
          <w:color w:val="000000" w:themeColor="text1"/>
        </w:rPr>
        <w:t>on the use of vulgarity (either as main effects and/</w:t>
      </w:r>
      <w:r w:rsidR="00151DD6" w:rsidRPr="00942F9A">
        <w:rPr>
          <w:rFonts w:ascii="Times New Roman" w:hAnsi="Times New Roman" w:cs="Times New Roman"/>
          <w:color w:val="000000" w:themeColor="text1"/>
        </w:rPr>
        <w:t xml:space="preserve">or </w:t>
      </w:r>
      <w:r w:rsidR="00C84DD1" w:rsidRPr="00942F9A">
        <w:rPr>
          <w:rFonts w:ascii="Times New Roman" w:hAnsi="Times New Roman" w:cs="Times New Roman"/>
          <w:color w:val="000000" w:themeColor="text1"/>
        </w:rPr>
        <w:t>as part of interactions)</w:t>
      </w:r>
      <w:r w:rsidR="008D736B" w:rsidRPr="00942F9A">
        <w:rPr>
          <w:rFonts w:ascii="Times New Roman" w:hAnsi="Times New Roman" w:cs="Times New Roman"/>
          <w:color w:val="000000" w:themeColor="text1"/>
        </w:rPr>
        <w:t xml:space="preserve">: </w:t>
      </w:r>
      <w:del w:id="586" w:author="Author">
        <w:r w:rsidR="008D736B" w:rsidRPr="00942F9A">
          <w:rPr>
            <w:rFonts w:ascii="Times New Roman" w:hAnsi="Times New Roman" w:cs="Times New Roman"/>
            <w:i/>
            <w:iCs/>
            <w:color w:val="000000" w:themeColor="text1"/>
          </w:rPr>
          <w:delText>logreplies</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words</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logquotes</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loglikes</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logretweets</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usersince</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user</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topic</w:delText>
        </w:r>
        <w:r w:rsidR="008D736B" w:rsidRPr="00942F9A">
          <w:rPr>
            <w:rFonts w:ascii="Times New Roman" w:hAnsi="Times New Roman" w:cs="Times New Roman"/>
            <w:color w:val="000000" w:themeColor="text1"/>
          </w:rPr>
          <w:delText xml:space="preserve">, </w:delText>
        </w:r>
        <w:r w:rsidR="008D736B" w:rsidRPr="00942F9A">
          <w:rPr>
            <w:rFonts w:ascii="Times New Roman" w:hAnsi="Times New Roman" w:cs="Times New Roman"/>
            <w:i/>
            <w:iCs/>
            <w:color w:val="000000" w:themeColor="text1"/>
          </w:rPr>
          <w:delText>loglisted</w:delText>
        </w:r>
        <w:r w:rsidR="008D736B" w:rsidRPr="00942F9A">
          <w:rPr>
            <w:rFonts w:ascii="Times New Roman" w:hAnsi="Times New Roman" w:cs="Times New Roman"/>
            <w:color w:val="000000" w:themeColor="text1"/>
          </w:rPr>
          <w:delText xml:space="preserve">, </w:delText>
        </w:r>
      </w:del>
      <w:ins w:id="587" w:author="Author">
        <w:r w:rsidR="006649F8" w:rsidRPr="006649F8">
          <w:rPr>
            <w:rFonts w:ascii="Times New Roman" w:hAnsi="Times New Roman" w:cs="Times New Roman"/>
            <w:i/>
            <w:iCs/>
            <w:color w:val="000000" w:themeColor="text1"/>
          </w:rPr>
          <w:t xml:space="preserve">logfollowers, </w:t>
        </w:r>
      </w:ins>
      <w:r w:rsidR="006649F8" w:rsidRPr="006649F8">
        <w:rPr>
          <w:rFonts w:ascii="Times New Roman" w:hAnsi="Times New Roman" w:cs="Times New Roman"/>
          <w:i/>
          <w:iCs/>
          <w:color w:val="000000" w:themeColor="text1"/>
        </w:rPr>
        <w:t>logfollowing</w:t>
      </w:r>
      <w:r w:rsidR="006649F8" w:rsidRPr="00652AA4">
        <w:rPr>
          <w:rFonts w:ascii="Times New Roman" w:hAnsi="Times New Roman"/>
          <w:i/>
          <w:color w:val="000000" w:themeColor="text1"/>
          <w:rPrChange w:id="588" w:author="Author">
            <w:rPr>
              <w:rFonts w:ascii="Times New Roman" w:hAnsi="Times New Roman"/>
              <w:color w:val="000000" w:themeColor="text1"/>
            </w:rPr>
          </w:rPrChange>
        </w:rPr>
        <w:t xml:space="preserve">, </w:t>
      </w:r>
      <w:r w:rsidR="006649F8" w:rsidRPr="006649F8">
        <w:rPr>
          <w:rFonts w:ascii="Times New Roman" w:hAnsi="Times New Roman" w:cs="Times New Roman"/>
          <w:i/>
          <w:iCs/>
          <w:color w:val="000000" w:themeColor="text1"/>
        </w:rPr>
        <w:t>logtweets</w:t>
      </w:r>
      <w:r w:rsidR="006649F8" w:rsidRPr="00652AA4">
        <w:rPr>
          <w:rFonts w:ascii="Times New Roman" w:hAnsi="Times New Roman"/>
          <w:i/>
          <w:color w:val="000000" w:themeColor="text1"/>
          <w:rPrChange w:id="589" w:author="Author">
            <w:rPr>
              <w:rFonts w:ascii="Times New Roman" w:hAnsi="Times New Roman"/>
              <w:color w:val="000000" w:themeColor="text1"/>
            </w:rPr>
          </w:rPrChange>
        </w:rPr>
        <w:t xml:space="preserve">, </w:t>
      </w:r>
      <w:ins w:id="590" w:author="Author">
        <w:r w:rsidR="006649F8" w:rsidRPr="006649F8">
          <w:rPr>
            <w:rFonts w:ascii="Times New Roman" w:hAnsi="Times New Roman" w:cs="Times New Roman"/>
            <w:i/>
            <w:iCs/>
            <w:color w:val="000000" w:themeColor="text1"/>
          </w:rPr>
          <w:t xml:space="preserve">user, loglisted, usersince, logretweets, loglikes, topic, words, logreplies, </w:t>
        </w:r>
      </w:ins>
      <w:r w:rsidR="008D736B" w:rsidRPr="00942F9A">
        <w:rPr>
          <w:rFonts w:ascii="Times New Roman" w:hAnsi="Times New Roman" w:cs="Times New Roman"/>
          <w:color w:val="000000" w:themeColor="text1"/>
        </w:rPr>
        <w:t xml:space="preserve">and </w:t>
      </w:r>
      <w:del w:id="591" w:author="Author">
        <w:r w:rsidR="008D736B" w:rsidRPr="00942F9A">
          <w:rPr>
            <w:rFonts w:ascii="Times New Roman" w:hAnsi="Times New Roman" w:cs="Times New Roman"/>
            <w:i/>
            <w:iCs/>
            <w:color w:val="000000" w:themeColor="text1"/>
          </w:rPr>
          <w:delText>logfollowers</w:delText>
        </w:r>
      </w:del>
      <w:ins w:id="592" w:author="Author">
        <w:r w:rsidR="006649F8" w:rsidRPr="006649F8">
          <w:rPr>
            <w:rFonts w:ascii="Times New Roman" w:hAnsi="Times New Roman" w:cs="Times New Roman"/>
            <w:i/>
            <w:iCs/>
            <w:color w:val="000000" w:themeColor="text1"/>
          </w:rPr>
          <w:t>logquotes</w:t>
        </w:r>
      </w:ins>
      <w:r w:rsidR="008D736B" w:rsidRPr="00942F9A">
        <w:rPr>
          <w:rFonts w:ascii="Times New Roman" w:hAnsi="Times New Roman" w:cs="Times New Roman"/>
          <w:color w:val="000000" w:themeColor="text1"/>
        </w:rPr>
        <w:t xml:space="preserve">. </w:t>
      </w:r>
      <w:r w:rsidR="00E328FB" w:rsidRPr="00E328FB">
        <w:rPr>
          <w:rFonts w:ascii="Times New Roman" w:hAnsi="Times New Roman" w:cs="Times New Roman"/>
          <w:color w:val="000000" w:themeColor="text1"/>
        </w:rPr>
        <w:t xml:space="preserve">Interestingly, </w:t>
      </w:r>
      <w:ins w:id="593" w:author="Author">
        <w:r w:rsidR="00E328FB" w:rsidRPr="00E328FB">
          <w:rPr>
            <w:rFonts w:ascii="Times New Roman" w:hAnsi="Times New Roman" w:cs="Times New Roman"/>
            <w:color w:val="000000" w:themeColor="text1"/>
          </w:rPr>
          <w:t xml:space="preserve">user </w:t>
        </w:r>
      </w:ins>
      <w:r w:rsidR="00E328FB" w:rsidRPr="00652AA4">
        <w:rPr>
          <w:rFonts w:ascii="Times New Roman" w:hAnsi="Times New Roman"/>
          <w:color w:val="000000" w:themeColor="text1"/>
          <w:rPrChange w:id="594" w:author="Author">
            <w:rPr>
              <w:rFonts w:ascii="Times New Roman" w:hAnsi="Times New Roman"/>
              <w:i/>
              <w:color w:val="000000" w:themeColor="text1"/>
            </w:rPr>
          </w:rPrChange>
        </w:rPr>
        <w:t>location</w:t>
      </w:r>
      <w:del w:id="595" w:author="Author">
        <w:r w:rsidR="008D736B" w:rsidRPr="00942F9A">
          <w:rPr>
            <w:rFonts w:ascii="Times New Roman" w:hAnsi="Times New Roman" w:cs="Times New Roman"/>
            <w:color w:val="000000" w:themeColor="text1"/>
          </w:rPr>
          <w:delText xml:space="preserve">, i.e., if the user was from </w:delText>
        </w:r>
      </w:del>
      <w:ins w:id="596" w:author="Autho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 xml:space="preserve">whether </w:t>
        </w:r>
      </w:ins>
      <w:r w:rsidR="00E328FB" w:rsidRPr="00E328FB">
        <w:rPr>
          <w:rFonts w:ascii="Times New Roman" w:hAnsi="Times New Roman" w:cs="Times New Roman"/>
          <w:color w:val="000000" w:themeColor="text1"/>
        </w:rPr>
        <w:t>Australia, the United Kingdom, or the United States</w:t>
      </w:r>
      <w:del w:id="597" w:author="Author">
        <w:r w:rsidR="00107B01" w:rsidRPr="00942F9A">
          <w:rPr>
            <w:rFonts w:ascii="Times New Roman" w:hAnsi="Times New Roman" w:cs="Times New Roman"/>
            <w:color w:val="000000" w:themeColor="text1"/>
          </w:rPr>
          <w:delText>,</w:delText>
        </w:r>
        <w:r w:rsidR="008D736B" w:rsidRPr="00942F9A">
          <w:rPr>
            <w:rFonts w:ascii="Times New Roman" w:hAnsi="Times New Roman" w:cs="Times New Roman"/>
            <w:color w:val="000000" w:themeColor="text1"/>
          </w:rPr>
          <w:delText xml:space="preserve"> could</w:delText>
        </w:r>
      </w:del>
      <w:ins w:id="598" w:author="Autho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did</w:t>
        </w:r>
      </w:ins>
      <w:r w:rsidR="00E328FB" w:rsidRPr="00E328FB">
        <w:rPr>
          <w:rFonts w:ascii="Times New Roman" w:hAnsi="Times New Roman" w:cs="Times New Roman"/>
          <w:color w:val="000000" w:themeColor="text1"/>
        </w:rPr>
        <w:t xml:space="preserve"> not </w:t>
      </w:r>
      <w:del w:id="599" w:author="Author">
        <w:r w:rsidR="008D736B" w:rsidRPr="00942F9A">
          <w:rPr>
            <w:rFonts w:ascii="Times New Roman" w:hAnsi="Times New Roman" w:cs="Times New Roman"/>
            <w:color w:val="000000" w:themeColor="text1"/>
          </w:rPr>
          <w:delText>be confirmed</w:delText>
        </w:r>
      </w:del>
      <w:ins w:id="600" w:author="Author">
        <w:r w:rsidR="00E328FB" w:rsidRPr="00E328FB">
          <w:rPr>
            <w:rFonts w:ascii="Times New Roman" w:hAnsi="Times New Roman" w:cs="Times New Roman"/>
            <w:color w:val="000000" w:themeColor="text1"/>
          </w:rPr>
          <w:t>emerge</w:t>
        </w:r>
      </w:ins>
      <w:r w:rsidR="00E328FB" w:rsidRPr="00E328FB">
        <w:rPr>
          <w:rFonts w:ascii="Times New Roman" w:hAnsi="Times New Roman" w:cs="Times New Roman"/>
          <w:color w:val="000000" w:themeColor="text1"/>
        </w:rPr>
        <w:t xml:space="preserve"> as</w:t>
      </w:r>
      <w:del w:id="601" w:author="Author">
        <w:r w:rsidR="008D736B" w:rsidRPr="00942F9A">
          <w:rPr>
            <w:rFonts w:ascii="Times New Roman" w:hAnsi="Times New Roman" w:cs="Times New Roman"/>
            <w:color w:val="000000" w:themeColor="text1"/>
          </w:rPr>
          <w:delText xml:space="preserve"> being</w:delText>
        </w:r>
      </w:del>
      <w:r w:rsidR="00E328FB" w:rsidRPr="00E328FB">
        <w:rPr>
          <w:rFonts w:ascii="Times New Roman" w:hAnsi="Times New Roman" w:cs="Times New Roman"/>
          <w:color w:val="000000" w:themeColor="text1"/>
        </w:rPr>
        <w:t xml:space="preserve"> a significant predictor of the likelihood </w:t>
      </w:r>
      <w:del w:id="602" w:author="Author">
        <w:r w:rsidR="008D736B" w:rsidRPr="00942F9A">
          <w:rPr>
            <w:rFonts w:ascii="Times New Roman" w:hAnsi="Times New Roman" w:cs="Times New Roman"/>
            <w:color w:val="000000" w:themeColor="text1"/>
          </w:rPr>
          <w:delText>with which</w:delText>
        </w:r>
      </w:del>
      <w:ins w:id="603" w:author="Author">
        <w:r w:rsidR="00E328FB" w:rsidRPr="00E328FB">
          <w:rPr>
            <w:rFonts w:ascii="Times New Roman" w:hAnsi="Times New Roman" w:cs="Times New Roman"/>
            <w:color w:val="000000" w:themeColor="text1"/>
          </w:rPr>
          <w:t>that</w:t>
        </w:r>
      </w:ins>
      <w:r w:rsidR="00E328FB" w:rsidRPr="00E328FB">
        <w:rPr>
          <w:rFonts w:ascii="Times New Roman" w:hAnsi="Times New Roman" w:cs="Times New Roman"/>
          <w:color w:val="000000" w:themeColor="text1"/>
        </w:rPr>
        <w:t xml:space="preserve"> a tweet contained vulgarity. </w:t>
      </w:r>
      <w:del w:id="604" w:author="Author">
        <w:r w:rsidR="008D736B" w:rsidRPr="00942F9A">
          <w:rPr>
            <w:rFonts w:ascii="Times New Roman" w:hAnsi="Times New Roman" w:cs="Times New Roman"/>
            <w:color w:val="000000" w:themeColor="text1"/>
          </w:rPr>
          <w:delText>Similarly,</w:delText>
        </w:r>
      </w:del>
      <w:ins w:id="605" w:author="Author">
        <w:r w:rsidR="00E328FB" w:rsidRPr="00E328FB">
          <w:rPr>
            <w:rFonts w:ascii="Times New Roman" w:hAnsi="Times New Roman" w:cs="Times New Roman"/>
            <w:color w:val="000000" w:themeColor="text1"/>
          </w:rPr>
          <w:t>This does not imply the absence of systematic regional differences, as</w:t>
        </w:r>
      </w:ins>
      <w:r w:rsidR="00E328FB" w:rsidRPr="00E328FB">
        <w:rPr>
          <w:rFonts w:ascii="Times New Roman" w:hAnsi="Times New Roman" w:cs="Times New Roman"/>
          <w:color w:val="000000" w:themeColor="text1"/>
        </w:rPr>
        <w:t xml:space="preserve"> the </w:t>
      </w:r>
      <w:del w:id="606" w:author="Author">
        <w:r w:rsidR="008D736B" w:rsidRPr="00942F9A">
          <w:rPr>
            <w:rFonts w:ascii="Times New Roman" w:hAnsi="Times New Roman" w:cs="Times New Roman"/>
            <w:color w:val="000000" w:themeColor="text1"/>
          </w:rPr>
          <w:delText>number of words (</w:delText>
        </w:r>
        <w:r w:rsidR="008D736B" w:rsidRPr="00942F9A">
          <w:rPr>
            <w:rFonts w:ascii="Times New Roman" w:hAnsi="Times New Roman" w:cs="Times New Roman"/>
            <w:i/>
            <w:iCs/>
            <w:color w:val="000000" w:themeColor="text1"/>
          </w:rPr>
          <w:delText>words</w:delText>
        </w:r>
        <w:r w:rsidR="008D736B" w:rsidRPr="00942F9A">
          <w:rPr>
            <w:rFonts w:ascii="Times New Roman" w:hAnsi="Times New Roman" w:cs="Times New Roman"/>
            <w:color w:val="000000" w:themeColor="text1"/>
          </w:rPr>
          <w:delText>),</w:delText>
        </w:r>
      </w:del>
      <w:ins w:id="607" w:author="Author">
        <w:r w:rsidR="00E328FB" w:rsidRPr="00E328FB">
          <w:rPr>
            <w:rFonts w:ascii="Times New Roman" w:hAnsi="Times New Roman" w:cs="Times New Roman"/>
            <w:color w:val="000000" w:themeColor="text1"/>
          </w:rPr>
          <w:t xml:space="preserve">frequency tabulations and </w:t>
        </w:r>
        <w:r w:rsidR="00E328FB" w:rsidRPr="00942F9A">
          <w:rPr>
            <w:rFonts w:ascii="Times New Roman" w:hAnsi="Times New Roman" w:cs="Times New Roman"/>
            <w:color w:val="000000" w:themeColor="text1"/>
          </w:rPr>
          <w:t xml:space="preserve">collostructional </w:t>
        </w:r>
        <w:r w:rsidR="00E328FB" w:rsidRPr="00E328FB">
          <w:rPr>
            <w:rFonts w:ascii="Times New Roman" w:hAnsi="Times New Roman" w:cs="Times New Roman"/>
            <w:color w:val="000000" w:themeColor="text1"/>
          </w:rPr>
          <w:t>analyses clearly point to preferences for particular types of vulgar expressions across locations</w:t>
        </w:r>
        <w:r w:rsidR="00E328FB">
          <w:rPr>
            <w:rFonts w:ascii="Times New Roman" w:hAnsi="Times New Roman" w:cs="Times New Roman"/>
            <w:color w:val="000000" w:themeColor="text1"/>
          </w:rPr>
          <w:t xml:space="preserve"> (as does the existing research on this issue, e.g., Schweinberger and Burridge, 2025)</w:t>
        </w:r>
        <w:r w:rsidR="00E328FB" w:rsidRPr="00E328FB">
          <w:rPr>
            <w:rFonts w:ascii="Times New Roman" w:hAnsi="Times New Roman" w:cs="Times New Roman"/>
            <w:color w:val="000000" w:themeColor="text1"/>
          </w:rPr>
          <w:t>. Rather, it suggests that when examining the overall propensity to use vulgarity, irrespective of its specific form, other factors such as social network characteristics, engagement metrics, and topical context play a more decisive role.</w:t>
        </w:r>
        <w:r w:rsidR="008D736B" w:rsidRPr="00942F9A">
          <w:rPr>
            <w:rFonts w:ascii="Times New Roman" w:hAnsi="Times New Roman" w:cs="Times New Roman"/>
            <w:color w:val="000000" w:themeColor="text1"/>
          </w:rPr>
          <w:t xml:space="preserve"> </w:t>
        </w:r>
      </w:ins>
    </w:p>
    <w:p w14:paraId="4382F31B" w14:textId="04A887B6" w:rsidR="008D736B" w:rsidRPr="00942F9A" w:rsidRDefault="00E328FB" w:rsidP="00591A52">
      <w:pPr>
        <w:spacing w:after="0"/>
        <w:ind w:firstLine="720"/>
        <w:rPr>
          <w:rFonts w:ascii="Times New Roman" w:hAnsi="Times New Roman" w:cs="Times New Roman"/>
          <w:color w:val="000000" w:themeColor="text1"/>
        </w:rPr>
      </w:pPr>
      <w:ins w:id="608" w:author="Author">
        <w:r>
          <w:rPr>
            <w:rFonts w:ascii="Times New Roman" w:hAnsi="Times New Roman" w:cs="Times New Roman"/>
            <w:color w:val="000000" w:themeColor="text1"/>
          </w:rPr>
          <w:t>In addition to location</w:t>
        </w:r>
        <w:r w:rsidR="008D736B" w:rsidRPr="00942F9A">
          <w:rPr>
            <w:rFonts w:ascii="Times New Roman" w:hAnsi="Times New Roman" w:cs="Times New Roman"/>
            <w:color w:val="000000" w:themeColor="text1"/>
          </w:rPr>
          <w:t>,</w:t>
        </w:r>
      </w:ins>
      <w:r w:rsidR="008D736B"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the time of day (</w:t>
      </w:r>
      <w:r w:rsidR="00107B01" w:rsidRPr="00942F9A">
        <w:rPr>
          <w:rFonts w:ascii="Times New Roman" w:hAnsi="Times New Roman" w:cs="Times New Roman"/>
          <w:i/>
          <w:iCs/>
          <w:color w:val="000000" w:themeColor="text1"/>
        </w:rPr>
        <w:t>time</w:t>
      </w:r>
      <w:r w:rsidR="00107B01" w:rsidRPr="00942F9A">
        <w:rPr>
          <w:rFonts w:ascii="Times New Roman" w:hAnsi="Times New Roman" w:cs="Times New Roman"/>
          <w:color w:val="000000" w:themeColor="text1"/>
        </w:rPr>
        <w:t xml:space="preserve">), whether the tweet was a </w:t>
      </w:r>
      <w:ins w:id="609" w:author="Author">
        <w:r w:rsidR="002D029C">
          <w:rPr>
            <w:rFonts w:ascii="Times New Roman" w:hAnsi="Times New Roman" w:cs="Times New Roman"/>
            <w:color w:val="000000" w:themeColor="text1"/>
          </w:rPr>
          <w:t>response to a prior tweet</w:t>
        </w:r>
        <w:r w:rsidR="002D029C"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w:t>
        </w:r>
      </w:ins>
      <w:r w:rsidR="00107B01" w:rsidRPr="00652AA4">
        <w:rPr>
          <w:rFonts w:ascii="Times New Roman" w:hAnsi="Times New Roman"/>
          <w:i/>
          <w:color w:val="000000" w:themeColor="text1"/>
          <w:rPrChange w:id="610" w:author="Author">
            <w:rPr>
              <w:rFonts w:ascii="Times New Roman" w:hAnsi="Times New Roman"/>
              <w:color w:val="000000" w:themeColor="text1"/>
            </w:rPr>
          </w:rPrChange>
        </w:rPr>
        <w:t>reply</w:t>
      </w:r>
      <w:del w:id="611" w:author="Author">
        <w:r w:rsidR="00107B01" w:rsidRPr="00942F9A">
          <w:rPr>
            <w:rFonts w:ascii="Times New Roman" w:hAnsi="Times New Roman" w:cs="Times New Roman"/>
            <w:color w:val="000000" w:themeColor="text1"/>
          </w:rPr>
          <w:delText xml:space="preserve"> (</w:delText>
        </w:r>
        <w:r w:rsidR="00107B01" w:rsidRPr="00942F9A">
          <w:rPr>
            <w:rFonts w:ascii="Times New Roman" w:hAnsi="Times New Roman" w:cs="Times New Roman"/>
            <w:i/>
            <w:iCs/>
            <w:color w:val="000000" w:themeColor="text1"/>
          </w:rPr>
          <w:delText>reply</w:delText>
        </w:r>
        <w:r w:rsidR="00107B01" w:rsidRPr="00942F9A">
          <w:rPr>
            <w:rFonts w:ascii="Times New Roman" w:hAnsi="Times New Roman" w:cs="Times New Roman"/>
            <w:color w:val="000000" w:themeColor="text1"/>
          </w:rPr>
          <w:delText>), contained a quote (</w:delText>
        </w:r>
        <w:r w:rsidR="00107B01" w:rsidRPr="00942F9A">
          <w:rPr>
            <w:rFonts w:ascii="Times New Roman" w:hAnsi="Times New Roman" w:cs="Times New Roman"/>
            <w:i/>
            <w:iCs/>
            <w:color w:val="000000" w:themeColor="text1"/>
          </w:rPr>
          <w:delText>quote</w:delText>
        </w:r>
      </w:del>
      <w:r w:rsidR="00107B01" w:rsidRPr="00942F9A">
        <w:rPr>
          <w:rFonts w:ascii="Times New Roman" w:hAnsi="Times New Roman" w:cs="Times New Roman"/>
          <w:color w:val="000000" w:themeColor="text1"/>
        </w:rPr>
        <w:t xml:space="preserve">), or if the user was </w:t>
      </w:r>
      <w:r w:rsidR="00107B01" w:rsidRPr="00942F9A">
        <w:rPr>
          <w:rFonts w:ascii="Times New Roman" w:hAnsi="Times New Roman" w:cs="Times New Roman"/>
          <w:i/>
          <w:iCs/>
          <w:color w:val="000000" w:themeColor="text1"/>
        </w:rPr>
        <w:t>verified</w:t>
      </w:r>
      <w:r w:rsidR="00107B01" w:rsidRPr="00942F9A">
        <w:rPr>
          <w:rFonts w:ascii="Times New Roman" w:hAnsi="Times New Roman" w:cs="Times New Roman"/>
          <w:color w:val="000000" w:themeColor="text1"/>
        </w:rPr>
        <w:t xml:space="preserve"> could also not be confirmed </w:t>
      </w:r>
      <w:ins w:id="612" w:author="Author">
        <w:r w:rsidR="00D17224">
          <w:rPr>
            <w:rFonts w:ascii="Times New Roman" w:hAnsi="Times New Roman" w:cs="Times New Roman"/>
            <w:color w:val="000000" w:themeColor="text1"/>
          </w:rPr>
          <w:t xml:space="preserve">as having a significant correlation with vulgarity </w:t>
        </w:r>
      </w:ins>
      <w:r w:rsidR="00107B01" w:rsidRPr="00942F9A">
        <w:rPr>
          <w:rFonts w:ascii="Times New Roman" w:hAnsi="Times New Roman" w:cs="Times New Roman"/>
          <w:color w:val="000000" w:themeColor="text1"/>
        </w:rPr>
        <w:t>by the Boruta analysis.</w:t>
      </w:r>
      <w:r w:rsidR="001F6711" w:rsidRPr="00942F9A">
        <w:rPr>
          <w:rFonts w:ascii="Times New Roman" w:hAnsi="Times New Roman" w:cs="Times New Roman"/>
          <w:color w:val="000000" w:themeColor="text1"/>
        </w:rPr>
        <w:t xml:space="preserve"> </w:t>
      </w:r>
      <w:ins w:id="613" w:author="Author">
        <w:r w:rsidR="00D17224">
          <w:rPr>
            <w:rFonts w:ascii="Times New Roman" w:hAnsi="Times New Roman" w:cs="Times New Roman"/>
            <w:color w:val="000000" w:themeColor="text1"/>
          </w:rPr>
          <w:t xml:space="preserve">To ascertain the direction of the effect and how different levels of a predictor vary, a fixed-effect logistic regression was conducted using the </w:t>
        </w:r>
        <w:r w:rsidR="00D17224" w:rsidRPr="00D17224">
          <w:rPr>
            <w:rFonts w:ascii="Times New Roman" w:hAnsi="Times New Roman" w:cs="Times New Roman"/>
            <w:i/>
            <w:iCs/>
            <w:color w:val="000000" w:themeColor="text1"/>
          </w:rPr>
          <w:t>glm</w:t>
        </w:r>
        <w:r w:rsidR="00D17224">
          <w:rPr>
            <w:rFonts w:ascii="Times New Roman" w:hAnsi="Times New Roman" w:cs="Times New Roman"/>
            <w:color w:val="000000" w:themeColor="text1"/>
          </w:rPr>
          <w:t xml:space="preserve"> function in R (see Table 5). </w:t>
        </w:r>
      </w:ins>
      <w:r w:rsidR="001F6711" w:rsidRPr="00942F9A">
        <w:rPr>
          <w:rFonts w:ascii="Times New Roman" w:hAnsi="Times New Roman" w:cs="Times New Roman"/>
          <w:color w:val="000000" w:themeColor="text1"/>
        </w:rPr>
        <w:t xml:space="preserve">Only significant levels of main effects shown are shown in Table </w:t>
      </w:r>
      <w:del w:id="614" w:author="Author">
        <w:r w:rsidR="001F6711" w:rsidRPr="00942F9A">
          <w:rPr>
            <w:rFonts w:ascii="Times New Roman" w:hAnsi="Times New Roman" w:cs="Times New Roman"/>
            <w:color w:val="000000" w:themeColor="text1"/>
          </w:rPr>
          <w:delText>4</w:delText>
        </w:r>
      </w:del>
      <w:ins w:id="615" w:author="Author">
        <w:r w:rsidR="00BF7E97">
          <w:rPr>
            <w:rFonts w:ascii="Times New Roman" w:hAnsi="Times New Roman" w:cs="Times New Roman"/>
            <w:color w:val="000000" w:themeColor="text1"/>
          </w:rPr>
          <w:t>5</w:t>
        </w:r>
      </w:ins>
      <w:r w:rsidR="001F6711" w:rsidRPr="00942F9A">
        <w:rPr>
          <w:rFonts w:ascii="Times New Roman" w:hAnsi="Times New Roman" w:cs="Times New Roman"/>
          <w:color w:val="000000" w:themeColor="text1"/>
        </w:rPr>
        <w:t>.</w:t>
      </w:r>
      <w:r w:rsidR="001F6711" w:rsidRPr="00942F9A">
        <w:rPr>
          <w:rStyle w:val="FootnoteReference"/>
          <w:rFonts w:ascii="Times New Roman" w:hAnsi="Times New Roman" w:cs="Times New Roman"/>
          <w:color w:val="000000" w:themeColor="text1"/>
        </w:rPr>
        <w:footnoteReference w:id="12"/>
      </w:r>
      <w:r w:rsidR="001F6711" w:rsidRPr="00942F9A">
        <w:rPr>
          <w:rFonts w:ascii="Times New Roman" w:hAnsi="Times New Roman" w:cs="Times New Roman"/>
          <w:color w:val="000000" w:themeColor="text1"/>
        </w:rPr>
        <w:t xml:space="preserve"> Odds Ratios above 1 indicate a positive correlation with the use of vulgarity while Odds Ratios smaller than 1 indicate that less vulgarity is used</w:t>
      </w:r>
    </w:p>
    <w:p w14:paraId="35CFA417" w14:textId="77777777" w:rsidR="003D5C59" w:rsidRDefault="003D5C59" w:rsidP="003D5C59">
      <w:pPr>
        <w:spacing w:after="0"/>
        <w:rPr>
          <w:rFonts w:ascii="Times New Roman" w:hAnsi="Times New Roman" w:cs="Times New Roman"/>
          <w:color w:val="000000" w:themeColor="text1"/>
        </w:rPr>
      </w:pPr>
    </w:p>
    <w:tbl>
      <w:tblPr>
        <w:tblW w:w="6480" w:type="dxa"/>
        <w:jc w:val="center"/>
        <w:tblLook w:val="04A0" w:firstRow="1" w:lastRow="0" w:firstColumn="1" w:lastColumn="0" w:noHBand="0" w:noVBand="1"/>
        <w:tblPrChange w:id="618" w:author="Author">
          <w:tblPr>
            <w:tblW w:w="8190" w:type="dxa"/>
            <w:jc w:val="center"/>
            <w:tblLook w:val="04A0" w:firstRow="1" w:lastRow="0" w:firstColumn="1" w:lastColumn="0" w:noHBand="0" w:noVBand="1"/>
          </w:tblPr>
        </w:tblPrChange>
      </w:tblPr>
      <w:tblGrid>
        <w:gridCol w:w="2654"/>
        <w:gridCol w:w="238"/>
        <w:gridCol w:w="1355"/>
        <w:gridCol w:w="581"/>
        <w:gridCol w:w="1054"/>
        <w:gridCol w:w="836"/>
        <w:gridCol w:w="1890"/>
        <w:tblGridChange w:id="619">
          <w:tblGrid>
            <w:gridCol w:w="2654"/>
            <w:gridCol w:w="136"/>
            <w:gridCol w:w="102"/>
            <w:gridCol w:w="1355"/>
            <w:gridCol w:w="343"/>
            <w:gridCol w:w="238"/>
            <w:gridCol w:w="1054"/>
            <w:gridCol w:w="418"/>
            <w:gridCol w:w="418"/>
            <w:gridCol w:w="1472"/>
            <w:gridCol w:w="418"/>
          </w:tblGrid>
        </w:tblGridChange>
      </w:tblGrid>
      <w:tr w:rsidR="00C25C99" w:rsidRPr="00C25C99" w14:paraId="548E72C7" w14:textId="77777777" w:rsidTr="00652AA4">
        <w:trPr>
          <w:trHeight w:val="288"/>
          <w:jc w:val="center"/>
          <w:trPrChange w:id="620" w:author="Author">
            <w:trPr>
              <w:gridAfter w:val="0"/>
              <w:trHeight w:val="288"/>
              <w:jc w:val="center"/>
            </w:trPr>
          </w:trPrChange>
        </w:trPr>
        <w:tc>
          <w:tcPr>
            <w:tcW w:w="2560" w:type="dxa"/>
            <w:gridSpan w:val="2"/>
            <w:tcBorders>
              <w:top w:val="single" w:sz="8" w:space="0" w:color="auto"/>
              <w:left w:val="nil"/>
              <w:bottom w:val="single" w:sz="4" w:space="0" w:color="auto"/>
              <w:right w:val="nil"/>
            </w:tcBorders>
            <w:noWrap/>
            <w:vAlign w:val="bottom"/>
            <w:hideMark/>
            <w:tcPrChange w:id="621" w:author="Author">
              <w:tcPr>
                <w:tcW w:w="2790" w:type="dxa"/>
                <w:gridSpan w:val="2"/>
                <w:tcBorders>
                  <w:top w:val="single" w:sz="18" w:space="0" w:color="auto"/>
                  <w:left w:val="nil"/>
                  <w:bottom w:val="single" w:sz="2" w:space="0" w:color="auto"/>
                  <w:right w:val="nil"/>
                </w:tcBorders>
                <w:noWrap/>
                <w:vAlign w:val="bottom"/>
                <w:hideMark/>
              </w:tcPr>
            </w:tcPrChange>
          </w:tcPr>
          <w:p w14:paraId="6821B1FD" w14:textId="77777777" w:rsidR="00C25C99" w:rsidRPr="00652AA4" w:rsidRDefault="00C25C99" w:rsidP="00C25C99">
            <w:pPr>
              <w:spacing w:after="0" w:line="240" w:lineRule="auto"/>
              <w:rPr>
                <w:rFonts w:ascii="Times New Roman" w:hAnsi="Times New Roman"/>
                <w:b/>
                <w:color w:val="000000"/>
                <w:kern w:val="0"/>
                <w:sz w:val="22"/>
                <w14:ligatures w14:val="none"/>
                <w:rPrChange w:id="622" w:author="Author">
                  <w:rPr>
                    <w:rFonts w:ascii="Times New Roman" w:hAnsi="Times New Roman"/>
                    <w:color w:val="000000" w:themeColor="text1"/>
                    <w:kern w:val="0"/>
                    <w14:ligatures w14:val="none"/>
                  </w:rPr>
                </w:rPrChange>
              </w:rPr>
            </w:pPr>
            <w:r w:rsidRPr="00652AA4">
              <w:rPr>
                <w:rFonts w:ascii="Times New Roman" w:hAnsi="Times New Roman"/>
                <w:b/>
                <w:color w:val="000000"/>
                <w:kern w:val="0"/>
                <w:sz w:val="22"/>
                <w14:ligatures w14:val="none"/>
                <w:rPrChange w:id="623" w:author="Author">
                  <w:rPr>
                    <w:rFonts w:ascii="Times New Roman" w:hAnsi="Times New Roman"/>
                    <w:color w:val="000000" w:themeColor="text1"/>
                    <w:kern w:val="0"/>
                    <w14:ligatures w14:val="none"/>
                  </w:rPr>
                </w:rPrChange>
              </w:rPr>
              <w:t>Predictors</w:t>
            </w:r>
          </w:p>
        </w:tc>
        <w:tc>
          <w:tcPr>
            <w:tcW w:w="1490" w:type="dxa"/>
            <w:gridSpan w:val="2"/>
            <w:tcBorders>
              <w:top w:val="single" w:sz="8" w:space="0" w:color="auto"/>
              <w:left w:val="nil"/>
              <w:bottom w:val="single" w:sz="4" w:space="0" w:color="auto"/>
              <w:right w:val="nil"/>
            </w:tcBorders>
            <w:noWrap/>
            <w:vAlign w:val="bottom"/>
            <w:hideMark/>
            <w:tcPrChange w:id="624" w:author="Author">
              <w:tcPr>
                <w:tcW w:w="1800" w:type="dxa"/>
                <w:gridSpan w:val="3"/>
                <w:tcBorders>
                  <w:top w:val="single" w:sz="18" w:space="0" w:color="auto"/>
                  <w:left w:val="nil"/>
                  <w:bottom w:val="single" w:sz="2" w:space="0" w:color="auto"/>
                  <w:right w:val="nil"/>
                </w:tcBorders>
                <w:noWrap/>
                <w:vAlign w:val="bottom"/>
                <w:hideMark/>
              </w:tcPr>
            </w:tcPrChange>
          </w:tcPr>
          <w:p w14:paraId="6FB61DEF" w14:textId="77777777" w:rsidR="00C25C99" w:rsidRPr="00652AA4" w:rsidRDefault="00C25C99" w:rsidP="00C25C99">
            <w:pPr>
              <w:spacing w:after="0" w:line="240" w:lineRule="auto"/>
              <w:jc w:val="center"/>
              <w:rPr>
                <w:rFonts w:ascii="Times New Roman" w:hAnsi="Times New Roman"/>
                <w:b/>
                <w:color w:val="000000"/>
                <w:kern w:val="0"/>
                <w:sz w:val="22"/>
                <w14:ligatures w14:val="none"/>
                <w:rPrChange w:id="625" w:author="Author">
                  <w:rPr>
                    <w:rFonts w:ascii="Times New Roman" w:hAnsi="Times New Roman"/>
                    <w:color w:val="000000" w:themeColor="text1"/>
                    <w:kern w:val="0"/>
                    <w14:ligatures w14:val="none"/>
                  </w:rPr>
                </w:rPrChange>
              </w:rPr>
            </w:pPr>
            <w:r w:rsidRPr="00652AA4">
              <w:rPr>
                <w:rFonts w:ascii="Times New Roman" w:hAnsi="Times New Roman"/>
                <w:b/>
                <w:color w:val="000000"/>
                <w:kern w:val="0"/>
                <w:sz w:val="22"/>
                <w14:ligatures w14:val="none"/>
                <w:rPrChange w:id="626" w:author="Author">
                  <w:rPr>
                    <w:rFonts w:ascii="Times New Roman" w:hAnsi="Times New Roman"/>
                    <w:color w:val="000000" w:themeColor="text1"/>
                    <w:kern w:val="0"/>
                    <w14:ligatures w14:val="none"/>
                  </w:rPr>
                </w:rPrChange>
              </w:rPr>
              <w:t>Odds Ratios</w:t>
            </w:r>
          </w:p>
        </w:tc>
        <w:tc>
          <w:tcPr>
            <w:tcW w:w="1594" w:type="dxa"/>
            <w:gridSpan w:val="2"/>
            <w:tcBorders>
              <w:top w:val="single" w:sz="8" w:space="0" w:color="auto"/>
              <w:left w:val="nil"/>
              <w:bottom w:val="single" w:sz="4" w:space="0" w:color="auto"/>
              <w:right w:val="nil"/>
            </w:tcBorders>
            <w:noWrap/>
            <w:vAlign w:val="bottom"/>
            <w:hideMark/>
            <w:tcPrChange w:id="627" w:author="Author">
              <w:tcPr>
                <w:tcW w:w="1710" w:type="dxa"/>
                <w:gridSpan w:val="3"/>
                <w:tcBorders>
                  <w:top w:val="single" w:sz="18" w:space="0" w:color="auto"/>
                  <w:left w:val="nil"/>
                  <w:bottom w:val="single" w:sz="2" w:space="0" w:color="auto"/>
                  <w:right w:val="nil"/>
                </w:tcBorders>
                <w:noWrap/>
                <w:vAlign w:val="bottom"/>
                <w:hideMark/>
              </w:tcPr>
            </w:tcPrChange>
          </w:tcPr>
          <w:p w14:paraId="38A750A9" w14:textId="77777777" w:rsidR="00C25C99" w:rsidRPr="00652AA4" w:rsidRDefault="00C25C99" w:rsidP="00C25C99">
            <w:pPr>
              <w:spacing w:after="0" w:line="240" w:lineRule="auto"/>
              <w:jc w:val="center"/>
              <w:rPr>
                <w:rFonts w:ascii="Times New Roman" w:hAnsi="Times New Roman"/>
                <w:b/>
                <w:color w:val="000000"/>
                <w:kern w:val="0"/>
                <w:sz w:val="22"/>
                <w14:ligatures w14:val="none"/>
                <w:rPrChange w:id="628" w:author="Author">
                  <w:rPr>
                    <w:rFonts w:ascii="Times New Roman" w:hAnsi="Times New Roman"/>
                    <w:color w:val="000000" w:themeColor="text1"/>
                    <w:kern w:val="0"/>
                    <w14:ligatures w14:val="none"/>
                  </w:rPr>
                </w:rPrChange>
              </w:rPr>
            </w:pPr>
            <w:r w:rsidRPr="00652AA4">
              <w:rPr>
                <w:rFonts w:ascii="Times New Roman" w:hAnsi="Times New Roman"/>
                <w:b/>
                <w:color w:val="000000"/>
                <w:kern w:val="0"/>
                <w:sz w:val="22"/>
                <w14:ligatures w14:val="none"/>
                <w:rPrChange w:id="629" w:author="Author">
                  <w:rPr>
                    <w:rFonts w:ascii="Times New Roman" w:hAnsi="Times New Roman"/>
                    <w:color w:val="000000" w:themeColor="text1"/>
                    <w:kern w:val="0"/>
                    <w14:ligatures w14:val="none"/>
                  </w:rPr>
                </w:rPrChange>
              </w:rPr>
              <w:t>CI</w:t>
            </w:r>
          </w:p>
        </w:tc>
        <w:tc>
          <w:tcPr>
            <w:tcW w:w="836" w:type="dxa"/>
            <w:tcBorders>
              <w:top w:val="single" w:sz="8" w:space="0" w:color="auto"/>
              <w:left w:val="nil"/>
              <w:bottom w:val="single" w:sz="4" w:space="0" w:color="auto"/>
              <w:right w:val="nil"/>
            </w:tcBorders>
            <w:noWrap/>
            <w:vAlign w:val="bottom"/>
            <w:hideMark/>
            <w:tcPrChange w:id="630" w:author="Author">
              <w:tcPr>
                <w:tcW w:w="1890" w:type="dxa"/>
                <w:gridSpan w:val="2"/>
                <w:tcBorders>
                  <w:top w:val="single" w:sz="18" w:space="0" w:color="auto"/>
                  <w:left w:val="nil"/>
                  <w:bottom w:val="single" w:sz="2" w:space="0" w:color="auto"/>
                  <w:right w:val="nil"/>
                </w:tcBorders>
                <w:noWrap/>
                <w:vAlign w:val="bottom"/>
                <w:hideMark/>
              </w:tcPr>
            </w:tcPrChange>
          </w:tcPr>
          <w:p w14:paraId="05CE4089" w14:textId="77777777" w:rsidR="00C25C99" w:rsidRPr="00652AA4" w:rsidRDefault="00C25C99" w:rsidP="00652AA4">
            <w:pPr>
              <w:spacing w:after="0" w:line="240" w:lineRule="auto"/>
              <w:jc w:val="right"/>
              <w:rPr>
                <w:rFonts w:ascii="Times New Roman" w:hAnsi="Times New Roman"/>
                <w:b/>
                <w:color w:val="000000"/>
                <w:kern w:val="0"/>
                <w:sz w:val="22"/>
                <w14:ligatures w14:val="none"/>
                <w:rPrChange w:id="631" w:author="Author">
                  <w:rPr>
                    <w:rFonts w:ascii="Times New Roman" w:hAnsi="Times New Roman"/>
                    <w:color w:val="000000" w:themeColor="text1"/>
                    <w:kern w:val="0"/>
                    <w14:ligatures w14:val="none"/>
                  </w:rPr>
                </w:rPrChange>
              </w:rPr>
              <w:pPrChange w:id="632" w:author="Author">
                <w:pPr>
                  <w:spacing w:after="0" w:line="240" w:lineRule="auto"/>
                  <w:jc w:val="center"/>
                </w:pPr>
              </w:pPrChange>
            </w:pPr>
            <w:r w:rsidRPr="00652AA4">
              <w:rPr>
                <w:rFonts w:ascii="Times New Roman" w:hAnsi="Times New Roman"/>
                <w:b/>
                <w:color w:val="000000"/>
                <w:kern w:val="0"/>
                <w:sz w:val="22"/>
                <w14:ligatures w14:val="none"/>
                <w:rPrChange w:id="633" w:author="Author">
                  <w:rPr>
                    <w:rFonts w:ascii="Times New Roman" w:hAnsi="Times New Roman"/>
                    <w:color w:val="000000" w:themeColor="text1"/>
                    <w:kern w:val="0"/>
                    <w14:ligatures w14:val="none"/>
                  </w:rPr>
                </w:rPrChange>
              </w:rPr>
              <w:t>p</w:t>
            </w:r>
          </w:p>
        </w:tc>
      </w:tr>
      <w:tr w:rsidR="00C25C99" w:rsidRPr="00C25C99" w14:paraId="1677A9C6" w14:textId="77777777" w:rsidTr="00652AA4">
        <w:trPr>
          <w:trHeight w:val="288"/>
          <w:jc w:val="center"/>
          <w:trPrChange w:id="634" w:author="Author">
            <w:trPr>
              <w:gridAfter w:val="0"/>
              <w:trHeight w:val="288"/>
              <w:jc w:val="center"/>
            </w:trPr>
          </w:trPrChange>
        </w:trPr>
        <w:tc>
          <w:tcPr>
            <w:tcW w:w="2560" w:type="dxa"/>
            <w:gridSpan w:val="2"/>
            <w:tcBorders>
              <w:top w:val="nil"/>
              <w:left w:val="nil"/>
              <w:bottom w:val="nil"/>
              <w:right w:val="nil"/>
            </w:tcBorders>
            <w:noWrap/>
            <w:vAlign w:val="bottom"/>
            <w:hideMark/>
            <w:tcPrChange w:id="635" w:author="Author">
              <w:tcPr>
                <w:tcW w:w="2790" w:type="dxa"/>
                <w:gridSpan w:val="2"/>
                <w:tcBorders>
                  <w:top w:val="single" w:sz="2" w:space="0" w:color="auto"/>
                  <w:left w:val="nil"/>
                  <w:bottom w:val="nil"/>
                  <w:right w:val="nil"/>
                </w:tcBorders>
                <w:noWrap/>
                <w:vAlign w:val="bottom"/>
                <w:hideMark/>
              </w:tcPr>
            </w:tcPrChange>
          </w:tcPr>
          <w:p w14:paraId="77D6202B" w14:textId="77777777" w:rsidR="00C25C99" w:rsidRPr="00652AA4" w:rsidRDefault="00C25C99" w:rsidP="00C25C99">
            <w:pPr>
              <w:spacing w:after="0" w:line="240" w:lineRule="auto"/>
              <w:rPr>
                <w:rFonts w:ascii="Times New Roman" w:hAnsi="Times New Roman"/>
                <w:color w:val="000000"/>
                <w:kern w:val="0"/>
                <w:sz w:val="22"/>
                <w14:ligatures w14:val="none"/>
                <w:rPrChange w:id="63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37" w:author="Author">
                  <w:rPr>
                    <w:rFonts w:ascii="Times New Roman" w:hAnsi="Times New Roman"/>
                    <w:color w:val="000000" w:themeColor="text1"/>
                    <w:kern w:val="0"/>
                    <w14:ligatures w14:val="none"/>
                  </w:rPr>
                </w:rPrChange>
              </w:rPr>
              <w:t>(Intercept)</w:t>
            </w:r>
          </w:p>
        </w:tc>
        <w:tc>
          <w:tcPr>
            <w:tcW w:w="1490" w:type="dxa"/>
            <w:gridSpan w:val="2"/>
            <w:tcBorders>
              <w:top w:val="nil"/>
              <w:left w:val="nil"/>
              <w:bottom w:val="nil"/>
              <w:right w:val="nil"/>
            </w:tcBorders>
            <w:noWrap/>
            <w:vAlign w:val="bottom"/>
            <w:hideMark/>
            <w:tcPrChange w:id="638" w:author="Author">
              <w:tcPr>
                <w:tcW w:w="1800" w:type="dxa"/>
                <w:gridSpan w:val="3"/>
                <w:tcBorders>
                  <w:top w:val="single" w:sz="2" w:space="0" w:color="auto"/>
                  <w:left w:val="nil"/>
                  <w:bottom w:val="nil"/>
                  <w:right w:val="nil"/>
                </w:tcBorders>
                <w:noWrap/>
                <w:vAlign w:val="bottom"/>
                <w:hideMark/>
              </w:tcPr>
            </w:tcPrChange>
          </w:tcPr>
          <w:p w14:paraId="6C9D16B1"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63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40" w:author="Author">
                  <w:rPr>
                    <w:rFonts w:ascii="Times New Roman" w:hAnsi="Times New Roman"/>
                    <w:color w:val="000000" w:themeColor="text1"/>
                    <w:kern w:val="0"/>
                    <w14:ligatures w14:val="none"/>
                  </w:rPr>
                </w:rPrChange>
              </w:rPr>
              <w:t>0.02</w:t>
            </w:r>
          </w:p>
        </w:tc>
        <w:tc>
          <w:tcPr>
            <w:tcW w:w="1594" w:type="dxa"/>
            <w:gridSpan w:val="2"/>
            <w:tcBorders>
              <w:top w:val="nil"/>
              <w:left w:val="nil"/>
              <w:bottom w:val="nil"/>
              <w:right w:val="nil"/>
            </w:tcBorders>
            <w:noWrap/>
            <w:vAlign w:val="bottom"/>
            <w:hideMark/>
            <w:tcPrChange w:id="641" w:author="Author">
              <w:tcPr>
                <w:tcW w:w="1710" w:type="dxa"/>
                <w:gridSpan w:val="3"/>
                <w:tcBorders>
                  <w:top w:val="single" w:sz="2" w:space="0" w:color="auto"/>
                  <w:left w:val="nil"/>
                  <w:bottom w:val="nil"/>
                  <w:right w:val="nil"/>
                </w:tcBorders>
                <w:noWrap/>
                <w:vAlign w:val="bottom"/>
                <w:hideMark/>
              </w:tcPr>
            </w:tcPrChange>
          </w:tcPr>
          <w:p w14:paraId="617C74EB"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64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43" w:author="Author">
                  <w:rPr>
                    <w:rFonts w:ascii="Times New Roman" w:hAnsi="Times New Roman"/>
                    <w:color w:val="000000" w:themeColor="text1"/>
                    <w:kern w:val="0"/>
                    <w14:ligatures w14:val="none"/>
                  </w:rPr>
                </w:rPrChange>
              </w:rPr>
              <w:t>0.01 – 0.04</w:t>
            </w:r>
          </w:p>
        </w:tc>
        <w:tc>
          <w:tcPr>
            <w:tcW w:w="836" w:type="dxa"/>
            <w:tcBorders>
              <w:top w:val="nil"/>
              <w:left w:val="nil"/>
              <w:bottom w:val="nil"/>
              <w:right w:val="nil"/>
            </w:tcBorders>
            <w:noWrap/>
            <w:vAlign w:val="bottom"/>
            <w:hideMark/>
            <w:tcPrChange w:id="644" w:author="Author">
              <w:tcPr>
                <w:tcW w:w="1890" w:type="dxa"/>
                <w:gridSpan w:val="2"/>
                <w:tcBorders>
                  <w:top w:val="single" w:sz="2" w:space="0" w:color="auto"/>
                  <w:left w:val="nil"/>
                  <w:bottom w:val="nil"/>
                  <w:right w:val="nil"/>
                </w:tcBorders>
                <w:noWrap/>
                <w:vAlign w:val="bottom"/>
                <w:hideMark/>
              </w:tcPr>
            </w:tcPrChange>
          </w:tcPr>
          <w:p w14:paraId="7E9E3582"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645" w:author="Author">
                  <w:rPr>
                    <w:rFonts w:ascii="Times New Roman" w:hAnsi="Times New Roman"/>
                    <w:color w:val="000000" w:themeColor="text1"/>
                    <w:kern w:val="0"/>
                    <w14:ligatures w14:val="none"/>
                  </w:rPr>
                </w:rPrChange>
              </w:rPr>
              <w:pPrChange w:id="646" w:author="Author">
                <w:pPr>
                  <w:spacing w:after="0" w:line="240" w:lineRule="auto"/>
                  <w:jc w:val="center"/>
                </w:pPr>
              </w:pPrChange>
            </w:pPr>
            <w:r w:rsidRPr="00652AA4">
              <w:rPr>
                <w:rFonts w:ascii="Times New Roman" w:hAnsi="Times New Roman"/>
                <w:color w:val="000000"/>
                <w:kern w:val="0"/>
                <w:sz w:val="22"/>
                <w14:ligatures w14:val="none"/>
                <w:rPrChange w:id="647" w:author="Author">
                  <w:rPr>
                    <w:rFonts w:ascii="Times New Roman" w:hAnsi="Times New Roman"/>
                    <w:color w:val="000000" w:themeColor="text1"/>
                    <w:kern w:val="0"/>
                    <w14:ligatures w14:val="none"/>
                  </w:rPr>
                </w:rPrChange>
              </w:rPr>
              <w:t>&lt;0.001</w:t>
            </w:r>
          </w:p>
        </w:tc>
      </w:tr>
      <w:tr w:rsidR="00652AA4" w:rsidRPr="00C25C99" w14:paraId="3B24C9E0" w14:textId="77777777" w:rsidTr="00C25C99">
        <w:trPr>
          <w:gridAfter w:val="1"/>
          <w:wAfter w:w="2073" w:type="dxa"/>
          <w:trHeight w:val="288"/>
          <w:jc w:val="center"/>
          <w:ins w:id="648" w:author="Author"/>
        </w:trPr>
        <w:tc>
          <w:tcPr>
            <w:tcW w:w="2560" w:type="dxa"/>
            <w:tcBorders>
              <w:top w:val="nil"/>
              <w:left w:val="nil"/>
              <w:bottom w:val="nil"/>
              <w:right w:val="nil"/>
            </w:tcBorders>
            <w:noWrap/>
            <w:vAlign w:val="bottom"/>
            <w:hideMark/>
          </w:tcPr>
          <w:p w14:paraId="07B8D9FD" w14:textId="77777777" w:rsidR="00C25C99" w:rsidRPr="00C25C99" w:rsidRDefault="00C25C99" w:rsidP="00C25C99">
            <w:pPr>
              <w:spacing w:after="0" w:line="240" w:lineRule="auto"/>
              <w:rPr>
                <w:ins w:id="649" w:author="Author"/>
                <w:rFonts w:ascii="Times New Roman" w:eastAsia="Times New Roman" w:hAnsi="Times New Roman" w:cs="Times New Roman"/>
                <w:color w:val="000000"/>
                <w:kern w:val="0"/>
                <w:sz w:val="22"/>
                <w:szCs w:val="22"/>
                <w:lang w:eastAsia="en-AU"/>
                <w14:ligatures w14:val="none"/>
              </w:rPr>
            </w:pPr>
            <w:ins w:id="650" w:author="Author">
              <w:r w:rsidRPr="00C25C99">
                <w:rPr>
                  <w:rFonts w:ascii="Times New Roman" w:eastAsia="Times New Roman" w:hAnsi="Times New Roman" w:cs="Times New Roman"/>
                  <w:color w:val="000000"/>
                  <w:kern w:val="0"/>
                  <w:sz w:val="22"/>
                  <w:szCs w:val="22"/>
                  <w:lang w:eastAsia="en-AU"/>
                  <w14:ligatures w14:val="none"/>
                </w:rPr>
                <w:t>logfollowers</w:t>
              </w:r>
            </w:ins>
          </w:p>
        </w:tc>
        <w:tc>
          <w:tcPr>
            <w:tcW w:w="1490" w:type="dxa"/>
            <w:gridSpan w:val="2"/>
            <w:tcBorders>
              <w:top w:val="nil"/>
              <w:left w:val="nil"/>
              <w:bottom w:val="nil"/>
              <w:right w:val="nil"/>
            </w:tcBorders>
            <w:noWrap/>
            <w:vAlign w:val="bottom"/>
            <w:hideMark/>
          </w:tcPr>
          <w:p w14:paraId="598F7635" w14:textId="77777777" w:rsidR="00C25C99" w:rsidRPr="00C25C99" w:rsidRDefault="00C25C99" w:rsidP="00C25C99">
            <w:pPr>
              <w:spacing w:after="0" w:line="240" w:lineRule="auto"/>
              <w:jc w:val="center"/>
              <w:rPr>
                <w:ins w:id="651" w:author="Author"/>
                <w:rFonts w:ascii="Times New Roman" w:eastAsia="Times New Roman" w:hAnsi="Times New Roman" w:cs="Times New Roman"/>
                <w:color w:val="000000"/>
                <w:kern w:val="0"/>
                <w:sz w:val="22"/>
                <w:szCs w:val="22"/>
                <w:lang w:eastAsia="en-AU"/>
                <w14:ligatures w14:val="none"/>
              </w:rPr>
            </w:pPr>
            <w:ins w:id="652" w:author="Author">
              <w:r w:rsidRPr="00C25C99">
                <w:rPr>
                  <w:rFonts w:ascii="Times New Roman" w:eastAsia="Times New Roman" w:hAnsi="Times New Roman" w:cs="Times New Roman"/>
                  <w:color w:val="000000"/>
                  <w:kern w:val="0"/>
                  <w:sz w:val="22"/>
                  <w:szCs w:val="22"/>
                  <w:lang w:eastAsia="en-AU"/>
                  <w14:ligatures w14:val="none"/>
                </w:rPr>
                <w:t>1.01</w:t>
              </w:r>
            </w:ins>
          </w:p>
        </w:tc>
        <w:tc>
          <w:tcPr>
            <w:tcW w:w="1594" w:type="dxa"/>
            <w:gridSpan w:val="2"/>
            <w:tcBorders>
              <w:top w:val="nil"/>
              <w:left w:val="nil"/>
              <w:bottom w:val="nil"/>
              <w:right w:val="nil"/>
            </w:tcBorders>
            <w:noWrap/>
            <w:vAlign w:val="bottom"/>
            <w:hideMark/>
          </w:tcPr>
          <w:p w14:paraId="6FB6AB0A" w14:textId="77777777" w:rsidR="00C25C99" w:rsidRPr="00C25C99" w:rsidRDefault="00C25C99" w:rsidP="00C25C99">
            <w:pPr>
              <w:spacing w:after="0" w:line="240" w:lineRule="auto"/>
              <w:jc w:val="center"/>
              <w:rPr>
                <w:ins w:id="653" w:author="Author"/>
                <w:rFonts w:ascii="Times New Roman" w:eastAsia="Times New Roman" w:hAnsi="Times New Roman" w:cs="Times New Roman"/>
                <w:color w:val="000000"/>
                <w:kern w:val="0"/>
                <w:sz w:val="22"/>
                <w:szCs w:val="22"/>
                <w:lang w:eastAsia="en-AU"/>
                <w14:ligatures w14:val="none"/>
              </w:rPr>
            </w:pPr>
            <w:ins w:id="654" w:author="Author">
              <w:r w:rsidRPr="00C25C99">
                <w:rPr>
                  <w:rFonts w:ascii="Times New Roman" w:eastAsia="Times New Roman" w:hAnsi="Times New Roman" w:cs="Times New Roman"/>
                  <w:color w:val="000000"/>
                  <w:kern w:val="0"/>
                  <w:sz w:val="22"/>
                  <w:szCs w:val="22"/>
                  <w:lang w:eastAsia="en-AU"/>
                  <w14:ligatures w14:val="none"/>
                </w:rPr>
                <w:t>1.00 – 1.02</w:t>
              </w:r>
            </w:ins>
          </w:p>
        </w:tc>
        <w:tc>
          <w:tcPr>
            <w:tcW w:w="836" w:type="dxa"/>
            <w:tcBorders>
              <w:top w:val="nil"/>
              <w:left w:val="nil"/>
              <w:bottom w:val="nil"/>
              <w:right w:val="nil"/>
            </w:tcBorders>
            <w:noWrap/>
            <w:vAlign w:val="bottom"/>
            <w:hideMark/>
          </w:tcPr>
          <w:p w14:paraId="4DCC8C07" w14:textId="77777777" w:rsidR="00C25C99" w:rsidRPr="00C25C99" w:rsidRDefault="00C25C99" w:rsidP="00C25C99">
            <w:pPr>
              <w:spacing w:after="0" w:line="240" w:lineRule="auto"/>
              <w:jc w:val="right"/>
              <w:rPr>
                <w:ins w:id="655" w:author="Author"/>
                <w:rFonts w:ascii="Times New Roman" w:eastAsia="Times New Roman" w:hAnsi="Times New Roman" w:cs="Times New Roman"/>
                <w:color w:val="000000"/>
                <w:kern w:val="0"/>
                <w:sz w:val="22"/>
                <w:szCs w:val="22"/>
                <w:lang w:eastAsia="en-AU"/>
                <w14:ligatures w14:val="none"/>
              </w:rPr>
            </w:pPr>
            <w:ins w:id="656" w:author="Author">
              <w:r w:rsidRPr="00C25C99">
                <w:rPr>
                  <w:rFonts w:ascii="Times New Roman" w:eastAsia="Times New Roman" w:hAnsi="Times New Roman" w:cs="Times New Roman"/>
                  <w:color w:val="000000"/>
                  <w:kern w:val="0"/>
                  <w:sz w:val="22"/>
                  <w:szCs w:val="22"/>
                  <w:lang w:eastAsia="en-AU"/>
                  <w14:ligatures w14:val="none"/>
                </w:rPr>
                <w:t>0.005</w:t>
              </w:r>
            </w:ins>
          </w:p>
        </w:tc>
      </w:tr>
      <w:tr w:rsidR="00C25C99" w:rsidRPr="00C25C99" w14:paraId="65B20460" w14:textId="77777777" w:rsidTr="00652AA4">
        <w:trPr>
          <w:trHeight w:val="288"/>
          <w:jc w:val="center"/>
          <w:trPrChange w:id="657" w:author="Author">
            <w:trPr>
              <w:gridAfter w:val="0"/>
              <w:trHeight w:val="288"/>
              <w:jc w:val="center"/>
            </w:trPr>
          </w:trPrChange>
        </w:trPr>
        <w:tc>
          <w:tcPr>
            <w:tcW w:w="2560" w:type="dxa"/>
            <w:gridSpan w:val="2"/>
            <w:tcBorders>
              <w:top w:val="nil"/>
              <w:left w:val="nil"/>
              <w:bottom w:val="nil"/>
              <w:right w:val="nil"/>
            </w:tcBorders>
            <w:noWrap/>
            <w:vAlign w:val="bottom"/>
            <w:hideMark/>
            <w:tcPrChange w:id="658" w:author="Author">
              <w:tcPr>
                <w:tcW w:w="2790" w:type="dxa"/>
                <w:gridSpan w:val="2"/>
                <w:tcBorders>
                  <w:top w:val="nil"/>
                  <w:left w:val="nil"/>
                  <w:bottom w:val="nil"/>
                  <w:right w:val="nil"/>
                </w:tcBorders>
                <w:noWrap/>
                <w:vAlign w:val="bottom"/>
                <w:hideMark/>
              </w:tcPr>
            </w:tcPrChange>
          </w:tcPr>
          <w:p w14:paraId="0D616E58" w14:textId="77777777" w:rsidR="00C25C99" w:rsidRPr="00652AA4" w:rsidRDefault="00C25C99" w:rsidP="00C25C99">
            <w:pPr>
              <w:spacing w:after="0" w:line="240" w:lineRule="auto"/>
              <w:rPr>
                <w:rFonts w:ascii="Times New Roman" w:hAnsi="Times New Roman"/>
                <w:color w:val="000000"/>
                <w:kern w:val="0"/>
                <w:sz w:val="22"/>
                <w14:ligatures w14:val="none"/>
                <w:rPrChange w:id="65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60" w:author="Author">
                  <w:rPr>
                    <w:rFonts w:ascii="Times New Roman" w:hAnsi="Times New Roman"/>
                    <w:color w:val="000000" w:themeColor="text1"/>
                    <w:kern w:val="0"/>
                    <w14:ligatures w14:val="none"/>
                  </w:rPr>
                </w:rPrChange>
              </w:rPr>
              <w:t>logfollowing</w:t>
            </w:r>
          </w:p>
        </w:tc>
        <w:tc>
          <w:tcPr>
            <w:tcW w:w="1490" w:type="dxa"/>
            <w:gridSpan w:val="2"/>
            <w:tcBorders>
              <w:top w:val="nil"/>
              <w:left w:val="nil"/>
              <w:bottom w:val="nil"/>
              <w:right w:val="nil"/>
            </w:tcBorders>
            <w:noWrap/>
            <w:vAlign w:val="bottom"/>
            <w:hideMark/>
            <w:tcPrChange w:id="661" w:author="Author">
              <w:tcPr>
                <w:tcW w:w="1800" w:type="dxa"/>
                <w:gridSpan w:val="3"/>
                <w:tcBorders>
                  <w:top w:val="nil"/>
                  <w:left w:val="nil"/>
                  <w:bottom w:val="nil"/>
                  <w:right w:val="nil"/>
                </w:tcBorders>
                <w:noWrap/>
                <w:vAlign w:val="bottom"/>
                <w:hideMark/>
              </w:tcPr>
            </w:tcPrChange>
          </w:tcPr>
          <w:p w14:paraId="6DD2E2E2" w14:textId="506AF981" w:rsidR="00C25C99" w:rsidRPr="00652AA4" w:rsidRDefault="00C25C99" w:rsidP="00C25C99">
            <w:pPr>
              <w:spacing w:after="0" w:line="240" w:lineRule="auto"/>
              <w:jc w:val="center"/>
              <w:rPr>
                <w:rFonts w:ascii="Times New Roman" w:hAnsi="Times New Roman"/>
                <w:color w:val="000000"/>
                <w:kern w:val="0"/>
                <w:sz w:val="22"/>
                <w14:ligatures w14:val="none"/>
                <w:rPrChange w:id="66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63" w:author="Author">
                  <w:rPr>
                    <w:rFonts w:ascii="Times New Roman" w:hAnsi="Times New Roman"/>
                    <w:color w:val="000000" w:themeColor="text1"/>
                    <w:kern w:val="0"/>
                    <w14:ligatures w14:val="none"/>
                  </w:rPr>
                </w:rPrChange>
              </w:rPr>
              <w:t>1.</w:t>
            </w:r>
            <w:del w:id="664" w:author="Author">
              <w:r w:rsidR="003D5C59" w:rsidRPr="00942F9A">
                <w:rPr>
                  <w:rFonts w:ascii="Times New Roman" w:eastAsia="Times New Roman" w:hAnsi="Times New Roman" w:cs="Times New Roman"/>
                  <w:color w:val="000000" w:themeColor="text1"/>
                  <w:kern w:val="0"/>
                  <w:lang w:eastAsia="en-AU"/>
                  <w14:ligatures w14:val="none"/>
                </w:rPr>
                <w:delText>05</w:delText>
              </w:r>
            </w:del>
            <w:ins w:id="665" w:author="Author">
              <w:r w:rsidRPr="00C25C99">
                <w:rPr>
                  <w:rFonts w:ascii="Times New Roman" w:eastAsia="Times New Roman" w:hAnsi="Times New Roman" w:cs="Times New Roman"/>
                  <w:color w:val="000000"/>
                  <w:kern w:val="0"/>
                  <w:sz w:val="22"/>
                  <w:szCs w:val="22"/>
                  <w:lang w:eastAsia="en-AU"/>
                  <w14:ligatures w14:val="none"/>
                </w:rPr>
                <w:t>06</w:t>
              </w:r>
            </w:ins>
          </w:p>
        </w:tc>
        <w:tc>
          <w:tcPr>
            <w:tcW w:w="1594" w:type="dxa"/>
            <w:gridSpan w:val="2"/>
            <w:tcBorders>
              <w:top w:val="nil"/>
              <w:left w:val="nil"/>
              <w:bottom w:val="nil"/>
              <w:right w:val="nil"/>
            </w:tcBorders>
            <w:noWrap/>
            <w:vAlign w:val="bottom"/>
            <w:hideMark/>
            <w:tcPrChange w:id="666" w:author="Author">
              <w:tcPr>
                <w:tcW w:w="1710" w:type="dxa"/>
                <w:gridSpan w:val="3"/>
                <w:tcBorders>
                  <w:top w:val="nil"/>
                  <w:left w:val="nil"/>
                  <w:bottom w:val="nil"/>
                  <w:right w:val="nil"/>
                </w:tcBorders>
                <w:noWrap/>
                <w:vAlign w:val="bottom"/>
                <w:hideMark/>
              </w:tcPr>
            </w:tcPrChange>
          </w:tcPr>
          <w:p w14:paraId="4E56EBCA" w14:textId="32F2A008" w:rsidR="00C25C99" w:rsidRPr="00652AA4" w:rsidRDefault="00C25C99" w:rsidP="00C25C99">
            <w:pPr>
              <w:spacing w:after="0" w:line="240" w:lineRule="auto"/>
              <w:jc w:val="center"/>
              <w:rPr>
                <w:rFonts w:ascii="Times New Roman" w:hAnsi="Times New Roman"/>
                <w:color w:val="000000"/>
                <w:kern w:val="0"/>
                <w:sz w:val="22"/>
                <w14:ligatures w14:val="none"/>
                <w:rPrChange w:id="66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68" w:author="Author">
                  <w:rPr>
                    <w:rFonts w:ascii="Times New Roman" w:hAnsi="Times New Roman"/>
                    <w:color w:val="000000" w:themeColor="text1"/>
                    <w:kern w:val="0"/>
                    <w14:ligatures w14:val="none"/>
                  </w:rPr>
                </w:rPrChange>
              </w:rPr>
              <w:t>1.</w:t>
            </w:r>
            <w:del w:id="669" w:author="Author">
              <w:r w:rsidR="003D5C59" w:rsidRPr="00942F9A">
                <w:rPr>
                  <w:rFonts w:ascii="Times New Roman" w:eastAsia="Times New Roman" w:hAnsi="Times New Roman" w:cs="Times New Roman"/>
                  <w:color w:val="000000" w:themeColor="text1"/>
                  <w:kern w:val="0"/>
                  <w:lang w:eastAsia="en-AU"/>
                  <w14:ligatures w14:val="none"/>
                </w:rPr>
                <w:delText>04</w:delText>
              </w:r>
            </w:del>
            <w:ins w:id="670" w:author="Author">
              <w:r w:rsidRPr="00C25C99">
                <w:rPr>
                  <w:rFonts w:ascii="Times New Roman" w:eastAsia="Times New Roman" w:hAnsi="Times New Roman" w:cs="Times New Roman"/>
                  <w:color w:val="000000"/>
                  <w:kern w:val="0"/>
                  <w:sz w:val="22"/>
                  <w:szCs w:val="22"/>
                  <w:lang w:eastAsia="en-AU"/>
                  <w14:ligatures w14:val="none"/>
                </w:rPr>
                <w:t>05</w:t>
              </w:r>
            </w:ins>
            <w:r w:rsidRPr="00652AA4">
              <w:rPr>
                <w:rFonts w:ascii="Times New Roman" w:hAnsi="Times New Roman"/>
                <w:color w:val="000000"/>
                <w:kern w:val="0"/>
                <w:sz w:val="22"/>
                <w14:ligatures w14:val="none"/>
                <w:rPrChange w:id="671" w:author="Author">
                  <w:rPr>
                    <w:rFonts w:ascii="Times New Roman" w:hAnsi="Times New Roman"/>
                    <w:color w:val="000000" w:themeColor="text1"/>
                    <w:kern w:val="0"/>
                    <w14:ligatures w14:val="none"/>
                  </w:rPr>
                </w:rPrChange>
              </w:rPr>
              <w:t xml:space="preserve"> – 1.06</w:t>
            </w:r>
          </w:p>
        </w:tc>
        <w:tc>
          <w:tcPr>
            <w:tcW w:w="836" w:type="dxa"/>
            <w:tcBorders>
              <w:top w:val="nil"/>
              <w:left w:val="nil"/>
              <w:bottom w:val="nil"/>
              <w:right w:val="nil"/>
            </w:tcBorders>
            <w:noWrap/>
            <w:vAlign w:val="bottom"/>
            <w:hideMark/>
            <w:tcPrChange w:id="672" w:author="Author">
              <w:tcPr>
                <w:tcW w:w="1890" w:type="dxa"/>
                <w:gridSpan w:val="2"/>
                <w:tcBorders>
                  <w:top w:val="nil"/>
                  <w:left w:val="nil"/>
                  <w:bottom w:val="nil"/>
                  <w:right w:val="nil"/>
                </w:tcBorders>
                <w:noWrap/>
                <w:vAlign w:val="bottom"/>
                <w:hideMark/>
              </w:tcPr>
            </w:tcPrChange>
          </w:tcPr>
          <w:p w14:paraId="77A08F9A"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673" w:author="Author">
                  <w:rPr>
                    <w:rFonts w:ascii="Times New Roman" w:hAnsi="Times New Roman"/>
                    <w:color w:val="000000" w:themeColor="text1"/>
                    <w:kern w:val="0"/>
                    <w14:ligatures w14:val="none"/>
                  </w:rPr>
                </w:rPrChange>
              </w:rPr>
              <w:pPrChange w:id="674" w:author="Author">
                <w:pPr>
                  <w:spacing w:after="0" w:line="240" w:lineRule="auto"/>
                  <w:jc w:val="center"/>
                </w:pPr>
              </w:pPrChange>
            </w:pPr>
            <w:r w:rsidRPr="00652AA4">
              <w:rPr>
                <w:rFonts w:ascii="Times New Roman" w:hAnsi="Times New Roman"/>
                <w:color w:val="000000"/>
                <w:kern w:val="0"/>
                <w:sz w:val="22"/>
                <w14:ligatures w14:val="none"/>
                <w:rPrChange w:id="675" w:author="Author">
                  <w:rPr>
                    <w:rFonts w:ascii="Times New Roman" w:hAnsi="Times New Roman"/>
                    <w:color w:val="000000" w:themeColor="text1"/>
                    <w:kern w:val="0"/>
                    <w14:ligatures w14:val="none"/>
                  </w:rPr>
                </w:rPrChange>
              </w:rPr>
              <w:t>&lt;0.001</w:t>
            </w:r>
          </w:p>
        </w:tc>
      </w:tr>
      <w:tr w:rsidR="00C25C99" w:rsidRPr="00C25C99" w14:paraId="35475251" w14:textId="77777777" w:rsidTr="00652AA4">
        <w:trPr>
          <w:trHeight w:val="288"/>
          <w:jc w:val="center"/>
          <w:trPrChange w:id="676" w:author="Author">
            <w:trPr>
              <w:gridAfter w:val="0"/>
              <w:trHeight w:val="288"/>
              <w:jc w:val="center"/>
            </w:trPr>
          </w:trPrChange>
        </w:trPr>
        <w:tc>
          <w:tcPr>
            <w:tcW w:w="2560" w:type="dxa"/>
            <w:gridSpan w:val="2"/>
            <w:tcBorders>
              <w:top w:val="nil"/>
              <w:left w:val="nil"/>
              <w:bottom w:val="nil"/>
              <w:right w:val="nil"/>
            </w:tcBorders>
            <w:noWrap/>
            <w:vAlign w:val="bottom"/>
            <w:hideMark/>
            <w:tcPrChange w:id="677" w:author="Author">
              <w:tcPr>
                <w:tcW w:w="2790" w:type="dxa"/>
                <w:gridSpan w:val="2"/>
                <w:tcBorders>
                  <w:top w:val="nil"/>
                  <w:left w:val="nil"/>
                  <w:bottom w:val="nil"/>
                  <w:right w:val="nil"/>
                </w:tcBorders>
                <w:noWrap/>
                <w:vAlign w:val="bottom"/>
                <w:hideMark/>
              </w:tcPr>
            </w:tcPrChange>
          </w:tcPr>
          <w:p w14:paraId="795EB369" w14:textId="77777777" w:rsidR="00C25C99" w:rsidRPr="00652AA4" w:rsidRDefault="00C25C99" w:rsidP="00C25C99">
            <w:pPr>
              <w:spacing w:after="0" w:line="240" w:lineRule="auto"/>
              <w:rPr>
                <w:rFonts w:ascii="Times New Roman" w:hAnsi="Times New Roman"/>
                <w:color w:val="000000"/>
                <w:kern w:val="0"/>
                <w:sz w:val="22"/>
                <w14:ligatures w14:val="none"/>
                <w:rPrChange w:id="67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79" w:author="Author">
                  <w:rPr>
                    <w:rFonts w:ascii="Times New Roman" w:hAnsi="Times New Roman"/>
                    <w:color w:val="000000" w:themeColor="text1"/>
                    <w:kern w:val="0"/>
                    <w14:ligatures w14:val="none"/>
                  </w:rPr>
                </w:rPrChange>
              </w:rPr>
              <w:t>loglisted</w:t>
            </w:r>
          </w:p>
        </w:tc>
        <w:tc>
          <w:tcPr>
            <w:tcW w:w="1490" w:type="dxa"/>
            <w:gridSpan w:val="2"/>
            <w:tcBorders>
              <w:top w:val="nil"/>
              <w:left w:val="nil"/>
              <w:bottom w:val="nil"/>
              <w:right w:val="nil"/>
            </w:tcBorders>
            <w:noWrap/>
            <w:vAlign w:val="bottom"/>
            <w:hideMark/>
            <w:tcPrChange w:id="680" w:author="Author">
              <w:tcPr>
                <w:tcW w:w="1800" w:type="dxa"/>
                <w:gridSpan w:val="3"/>
                <w:tcBorders>
                  <w:top w:val="nil"/>
                  <w:left w:val="nil"/>
                  <w:bottom w:val="nil"/>
                  <w:right w:val="nil"/>
                </w:tcBorders>
                <w:noWrap/>
                <w:vAlign w:val="bottom"/>
                <w:hideMark/>
              </w:tcPr>
            </w:tcPrChange>
          </w:tcPr>
          <w:p w14:paraId="4115A97F"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68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82" w:author="Author">
                  <w:rPr>
                    <w:rFonts w:ascii="Times New Roman" w:hAnsi="Times New Roman"/>
                    <w:color w:val="000000" w:themeColor="text1"/>
                    <w:kern w:val="0"/>
                    <w14:ligatures w14:val="none"/>
                  </w:rPr>
                </w:rPrChange>
              </w:rPr>
              <w:t>0.97</w:t>
            </w:r>
          </w:p>
        </w:tc>
        <w:tc>
          <w:tcPr>
            <w:tcW w:w="1594" w:type="dxa"/>
            <w:gridSpan w:val="2"/>
            <w:tcBorders>
              <w:top w:val="nil"/>
              <w:left w:val="nil"/>
              <w:bottom w:val="nil"/>
              <w:right w:val="nil"/>
            </w:tcBorders>
            <w:noWrap/>
            <w:vAlign w:val="bottom"/>
            <w:hideMark/>
            <w:tcPrChange w:id="683" w:author="Author">
              <w:tcPr>
                <w:tcW w:w="1710" w:type="dxa"/>
                <w:gridSpan w:val="3"/>
                <w:tcBorders>
                  <w:top w:val="nil"/>
                  <w:left w:val="nil"/>
                  <w:bottom w:val="nil"/>
                  <w:right w:val="nil"/>
                </w:tcBorders>
                <w:noWrap/>
                <w:vAlign w:val="bottom"/>
                <w:hideMark/>
              </w:tcPr>
            </w:tcPrChange>
          </w:tcPr>
          <w:p w14:paraId="77144BC5" w14:textId="20F22867" w:rsidR="00C25C99" w:rsidRPr="00652AA4" w:rsidRDefault="00C25C99" w:rsidP="00C25C99">
            <w:pPr>
              <w:spacing w:after="0" w:line="240" w:lineRule="auto"/>
              <w:jc w:val="center"/>
              <w:rPr>
                <w:rFonts w:ascii="Times New Roman" w:hAnsi="Times New Roman"/>
                <w:color w:val="000000"/>
                <w:kern w:val="0"/>
                <w:sz w:val="22"/>
                <w14:ligatures w14:val="none"/>
                <w:rPrChange w:id="68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85" w:author="Author">
                  <w:rPr>
                    <w:rFonts w:ascii="Times New Roman" w:hAnsi="Times New Roman"/>
                    <w:color w:val="000000" w:themeColor="text1"/>
                    <w:kern w:val="0"/>
                    <w14:ligatures w14:val="none"/>
                  </w:rPr>
                </w:rPrChange>
              </w:rPr>
              <w:t>0.</w:t>
            </w:r>
            <w:del w:id="686" w:author="Author">
              <w:r w:rsidR="003D5C59" w:rsidRPr="00942F9A">
                <w:rPr>
                  <w:rFonts w:ascii="Times New Roman" w:eastAsia="Times New Roman" w:hAnsi="Times New Roman" w:cs="Times New Roman"/>
                  <w:color w:val="000000" w:themeColor="text1"/>
                  <w:kern w:val="0"/>
                  <w:lang w:eastAsia="en-AU"/>
                  <w14:ligatures w14:val="none"/>
                </w:rPr>
                <w:delText>97</w:delText>
              </w:r>
            </w:del>
            <w:ins w:id="687" w:author="Author">
              <w:r w:rsidRPr="00C25C99">
                <w:rPr>
                  <w:rFonts w:ascii="Times New Roman" w:eastAsia="Times New Roman" w:hAnsi="Times New Roman" w:cs="Times New Roman"/>
                  <w:color w:val="000000"/>
                  <w:kern w:val="0"/>
                  <w:sz w:val="22"/>
                  <w:szCs w:val="22"/>
                  <w:lang w:eastAsia="en-AU"/>
                  <w14:ligatures w14:val="none"/>
                </w:rPr>
                <w:t>96</w:t>
              </w:r>
            </w:ins>
            <w:r w:rsidRPr="00652AA4">
              <w:rPr>
                <w:rFonts w:ascii="Times New Roman" w:hAnsi="Times New Roman"/>
                <w:color w:val="000000"/>
                <w:kern w:val="0"/>
                <w:sz w:val="22"/>
                <w14:ligatures w14:val="none"/>
                <w:rPrChange w:id="688" w:author="Author">
                  <w:rPr>
                    <w:rFonts w:ascii="Times New Roman" w:hAnsi="Times New Roman"/>
                    <w:color w:val="000000" w:themeColor="text1"/>
                    <w:kern w:val="0"/>
                    <w14:ligatures w14:val="none"/>
                  </w:rPr>
                </w:rPrChange>
              </w:rPr>
              <w:t xml:space="preserve"> – 0.97</w:t>
            </w:r>
          </w:p>
        </w:tc>
        <w:tc>
          <w:tcPr>
            <w:tcW w:w="836" w:type="dxa"/>
            <w:tcBorders>
              <w:top w:val="nil"/>
              <w:left w:val="nil"/>
              <w:bottom w:val="nil"/>
              <w:right w:val="nil"/>
            </w:tcBorders>
            <w:noWrap/>
            <w:vAlign w:val="bottom"/>
            <w:hideMark/>
            <w:tcPrChange w:id="689" w:author="Author">
              <w:tcPr>
                <w:tcW w:w="1890" w:type="dxa"/>
                <w:gridSpan w:val="2"/>
                <w:tcBorders>
                  <w:top w:val="nil"/>
                  <w:left w:val="nil"/>
                  <w:bottom w:val="nil"/>
                  <w:right w:val="nil"/>
                </w:tcBorders>
                <w:noWrap/>
                <w:vAlign w:val="bottom"/>
                <w:hideMark/>
              </w:tcPr>
            </w:tcPrChange>
          </w:tcPr>
          <w:p w14:paraId="60ABAE37"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690" w:author="Author">
                  <w:rPr>
                    <w:rFonts w:ascii="Times New Roman" w:hAnsi="Times New Roman"/>
                    <w:color w:val="000000" w:themeColor="text1"/>
                    <w:kern w:val="0"/>
                    <w14:ligatures w14:val="none"/>
                  </w:rPr>
                </w:rPrChange>
              </w:rPr>
              <w:pPrChange w:id="691" w:author="Author">
                <w:pPr>
                  <w:spacing w:after="0" w:line="240" w:lineRule="auto"/>
                  <w:jc w:val="center"/>
                </w:pPr>
              </w:pPrChange>
            </w:pPr>
            <w:r w:rsidRPr="00652AA4">
              <w:rPr>
                <w:rFonts w:ascii="Times New Roman" w:hAnsi="Times New Roman"/>
                <w:color w:val="000000"/>
                <w:kern w:val="0"/>
                <w:sz w:val="22"/>
                <w14:ligatures w14:val="none"/>
                <w:rPrChange w:id="692" w:author="Author">
                  <w:rPr>
                    <w:rFonts w:ascii="Times New Roman" w:hAnsi="Times New Roman"/>
                    <w:color w:val="000000" w:themeColor="text1"/>
                    <w:kern w:val="0"/>
                    <w14:ligatures w14:val="none"/>
                  </w:rPr>
                </w:rPrChange>
              </w:rPr>
              <w:t>&lt;0.001</w:t>
            </w:r>
          </w:p>
        </w:tc>
      </w:tr>
      <w:tr w:rsidR="00C25C99" w:rsidRPr="00C25C99" w14:paraId="3C38E6CE" w14:textId="77777777" w:rsidTr="00652AA4">
        <w:trPr>
          <w:trHeight w:val="288"/>
          <w:jc w:val="center"/>
          <w:trPrChange w:id="693" w:author="Author">
            <w:trPr>
              <w:gridAfter w:val="0"/>
              <w:trHeight w:val="288"/>
              <w:jc w:val="center"/>
            </w:trPr>
          </w:trPrChange>
        </w:trPr>
        <w:tc>
          <w:tcPr>
            <w:tcW w:w="2560" w:type="dxa"/>
            <w:gridSpan w:val="2"/>
            <w:tcBorders>
              <w:top w:val="nil"/>
              <w:left w:val="nil"/>
              <w:bottom w:val="nil"/>
              <w:right w:val="nil"/>
            </w:tcBorders>
            <w:noWrap/>
            <w:vAlign w:val="bottom"/>
            <w:hideMark/>
            <w:tcPrChange w:id="694" w:author="Author">
              <w:tcPr>
                <w:tcW w:w="2790" w:type="dxa"/>
                <w:gridSpan w:val="2"/>
                <w:tcBorders>
                  <w:top w:val="nil"/>
                  <w:left w:val="nil"/>
                  <w:bottom w:val="nil"/>
                  <w:right w:val="nil"/>
                </w:tcBorders>
                <w:noWrap/>
                <w:vAlign w:val="bottom"/>
                <w:hideMark/>
              </w:tcPr>
            </w:tcPrChange>
          </w:tcPr>
          <w:p w14:paraId="0C2DBB34" w14:textId="0504B490" w:rsidR="00C25C99" w:rsidRPr="00652AA4" w:rsidRDefault="00C25C99" w:rsidP="00C25C99">
            <w:pPr>
              <w:spacing w:after="0" w:line="240" w:lineRule="auto"/>
              <w:rPr>
                <w:rFonts w:ascii="Times New Roman" w:hAnsi="Times New Roman"/>
                <w:color w:val="000000"/>
                <w:kern w:val="0"/>
                <w:sz w:val="22"/>
                <w14:ligatures w14:val="none"/>
                <w:rPrChange w:id="695"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696" w:author="Author">
                  <w:rPr>
                    <w:rFonts w:ascii="Times New Roman" w:hAnsi="Times New Roman"/>
                    <w:color w:val="000000" w:themeColor="text1"/>
                    <w:kern w:val="0"/>
                    <w14:ligatures w14:val="none"/>
                  </w:rPr>
                </w:rPrChange>
              </w:rPr>
              <w:t>topic [</w:t>
            </w:r>
            <w:del w:id="697" w:author="Author">
              <w:r w:rsidR="003D5C59" w:rsidRPr="00942F9A">
                <w:rPr>
                  <w:rFonts w:ascii="Times New Roman" w:eastAsia="Times New Roman" w:hAnsi="Times New Roman" w:cs="Times New Roman"/>
                  <w:color w:val="000000" w:themeColor="text1"/>
                  <w:kern w:val="0"/>
                  <w:lang w:eastAsia="en-AU"/>
                  <w14:ligatures w14:val="none"/>
                </w:rPr>
                <w:delText>employment</w:delText>
              </w:r>
            </w:del>
            <w:ins w:id="698" w:author="Author">
              <w:r w:rsidRPr="00C25C99">
                <w:rPr>
                  <w:rFonts w:ascii="Times New Roman" w:eastAsia="Times New Roman" w:hAnsi="Times New Roman" w:cs="Times New Roman"/>
                  <w:color w:val="000000"/>
                  <w:kern w:val="0"/>
                  <w:sz w:val="22"/>
                  <w:szCs w:val="22"/>
                  <w:lang w:eastAsia="en-AU"/>
                  <w14:ligatures w14:val="none"/>
                </w:rPr>
                <w:t>adult_content</w:t>
              </w:r>
            </w:ins>
            <w:r w:rsidRPr="00652AA4">
              <w:rPr>
                <w:rFonts w:ascii="Times New Roman" w:hAnsi="Times New Roman"/>
                <w:color w:val="000000"/>
                <w:kern w:val="0"/>
                <w:sz w:val="22"/>
                <w14:ligatures w14:val="none"/>
                <w:rPrChange w:id="699"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700" w:author="Author">
              <w:tcPr>
                <w:tcW w:w="1800" w:type="dxa"/>
                <w:gridSpan w:val="3"/>
                <w:tcBorders>
                  <w:top w:val="nil"/>
                  <w:left w:val="nil"/>
                  <w:bottom w:val="nil"/>
                  <w:right w:val="nil"/>
                </w:tcBorders>
                <w:noWrap/>
                <w:vAlign w:val="bottom"/>
                <w:hideMark/>
              </w:tcPr>
            </w:tcPrChange>
          </w:tcPr>
          <w:p w14:paraId="51738232" w14:textId="208FB42F" w:rsidR="00C25C99" w:rsidRPr="00652AA4" w:rsidRDefault="00C25C99" w:rsidP="00C25C99">
            <w:pPr>
              <w:spacing w:after="0" w:line="240" w:lineRule="auto"/>
              <w:jc w:val="center"/>
              <w:rPr>
                <w:rFonts w:ascii="Times New Roman" w:hAnsi="Times New Roman"/>
                <w:color w:val="000000"/>
                <w:kern w:val="0"/>
                <w:sz w:val="22"/>
                <w14:ligatures w14:val="none"/>
                <w:rPrChange w:id="70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02" w:author="Author">
                  <w:rPr>
                    <w:rFonts w:ascii="Times New Roman" w:hAnsi="Times New Roman"/>
                    <w:color w:val="000000" w:themeColor="text1"/>
                    <w:kern w:val="0"/>
                    <w14:ligatures w14:val="none"/>
                  </w:rPr>
                </w:rPrChange>
              </w:rPr>
              <w:t>1.</w:t>
            </w:r>
            <w:del w:id="703" w:author="Author">
              <w:r w:rsidR="003D5C59" w:rsidRPr="00942F9A">
                <w:rPr>
                  <w:rFonts w:ascii="Times New Roman" w:eastAsia="Times New Roman" w:hAnsi="Times New Roman" w:cs="Times New Roman"/>
                  <w:color w:val="000000" w:themeColor="text1"/>
                  <w:kern w:val="0"/>
                  <w:lang w:eastAsia="en-AU"/>
                  <w14:ligatures w14:val="none"/>
                </w:rPr>
                <w:delText>37</w:delText>
              </w:r>
            </w:del>
            <w:ins w:id="704" w:author="Author">
              <w:r w:rsidRPr="00C25C99">
                <w:rPr>
                  <w:rFonts w:ascii="Times New Roman" w:eastAsia="Times New Roman" w:hAnsi="Times New Roman" w:cs="Times New Roman"/>
                  <w:color w:val="000000"/>
                  <w:kern w:val="0"/>
                  <w:sz w:val="22"/>
                  <w:szCs w:val="22"/>
                  <w:lang w:eastAsia="en-AU"/>
                  <w14:ligatures w14:val="none"/>
                </w:rPr>
                <w:t>36</w:t>
              </w:r>
            </w:ins>
          </w:p>
        </w:tc>
        <w:tc>
          <w:tcPr>
            <w:tcW w:w="1594" w:type="dxa"/>
            <w:gridSpan w:val="2"/>
            <w:tcBorders>
              <w:top w:val="nil"/>
              <w:left w:val="nil"/>
              <w:bottom w:val="nil"/>
              <w:right w:val="nil"/>
            </w:tcBorders>
            <w:noWrap/>
            <w:vAlign w:val="bottom"/>
            <w:hideMark/>
            <w:tcPrChange w:id="705" w:author="Author">
              <w:tcPr>
                <w:tcW w:w="1710" w:type="dxa"/>
                <w:gridSpan w:val="3"/>
                <w:tcBorders>
                  <w:top w:val="nil"/>
                  <w:left w:val="nil"/>
                  <w:bottom w:val="nil"/>
                  <w:right w:val="nil"/>
                </w:tcBorders>
                <w:noWrap/>
                <w:vAlign w:val="bottom"/>
                <w:hideMark/>
              </w:tcPr>
            </w:tcPrChange>
          </w:tcPr>
          <w:p w14:paraId="57569CDE" w14:textId="44002792" w:rsidR="00C25C99" w:rsidRPr="00652AA4" w:rsidRDefault="00C25C99" w:rsidP="00C25C99">
            <w:pPr>
              <w:spacing w:after="0" w:line="240" w:lineRule="auto"/>
              <w:jc w:val="center"/>
              <w:rPr>
                <w:rFonts w:ascii="Times New Roman" w:hAnsi="Times New Roman"/>
                <w:color w:val="000000"/>
                <w:kern w:val="0"/>
                <w:sz w:val="22"/>
                <w14:ligatures w14:val="none"/>
                <w:rPrChange w:id="70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07" w:author="Author">
                  <w:rPr>
                    <w:rFonts w:ascii="Times New Roman" w:hAnsi="Times New Roman"/>
                    <w:color w:val="000000" w:themeColor="text1"/>
                    <w:kern w:val="0"/>
                    <w14:ligatures w14:val="none"/>
                  </w:rPr>
                </w:rPrChange>
              </w:rPr>
              <w:t>1.</w:t>
            </w:r>
            <w:del w:id="708" w:author="Author">
              <w:r w:rsidR="003D5C59" w:rsidRPr="00942F9A">
                <w:rPr>
                  <w:rFonts w:ascii="Times New Roman" w:eastAsia="Times New Roman" w:hAnsi="Times New Roman" w:cs="Times New Roman"/>
                  <w:color w:val="000000" w:themeColor="text1"/>
                  <w:kern w:val="0"/>
                  <w:lang w:eastAsia="en-AU"/>
                  <w14:ligatures w14:val="none"/>
                </w:rPr>
                <w:delText>31</w:delText>
              </w:r>
            </w:del>
            <w:ins w:id="709" w:author="Author">
              <w:r w:rsidRPr="00C25C99">
                <w:rPr>
                  <w:rFonts w:ascii="Times New Roman" w:eastAsia="Times New Roman" w:hAnsi="Times New Roman" w:cs="Times New Roman"/>
                  <w:color w:val="000000"/>
                  <w:kern w:val="0"/>
                  <w:sz w:val="22"/>
                  <w:szCs w:val="22"/>
                  <w:lang w:eastAsia="en-AU"/>
                  <w14:ligatures w14:val="none"/>
                </w:rPr>
                <w:t>30</w:t>
              </w:r>
            </w:ins>
            <w:r w:rsidRPr="00652AA4">
              <w:rPr>
                <w:rFonts w:ascii="Times New Roman" w:hAnsi="Times New Roman"/>
                <w:color w:val="000000"/>
                <w:kern w:val="0"/>
                <w:sz w:val="22"/>
                <w14:ligatures w14:val="none"/>
                <w:rPrChange w:id="710" w:author="Author">
                  <w:rPr>
                    <w:rFonts w:ascii="Times New Roman" w:hAnsi="Times New Roman"/>
                    <w:color w:val="000000" w:themeColor="text1"/>
                    <w:kern w:val="0"/>
                    <w14:ligatures w14:val="none"/>
                  </w:rPr>
                </w:rPrChange>
              </w:rPr>
              <w:t xml:space="preserve"> – 1.43</w:t>
            </w:r>
          </w:p>
        </w:tc>
        <w:tc>
          <w:tcPr>
            <w:tcW w:w="836" w:type="dxa"/>
            <w:tcBorders>
              <w:top w:val="nil"/>
              <w:left w:val="nil"/>
              <w:bottom w:val="nil"/>
              <w:right w:val="nil"/>
            </w:tcBorders>
            <w:noWrap/>
            <w:vAlign w:val="bottom"/>
            <w:hideMark/>
            <w:tcPrChange w:id="711" w:author="Author">
              <w:tcPr>
                <w:tcW w:w="1890" w:type="dxa"/>
                <w:gridSpan w:val="2"/>
                <w:tcBorders>
                  <w:top w:val="nil"/>
                  <w:left w:val="nil"/>
                  <w:bottom w:val="nil"/>
                  <w:right w:val="nil"/>
                </w:tcBorders>
                <w:noWrap/>
                <w:vAlign w:val="bottom"/>
                <w:hideMark/>
              </w:tcPr>
            </w:tcPrChange>
          </w:tcPr>
          <w:p w14:paraId="30CCCF49"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712" w:author="Author">
                  <w:rPr>
                    <w:rFonts w:ascii="Times New Roman" w:hAnsi="Times New Roman"/>
                    <w:color w:val="000000" w:themeColor="text1"/>
                    <w:kern w:val="0"/>
                    <w14:ligatures w14:val="none"/>
                  </w:rPr>
                </w:rPrChange>
              </w:rPr>
              <w:pPrChange w:id="713" w:author="Author">
                <w:pPr>
                  <w:spacing w:after="0" w:line="240" w:lineRule="auto"/>
                  <w:jc w:val="center"/>
                </w:pPr>
              </w:pPrChange>
            </w:pPr>
            <w:r w:rsidRPr="00652AA4">
              <w:rPr>
                <w:rFonts w:ascii="Times New Roman" w:hAnsi="Times New Roman"/>
                <w:color w:val="000000"/>
                <w:kern w:val="0"/>
                <w:sz w:val="22"/>
                <w14:ligatures w14:val="none"/>
                <w:rPrChange w:id="714" w:author="Author">
                  <w:rPr>
                    <w:rFonts w:ascii="Times New Roman" w:hAnsi="Times New Roman"/>
                    <w:color w:val="000000" w:themeColor="text1"/>
                    <w:kern w:val="0"/>
                    <w14:ligatures w14:val="none"/>
                  </w:rPr>
                </w:rPrChange>
              </w:rPr>
              <w:t>&lt;0.001</w:t>
            </w:r>
          </w:p>
        </w:tc>
      </w:tr>
      <w:tr w:rsidR="00C25C99" w:rsidRPr="00C25C99" w14:paraId="68796856" w14:textId="77777777" w:rsidTr="00652AA4">
        <w:trPr>
          <w:trHeight w:val="288"/>
          <w:jc w:val="center"/>
          <w:trPrChange w:id="715" w:author="Author">
            <w:trPr>
              <w:gridAfter w:val="0"/>
              <w:trHeight w:val="288"/>
              <w:jc w:val="center"/>
            </w:trPr>
          </w:trPrChange>
        </w:trPr>
        <w:tc>
          <w:tcPr>
            <w:tcW w:w="2560" w:type="dxa"/>
            <w:gridSpan w:val="2"/>
            <w:tcBorders>
              <w:top w:val="nil"/>
              <w:left w:val="nil"/>
              <w:bottom w:val="nil"/>
              <w:right w:val="nil"/>
            </w:tcBorders>
            <w:noWrap/>
            <w:vAlign w:val="bottom"/>
            <w:hideMark/>
            <w:tcPrChange w:id="716" w:author="Author">
              <w:tcPr>
                <w:tcW w:w="2790" w:type="dxa"/>
                <w:gridSpan w:val="2"/>
                <w:tcBorders>
                  <w:top w:val="nil"/>
                  <w:left w:val="nil"/>
                  <w:bottom w:val="nil"/>
                  <w:right w:val="nil"/>
                </w:tcBorders>
                <w:noWrap/>
                <w:vAlign w:val="bottom"/>
                <w:hideMark/>
              </w:tcPr>
            </w:tcPrChange>
          </w:tcPr>
          <w:p w14:paraId="6DFB4B05" w14:textId="54FAE43B" w:rsidR="00C25C99" w:rsidRPr="00652AA4" w:rsidRDefault="00C25C99" w:rsidP="00C25C99">
            <w:pPr>
              <w:spacing w:after="0" w:line="240" w:lineRule="auto"/>
              <w:rPr>
                <w:rFonts w:ascii="Times New Roman" w:hAnsi="Times New Roman"/>
                <w:color w:val="000000"/>
                <w:kern w:val="0"/>
                <w:sz w:val="22"/>
                <w14:ligatures w14:val="none"/>
                <w:rPrChange w:id="71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18" w:author="Author">
                  <w:rPr>
                    <w:rFonts w:ascii="Times New Roman" w:hAnsi="Times New Roman"/>
                    <w:color w:val="000000" w:themeColor="text1"/>
                    <w:kern w:val="0"/>
                    <w14:ligatures w14:val="none"/>
                  </w:rPr>
                </w:rPrChange>
              </w:rPr>
              <w:t>topic [</w:t>
            </w:r>
            <w:del w:id="719" w:author="Author">
              <w:r w:rsidR="003D5C59" w:rsidRPr="00942F9A">
                <w:rPr>
                  <w:rFonts w:ascii="Times New Roman" w:eastAsia="Times New Roman" w:hAnsi="Times New Roman" w:cs="Times New Roman"/>
                  <w:color w:val="000000" w:themeColor="text1"/>
                  <w:kern w:val="0"/>
                  <w:lang w:eastAsia="en-AU"/>
                  <w14:ligatures w14:val="none"/>
                </w:rPr>
                <w:delText>entertainment</w:delText>
              </w:r>
            </w:del>
            <w:ins w:id="720" w:author="Author">
              <w:r w:rsidRPr="00C25C99">
                <w:rPr>
                  <w:rFonts w:ascii="Times New Roman" w:eastAsia="Times New Roman" w:hAnsi="Times New Roman" w:cs="Times New Roman"/>
                  <w:color w:val="000000"/>
                  <w:kern w:val="0"/>
                  <w:sz w:val="22"/>
                  <w:szCs w:val="22"/>
                  <w:lang w:eastAsia="en-AU"/>
                  <w14:ligatures w14:val="none"/>
                </w:rPr>
                <w:t>ai_innovation</w:t>
              </w:r>
            </w:ins>
            <w:r w:rsidRPr="00652AA4">
              <w:rPr>
                <w:rFonts w:ascii="Times New Roman" w:hAnsi="Times New Roman"/>
                <w:color w:val="000000"/>
                <w:kern w:val="0"/>
                <w:sz w:val="22"/>
                <w14:ligatures w14:val="none"/>
                <w:rPrChange w:id="721"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722" w:author="Author">
              <w:tcPr>
                <w:tcW w:w="1800" w:type="dxa"/>
                <w:gridSpan w:val="3"/>
                <w:tcBorders>
                  <w:top w:val="nil"/>
                  <w:left w:val="nil"/>
                  <w:bottom w:val="nil"/>
                  <w:right w:val="nil"/>
                </w:tcBorders>
                <w:noWrap/>
                <w:vAlign w:val="bottom"/>
                <w:hideMark/>
              </w:tcPr>
            </w:tcPrChange>
          </w:tcPr>
          <w:p w14:paraId="5C79E504" w14:textId="38127D42" w:rsidR="00C25C99" w:rsidRPr="00652AA4" w:rsidRDefault="00C25C99" w:rsidP="00C25C99">
            <w:pPr>
              <w:spacing w:after="0" w:line="240" w:lineRule="auto"/>
              <w:jc w:val="center"/>
              <w:rPr>
                <w:rFonts w:ascii="Times New Roman" w:hAnsi="Times New Roman"/>
                <w:color w:val="000000"/>
                <w:kern w:val="0"/>
                <w:sz w:val="22"/>
                <w14:ligatures w14:val="none"/>
                <w:rPrChange w:id="72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24" w:author="Author">
                  <w:rPr>
                    <w:rFonts w:ascii="Times New Roman" w:hAnsi="Times New Roman"/>
                    <w:color w:val="000000" w:themeColor="text1"/>
                    <w:kern w:val="0"/>
                    <w14:ligatures w14:val="none"/>
                  </w:rPr>
                </w:rPrChange>
              </w:rPr>
              <w:t>0.</w:t>
            </w:r>
            <w:del w:id="725" w:author="Author">
              <w:r w:rsidR="003D5C59" w:rsidRPr="00942F9A">
                <w:rPr>
                  <w:rFonts w:ascii="Times New Roman" w:eastAsia="Times New Roman" w:hAnsi="Times New Roman" w:cs="Times New Roman"/>
                  <w:color w:val="000000" w:themeColor="text1"/>
                  <w:kern w:val="0"/>
                  <w:lang w:eastAsia="en-AU"/>
                  <w14:ligatures w14:val="none"/>
                </w:rPr>
                <w:delText>88</w:delText>
              </w:r>
            </w:del>
            <w:ins w:id="726" w:author="Author">
              <w:r w:rsidRPr="00C25C99">
                <w:rPr>
                  <w:rFonts w:ascii="Times New Roman" w:eastAsia="Times New Roman" w:hAnsi="Times New Roman" w:cs="Times New Roman"/>
                  <w:color w:val="000000"/>
                  <w:kern w:val="0"/>
                  <w:sz w:val="22"/>
                  <w:szCs w:val="22"/>
                  <w:lang w:eastAsia="en-AU"/>
                  <w14:ligatures w14:val="none"/>
                </w:rPr>
                <w:t>37</w:t>
              </w:r>
            </w:ins>
          </w:p>
        </w:tc>
        <w:tc>
          <w:tcPr>
            <w:tcW w:w="1594" w:type="dxa"/>
            <w:gridSpan w:val="2"/>
            <w:tcBorders>
              <w:top w:val="nil"/>
              <w:left w:val="nil"/>
              <w:bottom w:val="nil"/>
              <w:right w:val="nil"/>
            </w:tcBorders>
            <w:noWrap/>
            <w:vAlign w:val="bottom"/>
            <w:hideMark/>
            <w:tcPrChange w:id="727" w:author="Author">
              <w:tcPr>
                <w:tcW w:w="1710" w:type="dxa"/>
                <w:gridSpan w:val="3"/>
                <w:tcBorders>
                  <w:top w:val="nil"/>
                  <w:left w:val="nil"/>
                  <w:bottom w:val="nil"/>
                  <w:right w:val="nil"/>
                </w:tcBorders>
                <w:noWrap/>
                <w:vAlign w:val="bottom"/>
                <w:hideMark/>
              </w:tcPr>
            </w:tcPrChange>
          </w:tcPr>
          <w:p w14:paraId="4B53C15D" w14:textId="3E8F9C89" w:rsidR="00C25C99" w:rsidRPr="00652AA4" w:rsidRDefault="00C25C99" w:rsidP="00C25C99">
            <w:pPr>
              <w:spacing w:after="0" w:line="240" w:lineRule="auto"/>
              <w:jc w:val="center"/>
              <w:rPr>
                <w:rFonts w:ascii="Times New Roman" w:hAnsi="Times New Roman"/>
                <w:color w:val="000000"/>
                <w:kern w:val="0"/>
                <w:sz w:val="22"/>
                <w14:ligatures w14:val="none"/>
                <w:rPrChange w:id="72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29" w:author="Author">
                  <w:rPr>
                    <w:rFonts w:ascii="Times New Roman" w:hAnsi="Times New Roman"/>
                    <w:color w:val="000000" w:themeColor="text1"/>
                    <w:kern w:val="0"/>
                    <w14:ligatures w14:val="none"/>
                  </w:rPr>
                </w:rPrChange>
              </w:rPr>
              <w:t>0.</w:t>
            </w:r>
            <w:del w:id="730" w:author="Author">
              <w:r w:rsidR="003D5C59" w:rsidRPr="00942F9A">
                <w:rPr>
                  <w:rFonts w:ascii="Times New Roman" w:eastAsia="Times New Roman" w:hAnsi="Times New Roman" w:cs="Times New Roman"/>
                  <w:color w:val="000000" w:themeColor="text1"/>
                  <w:kern w:val="0"/>
                  <w:lang w:eastAsia="en-AU"/>
                  <w14:ligatures w14:val="none"/>
                </w:rPr>
                <w:delText>84</w:delText>
              </w:r>
            </w:del>
            <w:ins w:id="731" w:author="Author">
              <w:r w:rsidRPr="00C25C99">
                <w:rPr>
                  <w:rFonts w:ascii="Times New Roman" w:eastAsia="Times New Roman" w:hAnsi="Times New Roman" w:cs="Times New Roman"/>
                  <w:color w:val="000000"/>
                  <w:kern w:val="0"/>
                  <w:sz w:val="22"/>
                  <w:szCs w:val="22"/>
                  <w:lang w:eastAsia="en-AU"/>
                  <w14:ligatures w14:val="none"/>
                </w:rPr>
                <w:t>34</w:t>
              </w:r>
            </w:ins>
            <w:r w:rsidRPr="00652AA4">
              <w:rPr>
                <w:rFonts w:ascii="Times New Roman" w:hAnsi="Times New Roman"/>
                <w:color w:val="000000"/>
                <w:kern w:val="0"/>
                <w:sz w:val="22"/>
                <w14:ligatures w14:val="none"/>
                <w:rPrChange w:id="732" w:author="Author">
                  <w:rPr>
                    <w:rFonts w:ascii="Times New Roman" w:hAnsi="Times New Roman"/>
                    <w:color w:val="000000" w:themeColor="text1"/>
                    <w:kern w:val="0"/>
                    <w14:ligatures w14:val="none"/>
                  </w:rPr>
                </w:rPrChange>
              </w:rPr>
              <w:t xml:space="preserve"> – 0.</w:t>
            </w:r>
            <w:del w:id="733" w:author="Author">
              <w:r w:rsidR="003D5C59" w:rsidRPr="00942F9A">
                <w:rPr>
                  <w:rFonts w:ascii="Times New Roman" w:eastAsia="Times New Roman" w:hAnsi="Times New Roman" w:cs="Times New Roman"/>
                  <w:color w:val="000000" w:themeColor="text1"/>
                  <w:kern w:val="0"/>
                  <w:lang w:eastAsia="en-AU"/>
                  <w14:ligatures w14:val="none"/>
                </w:rPr>
                <w:delText>92</w:delText>
              </w:r>
            </w:del>
            <w:ins w:id="734" w:author="Author">
              <w:r w:rsidRPr="00C25C99">
                <w:rPr>
                  <w:rFonts w:ascii="Times New Roman" w:eastAsia="Times New Roman" w:hAnsi="Times New Roman" w:cs="Times New Roman"/>
                  <w:color w:val="000000"/>
                  <w:kern w:val="0"/>
                  <w:sz w:val="22"/>
                  <w:szCs w:val="22"/>
                  <w:lang w:eastAsia="en-AU"/>
                  <w14:ligatures w14:val="none"/>
                </w:rPr>
                <w:t>40</w:t>
              </w:r>
            </w:ins>
          </w:p>
        </w:tc>
        <w:tc>
          <w:tcPr>
            <w:tcW w:w="836" w:type="dxa"/>
            <w:tcBorders>
              <w:top w:val="nil"/>
              <w:left w:val="nil"/>
              <w:bottom w:val="nil"/>
              <w:right w:val="nil"/>
            </w:tcBorders>
            <w:noWrap/>
            <w:vAlign w:val="bottom"/>
            <w:hideMark/>
            <w:tcPrChange w:id="735" w:author="Author">
              <w:tcPr>
                <w:tcW w:w="1890" w:type="dxa"/>
                <w:gridSpan w:val="2"/>
                <w:tcBorders>
                  <w:top w:val="nil"/>
                  <w:left w:val="nil"/>
                  <w:bottom w:val="nil"/>
                  <w:right w:val="nil"/>
                </w:tcBorders>
                <w:noWrap/>
                <w:vAlign w:val="bottom"/>
                <w:hideMark/>
              </w:tcPr>
            </w:tcPrChange>
          </w:tcPr>
          <w:p w14:paraId="672DF0BD"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736" w:author="Author">
                  <w:rPr>
                    <w:rFonts w:ascii="Times New Roman" w:hAnsi="Times New Roman"/>
                    <w:color w:val="000000" w:themeColor="text1"/>
                    <w:kern w:val="0"/>
                    <w14:ligatures w14:val="none"/>
                  </w:rPr>
                </w:rPrChange>
              </w:rPr>
              <w:pPrChange w:id="737" w:author="Author">
                <w:pPr>
                  <w:spacing w:after="0" w:line="240" w:lineRule="auto"/>
                  <w:jc w:val="center"/>
                </w:pPr>
              </w:pPrChange>
            </w:pPr>
            <w:r w:rsidRPr="00652AA4">
              <w:rPr>
                <w:rFonts w:ascii="Times New Roman" w:hAnsi="Times New Roman"/>
                <w:color w:val="000000"/>
                <w:kern w:val="0"/>
                <w:sz w:val="22"/>
                <w14:ligatures w14:val="none"/>
                <w:rPrChange w:id="738" w:author="Author">
                  <w:rPr>
                    <w:rFonts w:ascii="Times New Roman" w:hAnsi="Times New Roman"/>
                    <w:color w:val="000000" w:themeColor="text1"/>
                    <w:kern w:val="0"/>
                    <w14:ligatures w14:val="none"/>
                  </w:rPr>
                </w:rPrChange>
              </w:rPr>
              <w:t>&lt;0.001</w:t>
            </w:r>
          </w:p>
        </w:tc>
      </w:tr>
      <w:tr w:rsidR="00C25C99" w:rsidRPr="00C25C99" w14:paraId="43C1E2CC" w14:textId="77777777" w:rsidTr="00652AA4">
        <w:trPr>
          <w:trHeight w:val="288"/>
          <w:jc w:val="center"/>
          <w:trPrChange w:id="739" w:author="Author">
            <w:trPr>
              <w:gridAfter w:val="0"/>
              <w:trHeight w:val="288"/>
              <w:jc w:val="center"/>
            </w:trPr>
          </w:trPrChange>
        </w:trPr>
        <w:tc>
          <w:tcPr>
            <w:tcW w:w="2560" w:type="dxa"/>
            <w:gridSpan w:val="2"/>
            <w:tcBorders>
              <w:top w:val="nil"/>
              <w:left w:val="nil"/>
              <w:bottom w:val="nil"/>
              <w:right w:val="nil"/>
            </w:tcBorders>
            <w:noWrap/>
            <w:vAlign w:val="bottom"/>
            <w:hideMark/>
            <w:tcPrChange w:id="740" w:author="Author">
              <w:tcPr>
                <w:tcW w:w="2790" w:type="dxa"/>
                <w:gridSpan w:val="2"/>
                <w:tcBorders>
                  <w:top w:val="nil"/>
                  <w:left w:val="nil"/>
                  <w:bottom w:val="nil"/>
                  <w:right w:val="nil"/>
                </w:tcBorders>
                <w:noWrap/>
                <w:vAlign w:val="bottom"/>
                <w:hideMark/>
              </w:tcPr>
            </w:tcPrChange>
          </w:tcPr>
          <w:p w14:paraId="14A497BE" w14:textId="26750046" w:rsidR="00C25C99" w:rsidRPr="00652AA4" w:rsidRDefault="00C25C99" w:rsidP="00C25C99">
            <w:pPr>
              <w:spacing w:after="0" w:line="240" w:lineRule="auto"/>
              <w:rPr>
                <w:rFonts w:ascii="Times New Roman" w:hAnsi="Times New Roman"/>
                <w:color w:val="000000"/>
                <w:kern w:val="0"/>
                <w:sz w:val="22"/>
                <w14:ligatures w14:val="none"/>
                <w:rPrChange w:id="74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42" w:author="Author">
                  <w:rPr>
                    <w:rFonts w:ascii="Times New Roman" w:hAnsi="Times New Roman"/>
                    <w:color w:val="000000" w:themeColor="text1"/>
                    <w:kern w:val="0"/>
                    <w14:ligatures w14:val="none"/>
                  </w:rPr>
                </w:rPrChange>
              </w:rPr>
              <w:t>topic [</w:t>
            </w:r>
            <w:del w:id="743" w:author="Author">
              <w:r w:rsidR="003D5C59" w:rsidRPr="00942F9A">
                <w:rPr>
                  <w:rFonts w:ascii="Times New Roman" w:eastAsia="Times New Roman" w:hAnsi="Times New Roman" w:cs="Times New Roman"/>
                  <w:color w:val="000000" w:themeColor="text1"/>
                  <w:kern w:val="0"/>
                  <w:lang w:eastAsia="en-AU"/>
                  <w14:ligatures w14:val="none"/>
                </w:rPr>
                <w:delText>finance</w:delText>
              </w:r>
            </w:del>
            <w:ins w:id="744" w:author="Author">
              <w:r w:rsidRPr="00C25C99">
                <w:rPr>
                  <w:rFonts w:ascii="Times New Roman" w:eastAsia="Times New Roman" w:hAnsi="Times New Roman" w:cs="Times New Roman"/>
                  <w:color w:val="000000"/>
                  <w:kern w:val="0"/>
                  <w:sz w:val="22"/>
                  <w:szCs w:val="22"/>
                  <w:lang w:eastAsia="en-AU"/>
                  <w14:ligatures w14:val="none"/>
                </w:rPr>
                <w:t>business</w:t>
              </w:r>
            </w:ins>
            <w:r w:rsidRPr="00652AA4">
              <w:rPr>
                <w:rFonts w:ascii="Times New Roman" w:hAnsi="Times New Roman"/>
                <w:color w:val="000000"/>
                <w:kern w:val="0"/>
                <w:sz w:val="22"/>
                <w14:ligatures w14:val="none"/>
                <w:rPrChange w:id="745"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746" w:author="Author">
              <w:tcPr>
                <w:tcW w:w="1800" w:type="dxa"/>
                <w:gridSpan w:val="3"/>
                <w:tcBorders>
                  <w:top w:val="nil"/>
                  <w:left w:val="nil"/>
                  <w:bottom w:val="nil"/>
                  <w:right w:val="nil"/>
                </w:tcBorders>
                <w:noWrap/>
                <w:vAlign w:val="bottom"/>
                <w:hideMark/>
              </w:tcPr>
            </w:tcPrChange>
          </w:tcPr>
          <w:p w14:paraId="095E081A" w14:textId="7198425C" w:rsidR="00C25C99" w:rsidRPr="00652AA4" w:rsidRDefault="00C25C99" w:rsidP="00C25C99">
            <w:pPr>
              <w:spacing w:after="0" w:line="240" w:lineRule="auto"/>
              <w:jc w:val="center"/>
              <w:rPr>
                <w:rFonts w:ascii="Times New Roman" w:hAnsi="Times New Roman"/>
                <w:color w:val="000000"/>
                <w:kern w:val="0"/>
                <w:sz w:val="22"/>
                <w14:ligatures w14:val="none"/>
                <w:rPrChange w:id="74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48" w:author="Author">
                  <w:rPr>
                    <w:rFonts w:ascii="Times New Roman" w:hAnsi="Times New Roman"/>
                    <w:color w:val="000000" w:themeColor="text1"/>
                    <w:kern w:val="0"/>
                    <w14:ligatures w14:val="none"/>
                  </w:rPr>
                </w:rPrChange>
              </w:rPr>
              <w:t>0.</w:t>
            </w:r>
            <w:del w:id="749" w:author="Author">
              <w:r w:rsidR="003D5C59" w:rsidRPr="00942F9A">
                <w:rPr>
                  <w:rFonts w:ascii="Times New Roman" w:eastAsia="Times New Roman" w:hAnsi="Times New Roman" w:cs="Times New Roman"/>
                  <w:color w:val="000000" w:themeColor="text1"/>
                  <w:kern w:val="0"/>
                  <w:lang w:eastAsia="en-AU"/>
                  <w14:ligatures w14:val="none"/>
                </w:rPr>
                <w:delText>72</w:delText>
              </w:r>
            </w:del>
            <w:ins w:id="750" w:author="Author">
              <w:r w:rsidRPr="00C25C99">
                <w:rPr>
                  <w:rFonts w:ascii="Times New Roman" w:eastAsia="Times New Roman" w:hAnsi="Times New Roman" w:cs="Times New Roman"/>
                  <w:color w:val="000000"/>
                  <w:kern w:val="0"/>
                  <w:sz w:val="22"/>
                  <w:szCs w:val="22"/>
                  <w:lang w:eastAsia="en-AU"/>
                  <w14:ligatures w14:val="none"/>
                </w:rPr>
                <w:t>41</w:t>
              </w:r>
            </w:ins>
          </w:p>
        </w:tc>
        <w:tc>
          <w:tcPr>
            <w:tcW w:w="1594" w:type="dxa"/>
            <w:gridSpan w:val="2"/>
            <w:tcBorders>
              <w:top w:val="nil"/>
              <w:left w:val="nil"/>
              <w:bottom w:val="nil"/>
              <w:right w:val="nil"/>
            </w:tcBorders>
            <w:noWrap/>
            <w:vAlign w:val="bottom"/>
            <w:hideMark/>
            <w:tcPrChange w:id="751" w:author="Author">
              <w:tcPr>
                <w:tcW w:w="1710" w:type="dxa"/>
                <w:gridSpan w:val="3"/>
                <w:tcBorders>
                  <w:top w:val="nil"/>
                  <w:left w:val="nil"/>
                  <w:bottom w:val="nil"/>
                  <w:right w:val="nil"/>
                </w:tcBorders>
                <w:noWrap/>
                <w:vAlign w:val="bottom"/>
                <w:hideMark/>
              </w:tcPr>
            </w:tcPrChange>
          </w:tcPr>
          <w:p w14:paraId="77698A22" w14:textId="459C9BA1" w:rsidR="00C25C99" w:rsidRPr="00652AA4" w:rsidRDefault="00C25C99" w:rsidP="00C25C99">
            <w:pPr>
              <w:spacing w:after="0" w:line="240" w:lineRule="auto"/>
              <w:jc w:val="center"/>
              <w:rPr>
                <w:rFonts w:ascii="Times New Roman" w:hAnsi="Times New Roman"/>
                <w:color w:val="000000"/>
                <w:kern w:val="0"/>
                <w:sz w:val="22"/>
                <w14:ligatures w14:val="none"/>
                <w:rPrChange w:id="75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53" w:author="Author">
                  <w:rPr>
                    <w:rFonts w:ascii="Times New Roman" w:hAnsi="Times New Roman"/>
                    <w:color w:val="000000" w:themeColor="text1"/>
                    <w:kern w:val="0"/>
                    <w14:ligatures w14:val="none"/>
                  </w:rPr>
                </w:rPrChange>
              </w:rPr>
              <w:t>0.</w:t>
            </w:r>
            <w:del w:id="754" w:author="Author">
              <w:r w:rsidR="003D5C59" w:rsidRPr="00942F9A">
                <w:rPr>
                  <w:rFonts w:ascii="Times New Roman" w:eastAsia="Times New Roman" w:hAnsi="Times New Roman" w:cs="Times New Roman"/>
                  <w:color w:val="000000" w:themeColor="text1"/>
                  <w:kern w:val="0"/>
                  <w:lang w:eastAsia="en-AU"/>
                  <w14:ligatures w14:val="none"/>
                </w:rPr>
                <w:delText>68</w:delText>
              </w:r>
            </w:del>
            <w:ins w:id="755" w:author="Author">
              <w:r w:rsidRPr="00C25C99">
                <w:rPr>
                  <w:rFonts w:ascii="Times New Roman" w:eastAsia="Times New Roman" w:hAnsi="Times New Roman" w:cs="Times New Roman"/>
                  <w:color w:val="000000"/>
                  <w:kern w:val="0"/>
                  <w:sz w:val="22"/>
                  <w:szCs w:val="22"/>
                  <w:lang w:eastAsia="en-AU"/>
                  <w14:ligatures w14:val="none"/>
                </w:rPr>
                <w:t>38</w:t>
              </w:r>
            </w:ins>
            <w:r w:rsidRPr="00652AA4">
              <w:rPr>
                <w:rFonts w:ascii="Times New Roman" w:hAnsi="Times New Roman"/>
                <w:color w:val="000000"/>
                <w:kern w:val="0"/>
                <w:sz w:val="22"/>
                <w14:ligatures w14:val="none"/>
                <w:rPrChange w:id="756" w:author="Author">
                  <w:rPr>
                    <w:rFonts w:ascii="Times New Roman" w:hAnsi="Times New Roman"/>
                    <w:color w:val="000000" w:themeColor="text1"/>
                    <w:kern w:val="0"/>
                    <w14:ligatures w14:val="none"/>
                  </w:rPr>
                </w:rPrChange>
              </w:rPr>
              <w:t xml:space="preserve"> – 0.</w:t>
            </w:r>
            <w:del w:id="757" w:author="Author">
              <w:r w:rsidR="003D5C59" w:rsidRPr="00942F9A">
                <w:rPr>
                  <w:rFonts w:ascii="Times New Roman" w:eastAsia="Times New Roman" w:hAnsi="Times New Roman" w:cs="Times New Roman"/>
                  <w:color w:val="000000" w:themeColor="text1"/>
                  <w:kern w:val="0"/>
                  <w:lang w:eastAsia="en-AU"/>
                  <w14:ligatures w14:val="none"/>
                </w:rPr>
                <w:delText>76</w:delText>
              </w:r>
            </w:del>
            <w:ins w:id="758" w:author="Author">
              <w:r w:rsidRPr="00C25C99">
                <w:rPr>
                  <w:rFonts w:ascii="Times New Roman" w:eastAsia="Times New Roman" w:hAnsi="Times New Roman" w:cs="Times New Roman"/>
                  <w:color w:val="000000"/>
                  <w:kern w:val="0"/>
                  <w:sz w:val="22"/>
                  <w:szCs w:val="22"/>
                  <w:lang w:eastAsia="en-AU"/>
                  <w14:ligatures w14:val="none"/>
                </w:rPr>
                <w:t>44</w:t>
              </w:r>
            </w:ins>
          </w:p>
        </w:tc>
        <w:tc>
          <w:tcPr>
            <w:tcW w:w="836" w:type="dxa"/>
            <w:tcBorders>
              <w:top w:val="nil"/>
              <w:left w:val="nil"/>
              <w:bottom w:val="nil"/>
              <w:right w:val="nil"/>
            </w:tcBorders>
            <w:noWrap/>
            <w:vAlign w:val="bottom"/>
            <w:hideMark/>
            <w:tcPrChange w:id="759" w:author="Author">
              <w:tcPr>
                <w:tcW w:w="1890" w:type="dxa"/>
                <w:gridSpan w:val="2"/>
                <w:tcBorders>
                  <w:top w:val="nil"/>
                  <w:left w:val="nil"/>
                  <w:bottom w:val="nil"/>
                  <w:right w:val="nil"/>
                </w:tcBorders>
                <w:noWrap/>
                <w:vAlign w:val="bottom"/>
                <w:hideMark/>
              </w:tcPr>
            </w:tcPrChange>
          </w:tcPr>
          <w:p w14:paraId="26E53F80"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760" w:author="Author">
                  <w:rPr>
                    <w:rFonts w:ascii="Times New Roman" w:hAnsi="Times New Roman"/>
                    <w:color w:val="000000" w:themeColor="text1"/>
                    <w:kern w:val="0"/>
                    <w14:ligatures w14:val="none"/>
                  </w:rPr>
                </w:rPrChange>
              </w:rPr>
              <w:pPrChange w:id="761" w:author="Author">
                <w:pPr>
                  <w:spacing w:after="0" w:line="240" w:lineRule="auto"/>
                  <w:jc w:val="center"/>
                </w:pPr>
              </w:pPrChange>
            </w:pPr>
            <w:r w:rsidRPr="00652AA4">
              <w:rPr>
                <w:rFonts w:ascii="Times New Roman" w:hAnsi="Times New Roman"/>
                <w:color w:val="000000"/>
                <w:kern w:val="0"/>
                <w:sz w:val="22"/>
                <w14:ligatures w14:val="none"/>
                <w:rPrChange w:id="762" w:author="Author">
                  <w:rPr>
                    <w:rFonts w:ascii="Times New Roman" w:hAnsi="Times New Roman"/>
                    <w:color w:val="000000" w:themeColor="text1"/>
                    <w:kern w:val="0"/>
                    <w14:ligatures w14:val="none"/>
                  </w:rPr>
                </w:rPrChange>
              </w:rPr>
              <w:t>&lt;0.001</w:t>
            </w:r>
          </w:p>
        </w:tc>
      </w:tr>
      <w:tr w:rsidR="00C25C99" w:rsidRPr="00C25C99" w14:paraId="5176D462" w14:textId="77777777" w:rsidTr="00C25C99">
        <w:trPr>
          <w:trHeight w:val="288"/>
          <w:jc w:val="center"/>
          <w:ins w:id="763" w:author="Author"/>
        </w:trPr>
        <w:tc>
          <w:tcPr>
            <w:tcW w:w="2560" w:type="dxa"/>
            <w:gridSpan w:val="2"/>
            <w:tcBorders>
              <w:top w:val="nil"/>
              <w:left w:val="nil"/>
              <w:bottom w:val="nil"/>
              <w:right w:val="nil"/>
            </w:tcBorders>
            <w:noWrap/>
            <w:vAlign w:val="bottom"/>
            <w:hideMark/>
          </w:tcPr>
          <w:p w14:paraId="00268906" w14:textId="77777777" w:rsidR="00C25C99" w:rsidRPr="00C25C99" w:rsidRDefault="00C25C99" w:rsidP="00C25C99">
            <w:pPr>
              <w:spacing w:after="0" w:line="240" w:lineRule="auto"/>
              <w:rPr>
                <w:ins w:id="764" w:author="Author"/>
                <w:rFonts w:ascii="Times New Roman" w:eastAsia="Times New Roman" w:hAnsi="Times New Roman" w:cs="Times New Roman"/>
                <w:color w:val="000000"/>
                <w:kern w:val="0"/>
                <w:sz w:val="22"/>
                <w:szCs w:val="22"/>
                <w:lang w:eastAsia="en-AU"/>
                <w14:ligatures w14:val="none"/>
              </w:rPr>
            </w:pPr>
            <w:ins w:id="765" w:author="Author">
              <w:r w:rsidRPr="00C25C99">
                <w:rPr>
                  <w:rFonts w:ascii="Times New Roman" w:eastAsia="Times New Roman" w:hAnsi="Times New Roman" w:cs="Times New Roman"/>
                  <w:color w:val="000000"/>
                  <w:kern w:val="0"/>
                  <w:sz w:val="22"/>
                  <w:szCs w:val="22"/>
                  <w:lang w:eastAsia="en-AU"/>
                  <w14:ligatures w14:val="none"/>
                </w:rPr>
                <w:t>topic [climate]</w:t>
              </w:r>
            </w:ins>
          </w:p>
        </w:tc>
        <w:tc>
          <w:tcPr>
            <w:tcW w:w="1490" w:type="dxa"/>
            <w:gridSpan w:val="2"/>
            <w:tcBorders>
              <w:top w:val="nil"/>
              <w:left w:val="nil"/>
              <w:bottom w:val="nil"/>
              <w:right w:val="nil"/>
            </w:tcBorders>
            <w:noWrap/>
            <w:vAlign w:val="bottom"/>
            <w:hideMark/>
          </w:tcPr>
          <w:p w14:paraId="616367A5" w14:textId="77777777" w:rsidR="00C25C99" w:rsidRPr="00C25C99" w:rsidRDefault="00C25C99" w:rsidP="00C25C99">
            <w:pPr>
              <w:spacing w:after="0" w:line="240" w:lineRule="auto"/>
              <w:jc w:val="center"/>
              <w:rPr>
                <w:ins w:id="766" w:author="Author"/>
                <w:rFonts w:ascii="Times New Roman" w:eastAsia="Times New Roman" w:hAnsi="Times New Roman" w:cs="Times New Roman"/>
                <w:color w:val="000000"/>
                <w:kern w:val="0"/>
                <w:sz w:val="22"/>
                <w:szCs w:val="22"/>
                <w:lang w:eastAsia="en-AU"/>
                <w14:ligatures w14:val="none"/>
              </w:rPr>
            </w:pPr>
            <w:ins w:id="767" w:author="Author">
              <w:r w:rsidRPr="00C25C99">
                <w:rPr>
                  <w:rFonts w:ascii="Times New Roman" w:eastAsia="Times New Roman" w:hAnsi="Times New Roman" w:cs="Times New Roman"/>
                  <w:color w:val="000000"/>
                  <w:kern w:val="0"/>
                  <w:sz w:val="22"/>
                  <w:szCs w:val="22"/>
                  <w:lang w:eastAsia="en-AU"/>
                  <w14:ligatures w14:val="none"/>
                </w:rPr>
                <w:t>0.84</w:t>
              </w:r>
            </w:ins>
          </w:p>
        </w:tc>
        <w:tc>
          <w:tcPr>
            <w:tcW w:w="1594" w:type="dxa"/>
            <w:gridSpan w:val="2"/>
            <w:tcBorders>
              <w:top w:val="nil"/>
              <w:left w:val="nil"/>
              <w:bottom w:val="nil"/>
              <w:right w:val="nil"/>
            </w:tcBorders>
            <w:noWrap/>
            <w:vAlign w:val="bottom"/>
            <w:hideMark/>
          </w:tcPr>
          <w:p w14:paraId="3D8C1530" w14:textId="77777777" w:rsidR="00C25C99" w:rsidRPr="00C25C99" w:rsidRDefault="00C25C99" w:rsidP="00C25C99">
            <w:pPr>
              <w:spacing w:after="0" w:line="240" w:lineRule="auto"/>
              <w:jc w:val="center"/>
              <w:rPr>
                <w:ins w:id="768" w:author="Author"/>
                <w:rFonts w:ascii="Times New Roman" w:eastAsia="Times New Roman" w:hAnsi="Times New Roman" w:cs="Times New Roman"/>
                <w:color w:val="000000"/>
                <w:kern w:val="0"/>
                <w:sz w:val="22"/>
                <w:szCs w:val="22"/>
                <w:lang w:eastAsia="en-AU"/>
                <w14:ligatures w14:val="none"/>
              </w:rPr>
            </w:pPr>
            <w:ins w:id="769" w:author="Author">
              <w:r w:rsidRPr="00C25C99">
                <w:rPr>
                  <w:rFonts w:ascii="Times New Roman" w:eastAsia="Times New Roman" w:hAnsi="Times New Roman" w:cs="Times New Roman"/>
                  <w:color w:val="000000"/>
                  <w:kern w:val="0"/>
                  <w:sz w:val="22"/>
                  <w:szCs w:val="22"/>
                  <w:lang w:eastAsia="en-AU"/>
                  <w14:ligatures w14:val="none"/>
                </w:rPr>
                <w:t>0.79 – 0.89</w:t>
              </w:r>
            </w:ins>
          </w:p>
        </w:tc>
        <w:tc>
          <w:tcPr>
            <w:tcW w:w="836" w:type="dxa"/>
            <w:tcBorders>
              <w:top w:val="nil"/>
              <w:left w:val="nil"/>
              <w:bottom w:val="nil"/>
              <w:right w:val="nil"/>
            </w:tcBorders>
            <w:noWrap/>
            <w:vAlign w:val="bottom"/>
            <w:hideMark/>
          </w:tcPr>
          <w:p w14:paraId="4215980C" w14:textId="77777777" w:rsidR="00C25C99" w:rsidRPr="00C25C99" w:rsidRDefault="00C25C99" w:rsidP="00C25C99">
            <w:pPr>
              <w:spacing w:after="0" w:line="240" w:lineRule="auto"/>
              <w:jc w:val="right"/>
              <w:rPr>
                <w:ins w:id="770" w:author="Author"/>
                <w:rFonts w:ascii="Times New Roman" w:eastAsia="Times New Roman" w:hAnsi="Times New Roman" w:cs="Times New Roman"/>
                <w:color w:val="000000"/>
                <w:kern w:val="0"/>
                <w:sz w:val="22"/>
                <w:szCs w:val="22"/>
                <w:lang w:eastAsia="en-AU"/>
                <w14:ligatures w14:val="none"/>
              </w:rPr>
            </w:pPr>
            <w:moveToRangeStart w:id="771" w:author="Author" w:name="move210317404"/>
            <w:moveTo w:id="772" w:author="Author" w16du:dateUtc="2025-10-02T07:09:00Z">
              <w:r w:rsidRPr="00C25C99">
                <w:rPr>
                  <w:rFonts w:ascii="Times New Roman" w:eastAsia="Times New Roman" w:hAnsi="Times New Roman" w:cs="Times New Roman"/>
                  <w:color w:val="000000"/>
                  <w:kern w:val="0"/>
                  <w:sz w:val="22"/>
                  <w:szCs w:val="22"/>
                  <w:lang w:eastAsia="en-AU"/>
                  <w14:ligatures w14:val="none"/>
                </w:rPr>
                <w:t>&lt;0.001</w:t>
              </w:r>
            </w:moveTo>
            <w:moveToRangeEnd w:id="771"/>
          </w:p>
        </w:tc>
      </w:tr>
      <w:tr w:rsidR="00C25C99" w:rsidRPr="00C25C99" w14:paraId="00EAE17B" w14:textId="77777777" w:rsidTr="00C25C99">
        <w:trPr>
          <w:trHeight w:val="288"/>
          <w:jc w:val="center"/>
          <w:ins w:id="773" w:author="Author"/>
        </w:trPr>
        <w:tc>
          <w:tcPr>
            <w:tcW w:w="2560" w:type="dxa"/>
            <w:gridSpan w:val="2"/>
            <w:tcBorders>
              <w:top w:val="nil"/>
              <w:left w:val="nil"/>
              <w:bottom w:val="nil"/>
              <w:right w:val="nil"/>
            </w:tcBorders>
            <w:noWrap/>
            <w:vAlign w:val="bottom"/>
            <w:hideMark/>
          </w:tcPr>
          <w:p w14:paraId="56BE8D24" w14:textId="77777777" w:rsidR="00C25C99" w:rsidRPr="00C25C99" w:rsidRDefault="00C25C99" w:rsidP="00C25C99">
            <w:pPr>
              <w:spacing w:after="0" w:line="240" w:lineRule="auto"/>
              <w:rPr>
                <w:ins w:id="774" w:author="Author"/>
                <w:rFonts w:ascii="Times New Roman" w:eastAsia="Times New Roman" w:hAnsi="Times New Roman" w:cs="Times New Roman"/>
                <w:color w:val="000000"/>
                <w:kern w:val="0"/>
                <w:sz w:val="22"/>
                <w:szCs w:val="22"/>
                <w:lang w:eastAsia="en-AU"/>
                <w14:ligatures w14:val="none"/>
              </w:rPr>
            </w:pPr>
            <w:ins w:id="775" w:author="Author">
              <w:r w:rsidRPr="00C25C99">
                <w:rPr>
                  <w:rFonts w:ascii="Times New Roman" w:eastAsia="Times New Roman" w:hAnsi="Times New Roman" w:cs="Times New Roman"/>
                  <w:color w:val="000000"/>
                  <w:kern w:val="0"/>
                  <w:sz w:val="22"/>
                  <w:szCs w:val="22"/>
                  <w:lang w:eastAsia="en-AU"/>
                  <w14:ligatures w14:val="none"/>
                </w:rPr>
                <w:t>topic [education]</w:t>
              </w:r>
            </w:ins>
          </w:p>
        </w:tc>
        <w:tc>
          <w:tcPr>
            <w:tcW w:w="1490" w:type="dxa"/>
            <w:gridSpan w:val="2"/>
            <w:tcBorders>
              <w:top w:val="nil"/>
              <w:left w:val="nil"/>
              <w:bottom w:val="nil"/>
              <w:right w:val="nil"/>
            </w:tcBorders>
            <w:noWrap/>
            <w:vAlign w:val="bottom"/>
            <w:hideMark/>
          </w:tcPr>
          <w:p w14:paraId="67397A3D" w14:textId="77777777" w:rsidR="00C25C99" w:rsidRPr="00C25C99" w:rsidRDefault="00C25C99" w:rsidP="00C25C99">
            <w:pPr>
              <w:spacing w:after="0" w:line="240" w:lineRule="auto"/>
              <w:jc w:val="center"/>
              <w:rPr>
                <w:ins w:id="776" w:author="Author"/>
                <w:rFonts w:ascii="Times New Roman" w:eastAsia="Times New Roman" w:hAnsi="Times New Roman" w:cs="Times New Roman"/>
                <w:color w:val="000000"/>
                <w:kern w:val="0"/>
                <w:sz w:val="22"/>
                <w:szCs w:val="22"/>
                <w:lang w:eastAsia="en-AU"/>
                <w14:ligatures w14:val="none"/>
              </w:rPr>
            </w:pPr>
            <w:ins w:id="777" w:author="Author">
              <w:r w:rsidRPr="00C25C99">
                <w:rPr>
                  <w:rFonts w:ascii="Times New Roman" w:eastAsia="Times New Roman" w:hAnsi="Times New Roman" w:cs="Times New Roman"/>
                  <w:color w:val="000000"/>
                  <w:kern w:val="0"/>
                  <w:sz w:val="22"/>
                  <w:szCs w:val="22"/>
                  <w:lang w:eastAsia="en-AU"/>
                  <w14:ligatures w14:val="none"/>
                </w:rPr>
                <w:t>0.56</w:t>
              </w:r>
            </w:ins>
          </w:p>
        </w:tc>
        <w:tc>
          <w:tcPr>
            <w:tcW w:w="1594" w:type="dxa"/>
            <w:gridSpan w:val="2"/>
            <w:tcBorders>
              <w:top w:val="nil"/>
              <w:left w:val="nil"/>
              <w:bottom w:val="nil"/>
              <w:right w:val="nil"/>
            </w:tcBorders>
            <w:noWrap/>
            <w:vAlign w:val="bottom"/>
            <w:hideMark/>
          </w:tcPr>
          <w:p w14:paraId="23136009" w14:textId="77777777" w:rsidR="00C25C99" w:rsidRPr="00C25C99" w:rsidRDefault="00C25C99" w:rsidP="00C25C99">
            <w:pPr>
              <w:spacing w:after="0" w:line="240" w:lineRule="auto"/>
              <w:jc w:val="center"/>
              <w:rPr>
                <w:ins w:id="778" w:author="Author"/>
                <w:rFonts w:ascii="Times New Roman" w:eastAsia="Times New Roman" w:hAnsi="Times New Roman" w:cs="Times New Roman"/>
                <w:color w:val="000000"/>
                <w:kern w:val="0"/>
                <w:sz w:val="22"/>
                <w:szCs w:val="22"/>
                <w:lang w:eastAsia="en-AU"/>
                <w14:ligatures w14:val="none"/>
              </w:rPr>
            </w:pPr>
            <w:ins w:id="779" w:author="Author">
              <w:r w:rsidRPr="00C25C99">
                <w:rPr>
                  <w:rFonts w:ascii="Times New Roman" w:eastAsia="Times New Roman" w:hAnsi="Times New Roman" w:cs="Times New Roman"/>
                  <w:color w:val="000000"/>
                  <w:kern w:val="0"/>
                  <w:sz w:val="22"/>
                  <w:szCs w:val="22"/>
                  <w:lang w:eastAsia="en-AU"/>
                  <w14:ligatures w14:val="none"/>
                </w:rPr>
                <w:t>0.53 – 0.60</w:t>
              </w:r>
            </w:ins>
          </w:p>
        </w:tc>
        <w:tc>
          <w:tcPr>
            <w:tcW w:w="836" w:type="dxa"/>
            <w:tcBorders>
              <w:top w:val="nil"/>
              <w:left w:val="nil"/>
              <w:bottom w:val="nil"/>
              <w:right w:val="nil"/>
            </w:tcBorders>
            <w:noWrap/>
            <w:vAlign w:val="bottom"/>
            <w:hideMark/>
          </w:tcPr>
          <w:p w14:paraId="395805FF" w14:textId="77777777" w:rsidR="00C25C99" w:rsidRPr="00C25C99" w:rsidRDefault="00C25C99" w:rsidP="00C25C99">
            <w:pPr>
              <w:spacing w:after="0" w:line="240" w:lineRule="auto"/>
              <w:jc w:val="right"/>
              <w:rPr>
                <w:ins w:id="780" w:author="Author"/>
                <w:rFonts w:ascii="Times New Roman" w:eastAsia="Times New Roman" w:hAnsi="Times New Roman" w:cs="Times New Roman"/>
                <w:color w:val="000000"/>
                <w:kern w:val="0"/>
                <w:sz w:val="22"/>
                <w:szCs w:val="22"/>
                <w:lang w:eastAsia="en-AU"/>
                <w14:ligatures w14:val="none"/>
              </w:rPr>
            </w:pPr>
            <w:moveToRangeStart w:id="781" w:author="Author" w:name="move210317405"/>
            <w:moveTo w:id="782" w:author="Author" w16du:dateUtc="2025-10-02T07:09:00Z">
              <w:r w:rsidRPr="00C25C99">
                <w:rPr>
                  <w:rFonts w:ascii="Times New Roman" w:eastAsia="Times New Roman" w:hAnsi="Times New Roman" w:cs="Times New Roman"/>
                  <w:color w:val="000000"/>
                  <w:kern w:val="0"/>
                  <w:sz w:val="22"/>
                  <w:szCs w:val="22"/>
                  <w:lang w:eastAsia="en-AU"/>
                  <w14:ligatures w14:val="none"/>
                </w:rPr>
                <w:t>&lt;0.001</w:t>
              </w:r>
            </w:moveTo>
            <w:moveToRangeEnd w:id="781"/>
          </w:p>
        </w:tc>
      </w:tr>
      <w:tr w:rsidR="00C25C99" w:rsidRPr="00C25C99" w14:paraId="57659438" w14:textId="77777777" w:rsidTr="00652AA4">
        <w:trPr>
          <w:trHeight w:val="288"/>
          <w:jc w:val="center"/>
          <w:trPrChange w:id="783" w:author="Author">
            <w:trPr>
              <w:gridAfter w:val="0"/>
              <w:trHeight w:val="288"/>
              <w:jc w:val="center"/>
            </w:trPr>
          </w:trPrChange>
        </w:trPr>
        <w:tc>
          <w:tcPr>
            <w:tcW w:w="2560" w:type="dxa"/>
            <w:gridSpan w:val="2"/>
            <w:tcBorders>
              <w:top w:val="nil"/>
              <w:left w:val="nil"/>
              <w:bottom w:val="nil"/>
              <w:right w:val="nil"/>
            </w:tcBorders>
            <w:noWrap/>
            <w:vAlign w:val="bottom"/>
            <w:hideMark/>
            <w:tcPrChange w:id="784" w:author="Author">
              <w:tcPr>
                <w:tcW w:w="2790" w:type="dxa"/>
                <w:gridSpan w:val="2"/>
                <w:tcBorders>
                  <w:top w:val="nil"/>
                  <w:left w:val="nil"/>
                  <w:bottom w:val="nil"/>
                  <w:right w:val="nil"/>
                </w:tcBorders>
                <w:noWrap/>
                <w:vAlign w:val="bottom"/>
                <w:hideMark/>
              </w:tcPr>
            </w:tcPrChange>
          </w:tcPr>
          <w:p w14:paraId="4DD8D6FE" w14:textId="240B4F53" w:rsidR="00C25C99" w:rsidRPr="00652AA4" w:rsidRDefault="00C25C99" w:rsidP="00C25C99">
            <w:pPr>
              <w:spacing w:after="0" w:line="240" w:lineRule="auto"/>
              <w:rPr>
                <w:rFonts w:ascii="Times New Roman" w:hAnsi="Times New Roman"/>
                <w:color w:val="000000"/>
                <w:kern w:val="0"/>
                <w:sz w:val="22"/>
                <w14:ligatures w14:val="none"/>
                <w:rPrChange w:id="785"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86" w:author="Author">
                  <w:rPr>
                    <w:rFonts w:ascii="Times New Roman" w:hAnsi="Times New Roman"/>
                    <w:color w:val="000000" w:themeColor="text1"/>
                    <w:kern w:val="0"/>
                    <w14:ligatures w14:val="none"/>
                  </w:rPr>
                </w:rPrChange>
              </w:rPr>
              <w:t>topic [</w:t>
            </w:r>
            <w:del w:id="787" w:author="Author">
              <w:r w:rsidR="003D5C59" w:rsidRPr="00942F9A">
                <w:rPr>
                  <w:rFonts w:ascii="Times New Roman" w:eastAsia="Times New Roman" w:hAnsi="Times New Roman" w:cs="Times New Roman"/>
                  <w:color w:val="000000" w:themeColor="text1"/>
                  <w:kern w:val="0"/>
                  <w:lang w:eastAsia="en-AU"/>
                  <w14:ligatures w14:val="none"/>
                </w:rPr>
                <w:delText>fashion</w:delText>
              </w:r>
            </w:del>
            <w:ins w:id="788" w:author="Author">
              <w:r w:rsidRPr="00C25C99">
                <w:rPr>
                  <w:rFonts w:ascii="Times New Roman" w:eastAsia="Times New Roman" w:hAnsi="Times New Roman" w:cs="Times New Roman"/>
                  <w:color w:val="000000"/>
                  <w:kern w:val="0"/>
                  <w:sz w:val="22"/>
                  <w:szCs w:val="22"/>
                  <w:lang w:eastAsia="en-AU"/>
                  <w14:ligatures w14:val="none"/>
                </w:rPr>
                <w:t>employment</w:t>
              </w:r>
            </w:ins>
            <w:r w:rsidRPr="00652AA4">
              <w:rPr>
                <w:rFonts w:ascii="Times New Roman" w:hAnsi="Times New Roman"/>
                <w:color w:val="000000"/>
                <w:kern w:val="0"/>
                <w:sz w:val="22"/>
                <w14:ligatures w14:val="none"/>
                <w:rPrChange w:id="789"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790" w:author="Author">
              <w:tcPr>
                <w:tcW w:w="1800" w:type="dxa"/>
                <w:gridSpan w:val="3"/>
                <w:tcBorders>
                  <w:top w:val="nil"/>
                  <w:left w:val="nil"/>
                  <w:bottom w:val="nil"/>
                  <w:right w:val="nil"/>
                </w:tcBorders>
                <w:noWrap/>
                <w:vAlign w:val="bottom"/>
                <w:hideMark/>
              </w:tcPr>
            </w:tcPrChange>
          </w:tcPr>
          <w:p w14:paraId="12BCA7AB" w14:textId="60EEE2D7" w:rsidR="00C25C99" w:rsidRPr="00652AA4" w:rsidRDefault="00C25C99" w:rsidP="00C25C99">
            <w:pPr>
              <w:spacing w:after="0" w:line="240" w:lineRule="auto"/>
              <w:jc w:val="center"/>
              <w:rPr>
                <w:rFonts w:ascii="Times New Roman" w:hAnsi="Times New Roman"/>
                <w:color w:val="000000"/>
                <w:kern w:val="0"/>
                <w:sz w:val="22"/>
                <w14:ligatures w14:val="none"/>
                <w:rPrChange w:id="79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92" w:author="Author">
                  <w:rPr>
                    <w:rFonts w:ascii="Times New Roman" w:hAnsi="Times New Roman"/>
                    <w:color w:val="000000" w:themeColor="text1"/>
                    <w:kern w:val="0"/>
                    <w14:ligatures w14:val="none"/>
                  </w:rPr>
                </w:rPrChange>
              </w:rPr>
              <w:t>1.</w:t>
            </w:r>
            <w:del w:id="793" w:author="Author">
              <w:r w:rsidR="003D5C59" w:rsidRPr="00942F9A">
                <w:rPr>
                  <w:rFonts w:ascii="Times New Roman" w:eastAsia="Times New Roman" w:hAnsi="Times New Roman" w:cs="Times New Roman"/>
                  <w:color w:val="000000" w:themeColor="text1"/>
                  <w:kern w:val="0"/>
                  <w:lang w:eastAsia="en-AU"/>
                  <w14:ligatures w14:val="none"/>
                </w:rPr>
                <w:delText>74</w:delText>
              </w:r>
            </w:del>
            <w:ins w:id="794" w:author="Author">
              <w:r w:rsidRPr="00C25C99">
                <w:rPr>
                  <w:rFonts w:ascii="Times New Roman" w:eastAsia="Times New Roman" w:hAnsi="Times New Roman" w:cs="Times New Roman"/>
                  <w:color w:val="000000"/>
                  <w:kern w:val="0"/>
                  <w:sz w:val="22"/>
                  <w:szCs w:val="22"/>
                  <w:lang w:eastAsia="en-AU"/>
                  <w14:ligatures w14:val="none"/>
                </w:rPr>
                <w:t>14</w:t>
              </w:r>
            </w:ins>
          </w:p>
        </w:tc>
        <w:tc>
          <w:tcPr>
            <w:tcW w:w="1594" w:type="dxa"/>
            <w:gridSpan w:val="2"/>
            <w:tcBorders>
              <w:top w:val="nil"/>
              <w:left w:val="nil"/>
              <w:bottom w:val="nil"/>
              <w:right w:val="nil"/>
            </w:tcBorders>
            <w:noWrap/>
            <w:vAlign w:val="bottom"/>
            <w:hideMark/>
            <w:tcPrChange w:id="795" w:author="Author">
              <w:tcPr>
                <w:tcW w:w="1710" w:type="dxa"/>
                <w:gridSpan w:val="3"/>
                <w:tcBorders>
                  <w:top w:val="nil"/>
                  <w:left w:val="nil"/>
                  <w:bottom w:val="nil"/>
                  <w:right w:val="nil"/>
                </w:tcBorders>
                <w:noWrap/>
                <w:vAlign w:val="bottom"/>
                <w:hideMark/>
              </w:tcPr>
            </w:tcPrChange>
          </w:tcPr>
          <w:p w14:paraId="6A78FE72" w14:textId="43C45A76" w:rsidR="00C25C99" w:rsidRPr="00652AA4" w:rsidRDefault="00C25C99" w:rsidP="00C25C99">
            <w:pPr>
              <w:spacing w:after="0" w:line="240" w:lineRule="auto"/>
              <w:jc w:val="center"/>
              <w:rPr>
                <w:rFonts w:ascii="Times New Roman" w:hAnsi="Times New Roman"/>
                <w:color w:val="000000"/>
                <w:kern w:val="0"/>
                <w:sz w:val="22"/>
                <w14:ligatures w14:val="none"/>
                <w:rPrChange w:id="79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797" w:author="Author">
                  <w:rPr>
                    <w:rFonts w:ascii="Times New Roman" w:hAnsi="Times New Roman"/>
                    <w:color w:val="000000" w:themeColor="text1"/>
                    <w:kern w:val="0"/>
                    <w14:ligatures w14:val="none"/>
                  </w:rPr>
                </w:rPrChange>
              </w:rPr>
              <w:t>1.</w:t>
            </w:r>
            <w:del w:id="798" w:author="Author">
              <w:r w:rsidR="003D5C59" w:rsidRPr="00942F9A">
                <w:rPr>
                  <w:rFonts w:ascii="Times New Roman" w:eastAsia="Times New Roman" w:hAnsi="Times New Roman" w:cs="Times New Roman"/>
                  <w:color w:val="000000" w:themeColor="text1"/>
                  <w:kern w:val="0"/>
                  <w:lang w:eastAsia="en-AU"/>
                  <w14:ligatures w14:val="none"/>
                </w:rPr>
                <w:delText>66</w:delText>
              </w:r>
            </w:del>
            <w:ins w:id="799" w:author="Author">
              <w:r w:rsidRPr="00C25C99">
                <w:rPr>
                  <w:rFonts w:ascii="Times New Roman" w:eastAsia="Times New Roman" w:hAnsi="Times New Roman" w:cs="Times New Roman"/>
                  <w:color w:val="000000"/>
                  <w:kern w:val="0"/>
                  <w:sz w:val="22"/>
                  <w:szCs w:val="22"/>
                  <w:lang w:eastAsia="en-AU"/>
                  <w14:ligatures w14:val="none"/>
                </w:rPr>
                <w:t>09</w:t>
              </w:r>
            </w:ins>
            <w:r w:rsidRPr="00652AA4">
              <w:rPr>
                <w:rFonts w:ascii="Times New Roman" w:hAnsi="Times New Roman"/>
                <w:color w:val="000000"/>
                <w:kern w:val="0"/>
                <w:sz w:val="22"/>
                <w14:ligatures w14:val="none"/>
                <w:rPrChange w:id="800" w:author="Author">
                  <w:rPr>
                    <w:rFonts w:ascii="Times New Roman" w:hAnsi="Times New Roman"/>
                    <w:color w:val="000000" w:themeColor="text1"/>
                    <w:kern w:val="0"/>
                    <w14:ligatures w14:val="none"/>
                  </w:rPr>
                </w:rPrChange>
              </w:rPr>
              <w:t xml:space="preserve"> – 1.</w:t>
            </w:r>
            <w:del w:id="801" w:author="Author">
              <w:r w:rsidR="003D5C59" w:rsidRPr="00942F9A">
                <w:rPr>
                  <w:rFonts w:ascii="Times New Roman" w:eastAsia="Times New Roman" w:hAnsi="Times New Roman" w:cs="Times New Roman"/>
                  <w:color w:val="000000" w:themeColor="text1"/>
                  <w:kern w:val="0"/>
                  <w:lang w:eastAsia="en-AU"/>
                  <w14:ligatures w14:val="none"/>
                </w:rPr>
                <w:delText>81</w:delText>
              </w:r>
            </w:del>
            <w:ins w:id="802" w:author="Author">
              <w:r w:rsidRPr="00C25C99">
                <w:rPr>
                  <w:rFonts w:ascii="Times New Roman" w:eastAsia="Times New Roman" w:hAnsi="Times New Roman" w:cs="Times New Roman"/>
                  <w:color w:val="000000"/>
                  <w:kern w:val="0"/>
                  <w:sz w:val="22"/>
                  <w:szCs w:val="22"/>
                  <w:lang w:eastAsia="en-AU"/>
                  <w14:ligatures w14:val="none"/>
                </w:rPr>
                <w:t>20</w:t>
              </w:r>
            </w:ins>
          </w:p>
        </w:tc>
        <w:tc>
          <w:tcPr>
            <w:tcW w:w="836" w:type="dxa"/>
            <w:tcBorders>
              <w:top w:val="nil"/>
              <w:left w:val="nil"/>
              <w:bottom w:val="nil"/>
              <w:right w:val="nil"/>
            </w:tcBorders>
            <w:noWrap/>
            <w:vAlign w:val="bottom"/>
            <w:hideMark/>
            <w:tcPrChange w:id="803" w:author="Author">
              <w:tcPr>
                <w:tcW w:w="1890" w:type="dxa"/>
                <w:gridSpan w:val="2"/>
                <w:tcBorders>
                  <w:top w:val="nil"/>
                  <w:left w:val="nil"/>
                  <w:bottom w:val="nil"/>
                  <w:right w:val="nil"/>
                </w:tcBorders>
                <w:noWrap/>
                <w:vAlign w:val="bottom"/>
                <w:hideMark/>
              </w:tcPr>
            </w:tcPrChange>
          </w:tcPr>
          <w:p w14:paraId="3EC64583"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804" w:author="Author">
                  <w:rPr>
                    <w:rFonts w:ascii="Times New Roman" w:hAnsi="Times New Roman"/>
                    <w:color w:val="000000" w:themeColor="text1"/>
                    <w:kern w:val="0"/>
                    <w14:ligatures w14:val="none"/>
                  </w:rPr>
                </w:rPrChange>
              </w:rPr>
              <w:pPrChange w:id="805" w:author="Author">
                <w:pPr>
                  <w:spacing w:after="0" w:line="240" w:lineRule="auto"/>
                  <w:jc w:val="center"/>
                </w:pPr>
              </w:pPrChange>
            </w:pPr>
            <w:r w:rsidRPr="00652AA4">
              <w:rPr>
                <w:rFonts w:ascii="Times New Roman" w:hAnsi="Times New Roman"/>
                <w:color w:val="000000"/>
                <w:kern w:val="0"/>
                <w:sz w:val="22"/>
                <w14:ligatures w14:val="none"/>
                <w:rPrChange w:id="806" w:author="Author">
                  <w:rPr>
                    <w:rFonts w:ascii="Times New Roman" w:hAnsi="Times New Roman"/>
                    <w:color w:val="000000" w:themeColor="text1"/>
                    <w:kern w:val="0"/>
                    <w14:ligatures w14:val="none"/>
                  </w:rPr>
                </w:rPrChange>
              </w:rPr>
              <w:t>&lt;0.001</w:t>
            </w:r>
          </w:p>
        </w:tc>
      </w:tr>
      <w:tr w:rsidR="00C25C99" w:rsidRPr="00C25C99" w14:paraId="12155701" w14:textId="77777777" w:rsidTr="00C25C99">
        <w:trPr>
          <w:trHeight w:val="288"/>
          <w:jc w:val="center"/>
          <w:ins w:id="807" w:author="Author"/>
        </w:trPr>
        <w:tc>
          <w:tcPr>
            <w:tcW w:w="2560" w:type="dxa"/>
            <w:gridSpan w:val="2"/>
            <w:tcBorders>
              <w:top w:val="nil"/>
              <w:left w:val="nil"/>
              <w:bottom w:val="nil"/>
              <w:right w:val="nil"/>
            </w:tcBorders>
            <w:noWrap/>
            <w:vAlign w:val="bottom"/>
            <w:hideMark/>
          </w:tcPr>
          <w:p w14:paraId="6EF41C2E" w14:textId="77777777" w:rsidR="00C25C99" w:rsidRPr="00C25C99" w:rsidRDefault="00C25C99" w:rsidP="00C25C99">
            <w:pPr>
              <w:spacing w:after="0" w:line="240" w:lineRule="auto"/>
              <w:rPr>
                <w:ins w:id="808" w:author="Author"/>
                <w:rFonts w:ascii="Times New Roman" w:eastAsia="Times New Roman" w:hAnsi="Times New Roman" w:cs="Times New Roman"/>
                <w:color w:val="000000"/>
                <w:kern w:val="0"/>
                <w:sz w:val="22"/>
                <w:szCs w:val="22"/>
                <w:lang w:eastAsia="en-AU"/>
                <w14:ligatures w14:val="none"/>
              </w:rPr>
            </w:pPr>
            <w:ins w:id="809" w:author="Author">
              <w:r w:rsidRPr="00C25C99">
                <w:rPr>
                  <w:rFonts w:ascii="Times New Roman" w:eastAsia="Times New Roman" w:hAnsi="Times New Roman" w:cs="Times New Roman"/>
                  <w:color w:val="000000"/>
                  <w:kern w:val="0"/>
                  <w:sz w:val="22"/>
                  <w:szCs w:val="22"/>
                  <w:lang w:eastAsia="en-AU"/>
                  <w14:ligatures w14:val="none"/>
                </w:rPr>
                <w:t>topic [entertainment]</w:t>
              </w:r>
            </w:ins>
          </w:p>
        </w:tc>
        <w:tc>
          <w:tcPr>
            <w:tcW w:w="1490" w:type="dxa"/>
            <w:gridSpan w:val="2"/>
            <w:tcBorders>
              <w:top w:val="nil"/>
              <w:left w:val="nil"/>
              <w:bottom w:val="nil"/>
              <w:right w:val="nil"/>
            </w:tcBorders>
            <w:noWrap/>
            <w:vAlign w:val="bottom"/>
            <w:hideMark/>
          </w:tcPr>
          <w:p w14:paraId="25EA09DF" w14:textId="77777777" w:rsidR="00C25C99" w:rsidRPr="00C25C99" w:rsidRDefault="00C25C99" w:rsidP="00C25C99">
            <w:pPr>
              <w:spacing w:after="0" w:line="240" w:lineRule="auto"/>
              <w:jc w:val="center"/>
              <w:rPr>
                <w:ins w:id="810" w:author="Author"/>
                <w:rFonts w:ascii="Times New Roman" w:eastAsia="Times New Roman" w:hAnsi="Times New Roman" w:cs="Times New Roman"/>
                <w:color w:val="000000"/>
                <w:kern w:val="0"/>
                <w:sz w:val="22"/>
                <w:szCs w:val="22"/>
                <w:lang w:eastAsia="en-AU"/>
                <w14:ligatures w14:val="none"/>
              </w:rPr>
            </w:pPr>
            <w:ins w:id="811" w:author="Author">
              <w:r w:rsidRPr="00C25C99">
                <w:rPr>
                  <w:rFonts w:ascii="Times New Roman" w:eastAsia="Times New Roman" w:hAnsi="Times New Roman" w:cs="Times New Roman"/>
                  <w:color w:val="000000"/>
                  <w:kern w:val="0"/>
                  <w:sz w:val="22"/>
                  <w:szCs w:val="22"/>
                  <w:lang w:eastAsia="en-AU"/>
                  <w14:ligatures w14:val="none"/>
                </w:rPr>
                <w:t>0.84</w:t>
              </w:r>
            </w:ins>
          </w:p>
        </w:tc>
        <w:tc>
          <w:tcPr>
            <w:tcW w:w="1594" w:type="dxa"/>
            <w:gridSpan w:val="2"/>
            <w:tcBorders>
              <w:top w:val="nil"/>
              <w:left w:val="nil"/>
              <w:bottom w:val="nil"/>
              <w:right w:val="nil"/>
            </w:tcBorders>
            <w:noWrap/>
            <w:vAlign w:val="bottom"/>
            <w:hideMark/>
          </w:tcPr>
          <w:p w14:paraId="1E897EEA" w14:textId="77777777" w:rsidR="00C25C99" w:rsidRPr="00C25C99" w:rsidRDefault="00C25C99" w:rsidP="00C25C99">
            <w:pPr>
              <w:spacing w:after="0" w:line="240" w:lineRule="auto"/>
              <w:jc w:val="center"/>
              <w:rPr>
                <w:ins w:id="812" w:author="Author"/>
                <w:rFonts w:ascii="Times New Roman" w:eastAsia="Times New Roman" w:hAnsi="Times New Roman" w:cs="Times New Roman"/>
                <w:color w:val="000000"/>
                <w:kern w:val="0"/>
                <w:sz w:val="22"/>
                <w:szCs w:val="22"/>
                <w:lang w:eastAsia="en-AU"/>
                <w14:ligatures w14:val="none"/>
              </w:rPr>
            </w:pPr>
            <w:ins w:id="813" w:author="Author">
              <w:r w:rsidRPr="00C25C99">
                <w:rPr>
                  <w:rFonts w:ascii="Times New Roman" w:eastAsia="Times New Roman" w:hAnsi="Times New Roman" w:cs="Times New Roman"/>
                  <w:color w:val="000000"/>
                  <w:kern w:val="0"/>
                  <w:sz w:val="22"/>
                  <w:szCs w:val="22"/>
                  <w:lang w:eastAsia="en-AU"/>
                  <w14:ligatures w14:val="none"/>
                </w:rPr>
                <w:t>0.79 – 0.88</w:t>
              </w:r>
            </w:ins>
          </w:p>
        </w:tc>
        <w:tc>
          <w:tcPr>
            <w:tcW w:w="836" w:type="dxa"/>
            <w:tcBorders>
              <w:top w:val="nil"/>
              <w:left w:val="nil"/>
              <w:bottom w:val="nil"/>
              <w:right w:val="nil"/>
            </w:tcBorders>
            <w:noWrap/>
            <w:vAlign w:val="bottom"/>
            <w:hideMark/>
          </w:tcPr>
          <w:p w14:paraId="1BD694C0" w14:textId="77777777" w:rsidR="00C25C99" w:rsidRPr="00C25C99" w:rsidRDefault="00C25C99" w:rsidP="00C25C99">
            <w:pPr>
              <w:spacing w:after="0" w:line="240" w:lineRule="auto"/>
              <w:jc w:val="right"/>
              <w:rPr>
                <w:ins w:id="814" w:author="Author"/>
                <w:rFonts w:ascii="Times New Roman" w:eastAsia="Times New Roman" w:hAnsi="Times New Roman" w:cs="Times New Roman"/>
                <w:color w:val="000000"/>
                <w:kern w:val="0"/>
                <w:sz w:val="22"/>
                <w:szCs w:val="22"/>
                <w:lang w:eastAsia="en-AU"/>
                <w14:ligatures w14:val="none"/>
              </w:rPr>
            </w:pPr>
            <w:moveToRangeStart w:id="815" w:author="Author" w:name="move210317406"/>
            <w:moveTo w:id="816" w:author="Author" w16du:dateUtc="2025-10-02T07:09:00Z">
              <w:r w:rsidRPr="00C25C99">
                <w:rPr>
                  <w:rFonts w:ascii="Times New Roman" w:eastAsia="Times New Roman" w:hAnsi="Times New Roman" w:cs="Times New Roman"/>
                  <w:color w:val="000000"/>
                  <w:kern w:val="0"/>
                  <w:sz w:val="22"/>
                  <w:szCs w:val="22"/>
                  <w:lang w:eastAsia="en-AU"/>
                  <w14:ligatures w14:val="none"/>
                </w:rPr>
                <w:t>&lt;0.001</w:t>
              </w:r>
            </w:moveTo>
            <w:moveToRangeEnd w:id="815"/>
          </w:p>
        </w:tc>
      </w:tr>
      <w:tr w:rsidR="00C25C99" w:rsidRPr="00C25C99" w14:paraId="54D22384" w14:textId="77777777" w:rsidTr="00652AA4">
        <w:trPr>
          <w:trHeight w:val="288"/>
          <w:jc w:val="center"/>
          <w:trPrChange w:id="817" w:author="Author">
            <w:trPr>
              <w:gridAfter w:val="0"/>
              <w:trHeight w:val="288"/>
              <w:jc w:val="center"/>
            </w:trPr>
          </w:trPrChange>
        </w:trPr>
        <w:tc>
          <w:tcPr>
            <w:tcW w:w="2560" w:type="dxa"/>
            <w:gridSpan w:val="2"/>
            <w:tcBorders>
              <w:top w:val="nil"/>
              <w:left w:val="nil"/>
              <w:bottom w:val="nil"/>
              <w:right w:val="nil"/>
            </w:tcBorders>
            <w:noWrap/>
            <w:vAlign w:val="bottom"/>
            <w:hideMark/>
            <w:tcPrChange w:id="818" w:author="Author">
              <w:tcPr>
                <w:tcW w:w="2790" w:type="dxa"/>
                <w:gridSpan w:val="2"/>
                <w:tcBorders>
                  <w:top w:val="nil"/>
                  <w:left w:val="nil"/>
                  <w:bottom w:val="nil"/>
                  <w:right w:val="nil"/>
                </w:tcBorders>
                <w:noWrap/>
                <w:vAlign w:val="bottom"/>
                <w:hideMark/>
              </w:tcPr>
            </w:tcPrChange>
          </w:tcPr>
          <w:p w14:paraId="57B77F41" w14:textId="5ECF45CB" w:rsidR="00C25C99" w:rsidRPr="00652AA4" w:rsidRDefault="00C25C99" w:rsidP="00C25C99">
            <w:pPr>
              <w:spacing w:after="0" w:line="240" w:lineRule="auto"/>
              <w:rPr>
                <w:rFonts w:ascii="Times New Roman" w:hAnsi="Times New Roman"/>
                <w:color w:val="000000"/>
                <w:kern w:val="0"/>
                <w:sz w:val="22"/>
                <w14:ligatures w14:val="none"/>
                <w:rPrChange w:id="81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20" w:author="Author">
                  <w:rPr>
                    <w:rFonts w:ascii="Times New Roman" w:hAnsi="Times New Roman"/>
                    <w:color w:val="000000" w:themeColor="text1"/>
                    <w:kern w:val="0"/>
                    <w14:ligatures w14:val="none"/>
                  </w:rPr>
                </w:rPrChange>
              </w:rPr>
              <w:t>topic [</w:t>
            </w:r>
            <w:del w:id="821" w:author="Author">
              <w:r w:rsidR="003D5C59" w:rsidRPr="00942F9A">
                <w:rPr>
                  <w:rFonts w:ascii="Times New Roman" w:eastAsia="Times New Roman" w:hAnsi="Times New Roman" w:cs="Times New Roman"/>
                  <w:color w:val="000000" w:themeColor="text1"/>
                  <w:kern w:val="0"/>
                  <w:lang w:eastAsia="en-AU"/>
                  <w14:ligatures w14:val="none"/>
                </w:rPr>
                <w:delText>food</w:delText>
              </w:r>
            </w:del>
            <w:ins w:id="822" w:author="Author">
              <w:r w:rsidRPr="00C25C99">
                <w:rPr>
                  <w:rFonts w:ascii="Times New Roman" w:eastAsia="Times New Roman" w:hAnsi="Times New Roman" w:cs="Times New Roman"/>
                  <w:color w:val="000000"/>
                  <w:kern w:val="0"/>
                  <w:sz w:val="22"/>
                  <w:szCs w:val="22"/>
                  <w:lang w:eastAsia="en-AU"/>
                  <w14:ligatures w14:val="none"/>
                </w:rPr>
                <w:t>fashion</w:t>
              </w:r>
            </w:ins>
            <w:r w:rsidRPr="00652AA4">
              <w:rPr>
                <w:rFonts w:ascii="Times New Roman" w:hAnsi="Times New Roman"/>
                <w:color w:val="000000"/>
                <w:kern w:val="0"/>
                <w:sz w:val="22"/>
                <w14:ligatures w14:val="none"/>
                <w:rPrChange w:id="823"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824" w:author="Author">
              <w:tcPr>
                <w:tcW w:w="1800" w:type="dxa"/>
                <w:gridSpan w:val="3"/>
                <w:tcBorders>
                  <w:top w:val="nil"/>
                  <w:left w:val="nil"/>
                  <w:bottom w:val="nil"/>
                  <w:right w:val="nil"/>
                </w:tcBorders>
                <w:noWrap/>
                <w:vAlign w:val="bottom"/>
                <w:hideMark/>
              </w:tcPr>
            </w:tcPrChange>
          </w:tcPr>
          <w:p w14:paraId="3599BBCD" w14:textId="50B57049" w:rsidR="00C25C99" w:rsidRPr="00652AA4" w:rsidRDefault="00C25C99" w:rsidP="00C25C99">
            <w:pPr>
              <w:spacing w:after="0" w:line="240" w:lineRule="auto"/>
              <w:jc w:val="center"/>
              <w:rPr>
                <w:rFonts w:ascii="Times New Roman" w:hAnsi="Times New Roman"/>
                <w:color w:val="000000"/>
                <w:kern w:val="0"/>
                <w:sz w:val="22"/>
                <w14:ligatures w14:val="none"/>
                <w:rPrChange w:id="825"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26" w:author="Author">
                  <w:rPr>
                    <w:rFonts w:ascii="Times New Roman" w:hAnsi="Times New Roman"/>
                    <w:color w:val="000000" w:themeColor="text1"/>
                    <w:kern w:val="0"/>
                    <w14:ligatures w14:val="none"/>
                  </w:rPr>
                </w:rPrChange>
              </w:rPr>
              <w:t>1.</w:t>
            </w:r>
            <w:del w:id="827" w:author="Author">
              <w:r w:rsidR="003D5C59" w:rsidRPr="00942F9A">
                <w:rPr>
                  <w:rFonts w:ascii="Times New Roman" w:eastAsia="Times New Roman" w:hAnsi="Times New Roman" w:cs="Times New Roman"/>
                  <w:color w:val="000000" w:themeColor="text1"/>
                  <w:kern w:val="0"/>
                  <w:lang w:eastAsia="en-AU"/>
                  <w14:ligatures w14:val="none"/>
                </w:rPr>
                <w:delText>18</w:delText>
              </w:r>
            </w:del>
            <w:ins w:id="828" w:author="Author">
              <w:r w:rsidRPr="00C25C99">
                <w:rPr>
                  <w:rFonts w:ascii="Times New Roman" w:eastAsia="Times New Roman" w:hAnsi="Times New Roman" w:cs="Times New Roman"/>
                  <w:color w:val="000000"/>
                  <w:kern w:val="0"/>
                  <w:sz w:val="22"/>
                  <w:szCs w:val="22"/>
                  <w:lang w:eastAsia="en-AU"/>
                  <w14:ligatures w14:val="none"/>
                </w:rPr>
                <w:t>22</w:t>
              </w:r>
            </w:ins>
          </w:p>
        </w:tc>
        <w:tc>
          <w:tcPr>
            <w:tcW w:w="1594" w:type="dxa"/>
            <w:gridSpan w:val="2"/>
            <w:tcBorders>
              <w:top w:val="nil"/>
              <w:left w:val="nil"/>
              <w:bottom w:val="nil"/>
              <w:right w:val="nil"/>
            </w:tcBorders>
            <w:noWrap/>
            <w:vAlign w:val="bottom"/>
            <w:hideMark/>
            <w:tcPrChange w:id="829" w:author="Author">
              <w:tcPr>
                <w:tcW w:w="1710" w:type="dxa"/>
                <w:gridSpan w:val="3"/>
                <w:tcBorders>
                  <w:top w:val="nil"/>
                  <w:left w:val="nil"/>
                  <w:bottom w:val="nil"/>
                  <w:right w:val="nil"/>
                </w:tcBorders>
                <w:noWrap/>
                <w:vAlign w:val="bottom"/>
                <w:hideMark/>
              </w:tcPr>
            </w:tcPrChange>
          </w:tcPr>
          <w:p w14:paraId="65C6837C" w14:textId="5D642725" w:rsidR="00C25C99" w:rsidRPr="00652AA4" w:rsidRDefault="00C25C99" w:rsidP="00C25C99">
            <w:pPr>
              <w:spacing w:after="0" w:line="240" w:lineRule="auto"/>
              <w:jc w:val="center"/>
              <w:rPr>
                <w:rFonts w:ascii="Times New Roman" w:hAnsi="Times New Roman"/>
                <w:color w:val="000000"/>
                <w:kern w:val="0"/>
                <w:sz w:val="22"/>
                <w14:ligatures w14:val="none"/>
                <w:rPrChange w:id="830"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31" w:author="Author">
                  <w:rPr>
                    <w:rFonts w:ascii="Times New Roman" w:hAnsi="Times New Roman"/>
                    <w:color w:val="000000" w:themeColor="text1"/>
                    <w:kern w:val="0"/>
                    <w14:ligatures w14:val="none"/>
                  </w:rPr>
                </w:rPrChange>
              </w:rPr>
              <w:t>1.</w:t>
            </w:r>
            <w:del w:id="832" w:author="Author">
              <w:r w:rsidR="003D5C59" w:rsidRPr="00942F9A">
                <w:rPr>
                  <w:rFonts w:ascii="Times New Roman" w:eastAsia="Times New Roman" w:hAnsi="Times New Roman" w:cs="Times New Roman"/>
                  <w:color w:val="000000" w:themeColor="text1"/>
                  <w:kern w:val="0"/>
                  <w:lang w:eastAsia="en-AU"/>
                  <w14:ligatures w14:val="none"/>
                </w:rPr>
                <w:delText>13</w:delText>
              </w:r>
            </w:del>
            <w:ins w:id="833" w:author="Author">
              <w:r w:rsidRPr="00C25C99">
                <w:rPr>
                  <w:rFonts w:ascii="Times New Roman" w:eastAsia="Times New Roman" w:hAnsi="Times New Roman" w:cs="Times New Roman"/>
                  <w:color w:val="000000"/>
                  <w:kern w:val="0"/>
                  <w:sz w:val="22"/>
                  <w:szCs w:val="22"/>
                  <w:lang w:eastAsia="en-AU"/>
                  <w14:ligatures w14:val="none"/>
                </w:rPr>
                <w:t>16</w:t>
              </w:r>
            </w:ins>
            <w:r w:rsidRPr="00652AA4">
              <w:rPr>
                <w:rFonts w:ascii="Times New Roman" w:hAnsi="Times New Roman"/>
                <w:color w:val="000000"/>
                <w:kern w:val="0"/>
                <w:sz w:val="22"/>
                <w14:ligatures w14:val="none"/>
                <w:rPrChange w:id="834" w:author="Author">
                  <w:rPr>
                    <w:rFonts w:ascii="Times New Roman" w:hAnsi="Times New Roman"/>
                    <w:color w:val="000000" w:themeColor="text1"/>
                    <w:kern w:val="0"/>
                    <w14:ligatures w14:val="none"/>
                  </w:rPr>
                </w:rPrChange>
              </w:rPr>
              <w:t xml:space="preserve"> – 1.</w:t>
            </w:r>
            <w:del w:id="835" w:author="Author">
              <w:r w:rsidR="003D5C59" w:rsidRPr="00942F9A">
                <w:rPr>
                  <w:rFonts w:ascii="Times New Roman" w:eastAsia="Times New Roman" w:hAnsi="Times New Roman" w:cs="Times New Roman"/>
                  <w:color w:val="000000" w:themeColor="text1"/>
                  <w:kern w:val="0"/>
                  <w:lang w:eastAsia="en-AU"/>
                  <w14:ligatures w14:val="none"/>
                </w:rPr>
                <w:delText>24</w:delText>
              </w:r>
            </w:del>
            <w:ins w:id="836" w:author="Author">
              <w:r w:rsidRPr="00C25C99">
                <w:rPr>
                  <w:rFonts w:ascii="Times New Roman" w:eastAsia="Times New Roman" w:hAnsi="Times New Roman" w:cs="Times New Roman"/>
                  <w:color w:val="000000"/>
                  <w:kern w:val="0"/>
                  <w:sz w:val="22"/>
                  <w:szCs w:val="22"/>
                  <w:lang w:eastAsia="en-AU"/>
                  <w14:ligatures w14:val="none"/>
                </w:rPr>
                <w:t>28</w:t>
              </w:r>
            </w:ins>
          </w:p>
        </w:tc>
        <w:tc>
          <w:tcPr>
            <w:tcW w:w="836" w:type="dxa"/>
            <w:tcBorders>
              <w:top w:val="nil"/>
              <w:left w:val="nil"/>
              <w:bottom w:val="nil"/>
              <w:right w:val="nil"/>
            </w:tcBorders>
            <w:noWrap/>
            <w:vAlign w:val="bottom"/>
            <w:hideMark/>
            <w:tcPrChange w:id="837" w:author="Author">
              <w:tcPr>
                <w:tcW w:w="1890" w:type="dxa"/>
                <w:gridSpan w:val="2"/>
                <w:tcBorders>
                  <w:top w:val="nil"/>
                  <w:left w:val="nil"/>
                  <w:bottom w:val="nil"/>
                  <w:right w:val="nil"/>
                </w:tcBorders>
                <w:noWrap/>
                <w:vAlign w:val="bottom"/>
                <w:hideMark/>
              </w:tcPr>
            </w:tcPrChange>
          </w:tcPr>
          <w:p w14:paraId="0BAF07FD"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838" w:author="Author">
                  <w:rPr>
                    <w:rFonts w:ascii="Times New Roman" w:hAnsi="Times New Roman"/>
                    <w:color w:val="000000" w:themeColor="text1"/>
                    <w:kern w:val="0"/>
                    <w14:ligatures w14:val="none"/>
                  </w:rPr>
                </w:rPrChange>
              </w:rPr>
              <w:pPrChange w:id="839" w:author="Author">
                <w:pPr>
                  <w:spacing w:after="0" w:line="240" w:lineRule="auto"/>
                  <w:jc w:val="center"/>
                </w:pPr>
              </w:pPrChange>
            </w:pPr>
            <w:r w:rsidRPr="00652AA4">
              <w:rPr>
                <w:rFonts w:ascii="Times New Roman" w:hAnsi="Times New Roman"/>
                <w:color w:val="000000"/>
                <w:kern w:val="0"/>
                <w:sz w:val="22"/>
                <w14:ligatures w14:val="none"/>
                <w:rPrChange w:id="840" w:author="Author">
                  <w:rPr>
                    <w:rFonts w:ascii="Times New Roman" w:hAnsi="Times New Roman"/>
                    <w:color w:val="000000" w:themeColor="text1"/>
                    <w:kern w:val="0"/>
                    <w14:ligatures w14:val="none"/>
                  </w:rPr>
                </w:rPrChange>
              </w:rPr>
              <w:t>&lt;0.001</w:t>
            </w:r>
          </w:p>
        </w:tc>
      </w:tr>
      <w:tr w:rsidR="00C25C99" w:rsidRPr="00C25C99" w14:paraId="6DE70FBC" w14:textId="77777777" w:rsidTr="00652AA4">
        <w:trPr>
          <w:trHeight w:val="288"/>
          <w:jc w:val="center"/>
          <w:trPrChange w:id="841" w:author="Author">
            <w:trPr>
              <w:gridAfter w:val="0"/>
              <w:trHeight w:val="288"/>
              <w:jc w:val="center"/>
            </w:trPr>
          </w:trPrChange>
        </w:trPr>
        <w:tc>
          <w:tcPr>
            <w:tcW w:w="2560" w:type="dxa"/>
            <w:gridSpan w:val="2"/>
            <w:tcBorders>
              <w:top w:val="nil"/>
              <w:left w:val="nil"/>
              <w:bottom w:val="nil"/>
              <w:right w:val="nil"/>
            </w:tcBorders>
            <w:noWrap/>
            <w:vAlign w:val="bottom"/>
            <w:hideMark/>
            <w:tcPrChange w:id="842" w:author="Author">
              <w:tcPr>
                <w:tcW w:w="2790" w:type="dxa"/>
                <w:gridSpan w:val="2"/>
                <w:tcBorders>
                  <w:top w:val="nil"/>
                  <w:left w:val="nil"/>
                  <w:bottom w:val="nil"/>
                  <w:right w:val="nil"/>
                </w:tcBorders>
                <w:noWrap/>
                <w:vAlign w:val="bottom"/>
                <w:hideMark/>
              </w:tcPr>
            </w:tcPrChange>
          </w:tcPr>
          <w:p w14:paraId="1CA9580C" w14:textId="663E9214" w:rsidR="00C25C99" w:rsidRPr="00652AA4" w:rsidRDefault="00C25C99" w:rsidP="00C25C99">
            <w:pPr>
              <w:spacing w:after="0" w:line="240" w:lineRule="auto"/>
              <w:rPr>
                <w:rFonts w:ascii="Times New Roman" w:hAnsi="Times New Roman"/>
                <w:color w:val="000000"/>
                <w:kern w:val="0"/>
                <w:sz w:val="22"/>
                <w14:ligatures w14:val="none"/>
                <w:rPrChange w:id="84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44" w:author="Author">
                  <w:rPr>
                    <w:rFonts w:ascii="Times New Roman" w:hAnsi="Times New Roman"/>
                    <w:color w:val="000000" w:themeColor="text1"/>
                    <w:kern w:val="0"/>
                    <w14:ligatures w14:val="none"/>
                  </w:rPr>
                </w:rPrChange>
              </w:rPr>
              <w:t>topic [</w:t>
            </w:r>
            <w:del w:id="845" w:author="Author">
              <w:r w:rsidR="003D5C59" w:rsidRPr="00942F9A">
                <w:rPr>
                  <w:rFonts w:ascii="Times New Roman" w:eastAsia="Times New Roman" w:hAnsi="Times New Roman" w:cs="Times New Roman"/>
                  <w:color w:val="000000" w:themeColor="text1"/>
                  <w:kern w:val="0"/>
                  <w:lang w:eastAsia="en-AU"/>
                  <w14:ligatures w14:val="none"/>
                </w:rPr>
                <w:delText>travel</w:delText>
              </w:r>
            </w:del>
            <w:ins w:id="846" w:author="Author">
              <w:r w:rsidRPr="00C25C99">
                <w:rPr>
                  <w:rFonts w:ascii="Times New Roman" w:eastAsia="Times New Roman" w:hAnsi="Times New Roman" w:cs="Times New Roman"/>
                  <w:color w:val="000000"/>
                  <w:kern w:val="0"/>
                  <w:sz w:val="22"/>
                  <w:szCs w:val="22"/>
                  <w:lang w:eastAsia="en-AU"/>
                  <w14:ligatures w14:val="none"/>
                </w:rPr>
                <w:t>finance</w:t>
              </w:r>
            </w:ins>
            <w:r w:rsidRPr="00652AA4">
              <w:rPr>
                <w:rFonts w:ascii="Times New Roman" w:hAnsi="Times New Roman"/>
                <w:color w:val="000000"/>
                <w:kern w:val="0"/>
                <w:sz w:val="22"/>
                <w14:ligatures w14:val="none"/>
                <w:rPrChange w:id="847"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848" w:author="Author">
              <w:tcPr>
                <w:tcW w:w="1800" w:type="dxa"/>
                <w:gridSpan w:val="3"/>
                <w:tcBorders>
                  <w:top w:val="nil"/>
                  <w:left w:val="nil"/>
                  <w:bottom w:val="nil"/>
                  <w:right w:val="nil"/>
                </w:tcBorders>
                <w:noWrap/>
                <w:vAlign w:val="bottom"/>
                <w:hideMark/>
              </w:tcPr>
            </w:tcPrChange>
          </w:tcPr>
          <w:p w14:paraId="27A376B7" w14:textId="0976E8BA" w:rsidR="00C25C99" w:rsidRPr="00652AA4" w:rsidRDefault="00C25C99" w:rsidP="00C25C99">
            <w:pPr>
              <w:spacing w:after="0" w:line="240" w:lineRule="auto"/>
              <w:jc w:val="center"/>
              <w:rPr>
                <w:rFonts w:ascii="Times New Roman" w:hAnsi="Times New Roman"/>
                <w:color w:val="000000"/>
                <w:kern w:val="0"/>
                <w:sz w:val="22"/>
                <w14:ligatures w14:val="none"/>
                <w:rPrChange w:id="84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50" w:author="Author">
                  <w:rPr>
                    <w:rFonts w:ascii="Times New Roman" w:hAnsi="Times New Roman"/>
                    <w:color w:val="000000" w:themeColor="text1"/>
                    <w:kern w:val="0"/>
                    <w14:ligatures w14:val="none"/>
                  </w:rPr>
                </w:rPrChange>
              </w:rPr>
              <w:t>0.</w:t>
            </w:r>
            <w:del w:id="851" w:author="Author">
              <w:r w:rsidR="003D5C59" w:rsidRPr="00942F9A">
                <w:rPr>
                  <w:rFonts w:ascii="Times New Roman" w:eastAsia="Times New Roman" w:hAnsi="Times New Roman" w:cs="Times New Roman"/>
                  <w:color w:val="000000" w:themeColor="text1"/>
                  <w:kern w:val="0"/>
                  <w:lang w:eastAsia="en-AU"/>
                  <w14:ligatures w14:val="none"/>
                </w:rPr>
                <w:delText>82</w:delText>
              </w:r>
            </w:del>
            <w:ins w:id="852" w:author="Author">
              <w:r w:rsidRPr="00C25C99">
                <w:rPr>
                  <w:rFonts w:ascii="Times New Roman" w:eastAsia="Times New Roman" w:hAnsi="Times New Roman" w:cs="Times New Roman"/>
                  <w:color w:val="000000"/>
                  <w:kern w:val="0"/>
                  <w:sz w:val="22"/>
                  <w:szCs w:val="22"/>
                  <w:lang w:eastAsia="en-AU"/>
                  <w14:ligatures w14:val="none"/>
                </w:rPr>
                <w:t>65</w:t>
              </w:r>
            </w:ins>
          </w:p>
        </w:tc>
        <w:tc>
          <w:tcPr>
            <w:tcW w:w="1594" w:type="dxa"/>
            <w:gridSpan w:val="2"/>
            <w:tcBorders>
              <w:top w:val="nil"/>
              <w:left w:val="nil"/>
              <w:bottom w:val="nil"/>
              <w:right w:val="nil"/>
            </w:tcBorders>
            <w:noWrap/>
            <w:vAlign w:val="bottom"/>
            <w:hideMark/>
            <w:tcPrChange w:id="853" w:author="Author">
              <w:tcPr>
                <w:tcW w:w="1710" w:type="dxa"/>
                <w:gridSpan w:val="3"/>
                <w:tcBorders>
                  <w:top w:val="nil"/>
                  <w:left w:val="nil"/>
                  <w:bottom w:val="nil"/>
                  <w:right w:val="nil"/>
                </w:tcBorders>
                <w:noWrap/>
                <w:vAlign w:val="bottom"/>
                <w:hideMark/>
              </w:tcPr>
            </w:tcPrChange>
          </w:tcPr>
          <w:p w14:paraId="450E005B" w14:textId="509DD1DF" w:rsidR="00C25C99" w:rsidRPr="00652AA4" w:rsidRDefault="00C25C99" w:rsidP="00C25C99">
            <w:pPr>
              <w:spacing w:after="0" w:line="240" w:lineRule="auto"/>
              <w:jc w:val="center"/>
              <w:rPr>
                <w:rFonts w:ascii="Times New Roman" w:hAnsi="Times New Roman"/>
                <w:color w:val="000000"/>
                <w:kern w:val="0"/>
                <w:sz w:val="22"/>
                <w14:ligatures w14:val="none"/>
                <w:rPrChange w:id="85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55" w:author="Author">
                  <w:rPr>
                    <w:rFonts w:ascii="Times New Roman" w:hAnsi="Times New Roman"/>
                    <w:color w:val="000000" w:themeColor="text1"/>
                    <w:kern w:val="0"/>
                    <w14:ligatures w14:val="none"/>
                  </w:rPr>
                </w:rPrChange>
              </w:rPr>
              <w:t>0.</w:t>
            </w:r>
            <w:del w:id="856" w:author="Author">
              <w:r w:rsidR="003D5C59" w:rsidRPr="00942F9A">
                <w:rPr>
                  <w:rFonts w:ascii="Times New Roman" w:eastAsia="Times New Roman" w:hAnsi="Times New Roman" w:cs="Times New Roman"/>
                  <w:color w:val="000000" w:themeColor="text1"/>
                  <w:kern w:val="0"/>
                  <w:lang w:eastAsia="en-AU"/>
                  <w14:ligatures w14:val="none"/>
                </w:rPr>
                <w:delText>78</w:delText>
              </w:r>
            </w:del>
            <w:ins w:id="857" w:author="Author">
              <w:r w:rsidRPr="00C25C99">
                <w:rPr>
                  <w:rFonts w:ascii="Times New Roman" w:eastAsia="Times New Roman" w:hAnsi="Times New Roman" w:cs="Times New Roman"/>
                  <w:color w:val="000000"/>
                  <w:kern w:val="0"/>
                  <w:sz w:val="22"/>
                  <w:szCs w:val="22"/>
                  <w:lang w:eastAsia="en-AU"/>
                  <w14:ligatures w14:val="none"/>
                </w:rPr>
                <w:t>61</w:t>
              </w:r>
            </w:ins>
            <w:r w:rsidRPr="00652AA4">
              <w:rPr>
                <w:rFonts w:ascii="Times New Roman" w:hAnsi="Times New Roman"/>
                <w:color w:val="000000"/>
                <w:kern w:val="0"/>
                <w:sz w:val="22"/>
                <w14:ligatures w14:val="none"/>
                <w:rPrChange w:id="858" w:author="Author">
                  <w:rPr>
                    <w:rFonts w:ascii="Times New Roman" w:hAnsi="Times New Roman"/>
                    <w:color w:val="000000" w:themeColor="text1"/>
                    <w:kern w:val="0"/>
                    <w14:ligatures w14:val="none"/>
                  </w:rPr>
                </w:rPrChange>
              </w:rPr>
              <w:t xml:space="preserve"> – 0.</w:t>
            </w:r>
            <w:del w:id="859" w:author="Author">
              <w:r w:rsidR="003D5C59" w:rsidRPr="00942F9A">
                <w:rPr>
                  <w:rFonts w:ascii="Times New Roman" w:eastAsia="Times New Roman" w:hAnsi="Times New Roman" w:cs="Times New Roman"/>
                  <w:color w:val="000000" w:themeColor="text1"/>
                  <w:kern w:val="0"/>
                  <w:lang w:eastAsia="en-AU"/>
                  <w14:ligatures w14:val="none"/>
                </w:rPr>
                <w:delText>87</w:delText>
              </w:r>
            </w:del>
            <w:ins w:id="860" w:author="Author">
              <w:r w:rsidRPr="00C25C99">
                <w:rPr>
                  <w:rFonts w:ascii="Times New Roman" w:eastAsia="Times New Roman" w:hAnsi="Times New Roman" w:cs="Times New Roman"/>
                  <w:color w:val="000000"/>
                  <w:kern w:val="0"/>
                  <w:sz w:val="22"/>
                  <w:szCs w:val="22"/>
                  <w:lang w:eastAsia="en-AU"/>
                  <w14:ligatures w14:val="none"/>
                </w:rPr>
                <w:t>69</w:t>
              </w:r>
            </w:ins>
          </w:p>
        </w:tc>
        <w:tc>
          <w:tcPr>
            <w:tcW w:w="836" w:type="dxa"/>
            <w:tcBorders>
              <w:top w:val="nil"/>
              <w:left w:val="nil"/>
              <w:bottom w:val="nil"/>
              <w:right w:val="nil"/>
            </w:tcBorders>
            <w:noWrap/>
            <w:vAlign w:val="bottom"/>
            <w:hideMark/>
            <w:tcPrChange w:id="861" w:author="Author">
              <w:tcPr>
                <w:tcW w:w="1890" w:type="dxa"/>
                <w:gridSpan w:val="2"/>
                <w:tcBorders>
                  <w:top w:val="nil"/>
                  <w:left w:val="nil"/>
                  <w:bottom w:val="nil"/>
                  <w:right w:val="nil"/>
                </w:tcBorders>
                <w:noWrap/>
                <w:vAlign w:val="bottom"/>
                <w:hideMark/>
              </w:tcPr>
            </w:tcPrChange>
          </w:tcPr>
          <w:p w14:paraId="45306D8A"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862" w:author="Author">
                  <w:rPr>
                    <w:rFonts w:ascii="Times New Roman" w:hAnsi="Times New Roman"/>
                    <w:color w:val="000000" w:themeColor="text1"/>
                    <w:kern w:val="0"/>
                    <w14:ligatures w14:val="none"/>
                  </w:rPr>
                </w:rPrChange>
              </w:rPr>
              <w:pPrChange w:id="863" w:author="Author">
                <w:pPr>
                  <w:spacing w:after="0" w:line="240" w:lineRule="auto"/>
                  <w:jc w:val="center"/>
                </w:pPr>
              </w:pPrChange>
            </w:pPr>
            <w:r w:rsidRPr="00652AA4">
              <w:rPr>
                <w:rFonts w:ascii="Times New Roman" w:hAnsi="Times New Roman"/>
                <w:color w:val="000000"/>
                <w:kern w:val="0"/>
                <w:sz w:val="22"/>
                <w14:ligatures w14:val="none"/>
                <w:rPrChange w:id="864" w:author="Author">
                  <w:rPr>
                    <w:rFonts w:ascii="Times New Roman" w:hAnsi="Times New Roman"/>
                    <w:color w:val="000000" w:themeColor="text1"/>
                    <w:kern w:val="0"/>
                    <w14:ligatures w14:val="none"/>
                  </w:rPr>
                </w:rPrChange>
              </w:rPr>
              <w:t>&lt;0.001</w:t>
            </w:r>
          </w:p>
        </w:tc>
      </w:tr>
      <w:tr w:rsidR="00C25C99" w:rsidRPr="00C25C99" w14:paraId="6EEA3B1D" w14:textId="77777777" w:rsidTr="00652AA4">
        <w:trPr>
          <w:trHeight w:val="288"/>
          <w:jc w:val="center"/>
          <w:trPrChange w:id="865" w:author="Author">
            <w:trPr>
              <w:gridAfter w:val="0"/>
              <w:trHeight w:val="288"/>
              <w:jc w:val="center"/>
            </w:trPr>
          </w:trPrChange>
        </w:trPr>
        <w:tc>
          <w:tcPr>
            <w:tcW w:w="2560" w:type="dxa"/>
            <w:gridSpan w:val="2"/>
            <w:tcBorders>
              <w:top w:val="nil"/>
              <w:left w:val="nil"/>
              <w:bottom w:val="nil"/>
              <w:right w:val="nil"/>
            </w:tcBorders>
            <w:noWrap/>
            <w:vAlign w:val="bottom"/>
            <w:hideMark/>
            <w:tcPrChange w:id="866" w:author="Author">
              <w:tcPr>
                <w:tcW w:w="2790" w:type="dxa"/>
                <w:gridSpan w:val="2"/>
                <w:tcBorders>
                  <w:top w:val="nil"/>
                  <w:left w:val="nil"/>
                  <w:bottom w:val="nil"/>
                  <w:right w:val="nil"/>
                </w:tcBorders>
                <w:noWrap/>
                <w:vAlign w:val="bottom"/>
                <w:hideMark/>
              </w:tcPr>
            </w:tcPrChange>
          </w:tcPr>
          <w:p w14:paraId="54539FDF" w14:textId="51894256" w:rsidR="00C25C99" w:rsidRPr="00652AA4" w:rsidRDefault="00C25C99" w:rsidP="00C25C99">
            <w:pPr>
              <w:spacing w:after="0" w:line="240" w:lineRule="auto"/>
              <w:rPr>
                <w:rFonts w:ascii="Times New Roman" w:hAnsi="Times New Roman"/>
                <w:color w:val="000000"/>
                <w:kern w:val="0"/>
                <w:sz w:val="22"/>
                <w14:ligatures w14:val="none"/>
                <w:rPrChange w:id="86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68" w:author="Author">
                  <w:rPr>
                    <w:rFonts w:ascii="Times New Roman" w:hAnsi="Times New Roman"/>
                    <w:color w:val="000000" w:themeColor="text1"/>
                    <w:kern w:val="0"/>
                    <w14:ligatures w14:val="none"/>
                  </w:rPr>
                </w:rPrChange>
              </w:rPr>
              <w:t>topic [</w:t>
            </w:r>
            <w:del w:id="869" w:author="Author">
              <w:r w:rsidR="003D5C59" w:rsidRPr="00942F9A">
                <w:rPr>
                  <w:rFonts w:ascii="Times New Roman" w:eastAsia="Times New Roman" w:hAnsi="Times New Roman" w:cs="Times New Roman"/>
                  <w:color w:val="000000" w:themeColor="text1"/>
                  <w:kern w:val="0"/>
                  <w:lang w:eastAsia="en-AU"/>
                  <w14:ligatures w14:val="none"/>
                </w:rPr>
                <w:delText>gaming</w:delText>
              </w:r>
            </w:del>
            <w:ins w:id="870" w:author="Author">
              <w:r w:rsidRPr="00C25C99">
                <w:rPr>
                  <w:rFonts w:ascii="Times New Roman" w:eastAsia="Times New Roman" w:hAnsi="Times New Roman" w:cs="Times New Roman"/>
                  <w:color w:val="000000"/>
                  <w:kern w:val="0"/>
                  <w:sz w:val="22"/>
                  <w:szCs w:val="22"/>
                  <w:lang w:eastAsia="en-AU"/>
                  <w14:ligatures w14:val="none"/>
                </w:rPr>
                <w:t>food</w:t>
              </w:r>
            </w:ins>
            <w:r w:rsidRPr="00652AA4">
              <w:rPr>
                <w:rFonts w:ascii="Times New Roman" w:hAnsi="Times New Roman"/>
                <w:color w:val="000000"/>
                <w:kern w:val="0"/>
                <w:sz w:val="22"/>
                <w14:ligatures w14:val="none"/>
                <w:rPrChange w:id="871"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872" w:author="Author">
              <w:tcPr>
                <w:tcW w:w="1800" w:type="dxa"/>
                <w:gridSpan w:val="3"/>
                <w:tcBorders>
                  <w:top w:val="nil"/>
                  <w:left w:val="nil"/>
                  <w:bottom w:val="nil"/>
                  <w:right w:val="nil"/>
                </w:tcBorders>
                <w:noWrap/>
                <w:vAlign w:val="bottom"/>
                <w:hideMark/>
              </w:tcPr>
            </w:tcPrChange>
          </w:tcPr>
          <w:p w14:paraId="27292287" w14:textId="19C2AD6B" w:rsidR="00C25C99" w:rsidRPr="00652AA4" w:rsidRDefault="00C25C99" w:rsidP="00C25C99">
            <w:pPr>
              <w:spacing w:after="0" w:line="240" w:lineRule="auto"/>
              <w:jc w:val="center"/>
              <w:rPr>
                <w:rFonts w:ascii="Times New Roman" w:hAnsi="Times New Roman"/>
                <w:color w:val="000000"/>
                <w:kern w:val="0"/>
                <w:sz w:val="22"/>
                <w14:ligatures w14:val="none"/>
                <w:rPrChange w:id="87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74" w:author="Author">
                  <w:rPr>
                    <w:rFonts w:ascii="Times New Roman" w:hAnsi="Times New Roman"/>
                    <w:color w:val="000000" w:themeColor="text1"/>
                    <w:kern w:val="0"/>
                    <w14:ligatures w14:val="none"/>
                  </w:rPr>
                </w:rPrChange>
              </w:rPr>
              <w:t>0.</w:t>
            </w:r>
            <w:del w:id="875" w:author="Author">
              <w:r w:rsidR="003D5C59" w:rsidRPr="00942F9A">
                <w:rPr>
                  <w:rFonts w:ascii="Times New Roman" w:eastAsia="Times New Roman" w:hAnsi="Times New Roman" w:cs="Times New Roman"/>
                  <w:color w:val="000000" w:themeColor="text1"/>
                  <w:kern w:val="0"/>
                  <w:lang w:eastAsia="en-AU"/>
                  <w14:ligatures w14:val="none"/>
                </w:rPr>
                <w:delText>87</w:delText>
              </w:r>
            </w:del>
            <w:ins w:id="876" w:author="Author">
              <w:r w:rsidRPr="00C25C99">
                <w:rPr>
                  <w:rFonts w:ascii="Times New Roman" w:eastAsia="Times New Roman" w:hAnsi="Times New Roman" w:cs="Times New Roman"/>
                  <w:color w:val="000000"/>
                  <w:kern w:val="0"/>
                  <w:sz w:val="22"/>
                  <w:szCs w:val="22"/>
                  <w:lang w:eastAsia="en-AU"/>
                  <w14:ligatures w14:val="none"/>
                </w:rPr>
                <w:t>86</w:t>
              </w:r>
            </w:ins>
          </w:p>
        </w:tc>
        <w:tc>
          <w:tcPr>
            <w:tcW w:w="1594" w:type="dxa"/>
            <w:gridSpan w:val="2"/>
            <w:tcBorders>
              <w:top w:val="nil"/>
              <w:left w:val="nil"/>
              <w:bottom w:val="nil"/>
              <w:right w:val="nil"/>
            </w:tcBorders>
            <w:noWrap/>
            <w:vAlign w:val="bottom"/>
            <w:hideMark/>
            <w:tcPrChange w:id="877" w:author="Author">
              <w:tcPr>
                <w:tcW w:w="1710" w:type="dxa"/>
                <w:gridSpan w:val="3"/>
                <w:tcBorders>
                  <w:top w:val="nil"/>
                  <w:left w:val="nil"/>
                  <w:bottom w:val="nil"/>
                  <w:right w:val="nil"/>
                </w:tcBorders>
                <w:noWrap/>
                <w:vAlign w:val="bottom"/>
                <w:hideMark/>
              </w:tcPr>
            </w:tcPrChange>
          </w:tcPr>
          <w:p w14:paraId="701E59D3" w14:textId="5C83A2FB" w:rsidR="00C25C99" w:rsidRPr="00652AA4" w:rsidRDefault="00C25C99" w:rsidP="00C25C99">
            <w:pPr>
              <w:spacing w:after="0" w:line="240" w:lineRule="auto"/>
              <w:jc w:val="center"/>
              <w:rPr>
                <w:rFonts w:ascii="Times New Roman" w:hAnsi="Times New Roman"/>
                <w:color w:val="000000"/>
                <w:kern w:val="0"/>
                <w:sz w:val="22"/>
                <w14:ligatures w14:val="none"/>
                <w:rPrChange w:id="87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79" w:author="Author">
                  <w:rPr>
                    <w:rFonts w:ascii="Times New Roman" w:hAnsi="Times New Roman"/>
                    <w:color w:val="000000" w:themeColor="text1"/>
                    <w:kern w:val="0"/>
                    <w14:ligatures w14:val="none"/>
                  </w:rPr>
                </w:rPrChange>
              </w:rPr>
              <w:t>0.</w:t>
            </w:r>
            <w:del w:id="880" w:author="Author">
              <w:r w:rsidR="003D5C59" w:rsidRPr="00942F9A">
                <w:rPr>
                  <w:rFonts w:ascii="Times New Roman" w:eastAsia="Times New Roman" w:hAnsi="Times New Roman" w:cs="Times New Roman"/>
                  <w:color w:val="000000" w:themeColor="text1"/>
                  <w:kern w:val="0"/>
                  <w:lang w:eastAsia="en-AU"/>
                  <w14:ligatures w14:val="none"/>
                </w:rPr>
                <w:delText>84</w:delText>
              </w:r>
            </w:del>
            <w:ins w:id="881" w:author="Author">
              <w:r w:rsidRPr="00C25C99">
                <w:rPr>
                  <w:rFonts w:ascii="Times New Roman" w:eastAsia="Times New Roman" w:hAnsi="Times New Roman" w:cs="Times New Roman"/>
                  <w:color w:val="000000"/>
                  <w:kern w:val="0"/>
                  <w:sz w:val="22"/>
                  <w:szCs w:val="22"/>
                  <w:lang w:eastAsia="en-AU"/>
                  <w14:ligatures w14:val="none"/>
                </w:rPr>
                <w:t>81</w:t>
              </w:r>
            </w:ins>
            <w:r w:rsidRPr="00652AA4">
              <w:rPr>
                <w:rFonts w:ascii="Times New Roman" w:hAnsi="Times New Roman"/>
                <w:color w:val="000000"/>
                <w:kern w:val="0"/>
                <w:sz w:val="22"/>
                <w14:ligatures w14:val="none"/>
                <w:rPrChange w:id="882" w:author="Author">
                  <w:rPr>
                    <w:rFonts w:ascii="Times New Roman" w:hAnsi="Times New Roman"/>
                    <w:color w:val="000000" w:themeColor="text1"/>
                    <w:kern w:val="0"/>
                    <w14:ligatures w14:val="none"/>
                  </w:rPr>
                </w:rPrChange>
              </w:rPr>
              <w:t xml:space="preserve"> – 0.91</w:t>
            </w:r>
          </w:p>
        </w:tc>
        <w:tc>
          <w:tcPr>
            <w:tcW w:w="836" w:type="dxa"/>
            <w:tcBorders>
              <w:top w:val="nil"/>
              <w:left w:val="nil"/>
              <w:bottom w:val="nil"/>
              <w:right w:val="nil"/>
            </w:tcBorders>
            <w:noWrap/>
            <w:vAlign w:val="bottom"/>
            <w:hideMark/>
            <w:tcPrChange w:id="883" w:author="Author">
              <w:tcPr>
                <w:tcW w:w="1890" w:type="dxa"/>
                <w:gridSpan w:val="2"/>
                <w:tcBorders>
                  <w:top w:val="nil"/>
                  <w:left w:val="nil"/>
                  <w:bottom w:val="nil"/>
                  <w:right w:val="nil"/>
                </w:tcBorders>
                <w:noWrap/>
                <w:vAlign w:val="bottom"/>
                <w:hideMark/>
              </w:tcPr>
            </w:tcPrChange>
          </w:tcPr>
          <w:p w14:paraId="5768EA1D"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884" w:author="Author">
                  <w:rPr>
                    <w:rFonts w:ascii="Times New Roman" w:hAnsi="Times New Roman"/>
                    <w:color w:val="000000" w:themeColor="text1"/>
                    <w:kern w:val="0"/>
                    <w14:ligatures w14:val="none"/>
                  </w:rPr>
                </w:rPrChange>
              </w:rPr>
              <w:pPrChange w:id="885" w:author="Author">
                <w:pPr>
                  <w:spacing w:after="0" w:line="240" w:lineRule="auto"/>
                  <w:jc w:val="center"/>
                </w:pPr>
              </w:pPrChange>
            </w:pPr>
            <w:r w:rsidRPr="00652AA4">
              <w:rPr>
                <w:rFonts w:ascii="Times New Roman" w:hAnsi="Times New Roman"/>
                <w:color w:val="000000"/>
                <w:kern w:val="0"/>
                <w:sz w:val="22"/>
                <w14:ligatures w14:val="none"/>
                <w:rPrChange w:id="886" w:author="Author">
                  <w:rPr>
                    <w:rFonts w:ascii="Times New Roman" w:hAnsi="Times New Roman"/>
                    <w:color w:val="000000" w:themeColor="text1"/>
                    <w:kern w:val="0"/>
                    <w14:ligatures w14:val="none"/>
                  </w:rPr>
                </w:rPrChange>
              </w:rPr>
              <w:t>&lt;0.001</w:t>
            </w:r>
          </w:p>
        </w:tc>
      </w:tr>
      <w:tr w:rsidR="00C25C99" w:rsidRPr="00C25C99" w14:paraId="77D87775" w14:textId="77777777" w:rsidTr="00652AA4">
        <w:trPr>
          <w:trHeight w:val="288"/>
          <w:jc w:val="center"/>
          <w:trPrChange w:id="887" w:author="Author">
            <w:trPr>
              <w:gridAfter w:val="0"/>
              <w:trHeight w:val="288"/>
              <w:jc w:val="center"/>
            </w:trPr>
          </w:trPrChange>
        </w:trPr>
        <w:tc>
          <w:tcPr>
            <w:tcW w:w="2560" w:type="dxa"/>
            <w:gridSpan w:val="2"/>
            <w:tcBorders>
              <w:top w:val="nil"/>
              <w:left w:val="nil"/>
              <w:bottom w:val="nil"/>
              <w:right w:val="nil"/>
            </w:tcBorders>
            <w:noWrap/>
            <w:vAlign w:val="bottom"/>
            <w:hideMark/>
            <w:tcPrChange w:id="888" w:author="Author">
              <w:tcPr>
                <w:tcW w:w="2790" w:type="dxa"/>
                <w:gridSpan w:val="2"/>
                <w:tcBorders>
                  <w:top w:val="nil"/>
                  <w:left w:val="nil"/>
                  <w:bottom w:val="nil"/>
                  <w:right w:val="nil"/>
                </w:tcBorders>
                <w:noWrap/>
                <w:vAlign w:val="bottom"/>
                <w:hideMark/>
              </w:tcPr>
            </w:tcPrChange>
          </w:tcPr>
          <w:p w14:paraId="2AEACCE9" w14:textId="41107178" w:rsidR="00C25C99" w:rsidRPr="00652AA4" w:rsidRDefault="00C25C99" w:rsidP="00C25C99">
            <w:pPr>
              <w:spacing w:after="0" w:line="240" w:lineRule="auto"/>
              <w:rPr>
                <w:rFonts w:ascii="Times New Roman" w:hAnsi="Times New Roman"/>
                <w:color w:val="000000"/>
                <w:kern w:val="0"/>
                <w:sz w:val="22"/>
                <w14:ligatures w14:val="none"/>
                <w:rPrChange w:id="88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90" w:author="Author">
                  <w:rPr>
                    <w:rFonts w:ascii="Times New Roman" w:hAnsi="Times New Roman"/>
                    <w:color w:val="000000" w:themeColor="text1"/>
                    <w:kern w:val="0"/>
                    <w14:ligatures w14:val="none"/>
                  </w:rPr>
                </w:rPrChange>
              </w:rPr>
              <w:t>topic [</w:t>
            </w:r>
            <w:del w:id="891" w:author="Author">
              <w:r w:rsidR="003D5C59" w:rsidRPr="00942F9A">
                <w:rPr>
                  <w:rFonts w:ascii="Times New Roman" w:eastAsia="Times New Roman" w:hAnsi="Times New Roman" w:cs="Times New Roman"/>
                  <w:color w:val="000000" w:themeColor="text1"/>
                  <w:kern w:val="0"/>
                  <w:lang w:eastAsia="en-AU"/>
                  <w14:ligatures w14:val="none"/>
                </w:rPr>
                <w:delText>science</w:delText>
              </w:r>
            </w:del>
            <w:ins w:id="892" w:author="Author">
              <w:r w:rsidRPr="00C25C99">
                <w:rPr>
                  <w:rFonts w:ascii="Times New Roman" w:eastAsia="Times New Roman" w:hAnsi="Times New Roman" w:cs="Times New Roman"/>
                  <w:color w:val="000000"/>
                  <w:kern w:val="0"/>
                  <w:sz w:val="22"/>
                  <w:szCs w:val="22"/>
                  <w:lang w:eastAsia="en-AU"/>
                  <w14:ligatures w14:val="none"/>
                </w:rPr>
                <w:t>identity</w:t>
              </w:r>
            </w:ins>
            <w:r w:rsidRPr="00652AA4">
              <w:rPr>
                <w:rFonts w:ascii="Times New Roman" w:hAnsi="Times New Roman"/>
                <w:color w:val="000000"/>
                <w:kern w:val="0"/>
                <w:sz w:val="22"/>
                <w14:ligatures w14:val="none"/>
                <w:rPrChange w:id="893"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894" w:author="Author">
              <w:tcPr>
                <w:tcW w:w="1800" w:type="dxa"/>
                <w:gridSpan w:val="3"/>
                <w:tcBorders>
                  <w:top w:val="nil"/>
                  <w:left w:val="nil"/>
                  <w:bottom w:val="nil"/>
                  <w:right w:val="nil"/>
                </w:tcBorders>
                <w:noWrap/>
                <w:vAlign w:val="bottom"/>
                <w:hideMark/>
              </w:tcPr>
            </w:tcPrChange>
          </w:tcPr>
          <w:p w14:paraId="0CC3C669" w14:textId="2EDDCCDB" w:rsidR="00C25C99" w:rsidRPr="00652AA4" w:rsidRDefault="00C25C99" w:rsidP="00C25C99">
            <w:pPr>
              <w:spacing w:after="0" w:line="240" w:lineRule="auto"/>
              <w:jc w:val="center"/>
              <w:rPr>
                <w:rFonts w:ascii="Times New Roman" w:hAnsi="Times New Roman"/>
                <w:color w:val="000000"/>
                <w:kern w:val="0"/>
                <w:sz w:val="22"/>
                <w14:ligatures w14:val="none"/>
                <w:rPrChange w:id="895"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896" w:author="Author">
                  <w:rPr>
                    <w:rFonts w:ascii="Times New Roman" w:hAnsi="Times New Roman"/>
                    <w:color w:val="000000" w:themeColor="text1"/>
                    <w:kern w:val="0"/>
                    <w14:ligatures w14:val="none"/>
                  </w:rPr>
                </w:rPrChange>
              </w:rPr>
              <w:t>1.</w:t>
            </w:r>
            <w:del w:id="897" w:author="Author">
              <w:r w:rsidR="003D5C59" w:rsidRPr="00942F9A">
                <w:rPr>
                  <w:rFonts w:ascii="Times New Roman" w:eastAsia="Times New Roman" w:hAnsi="Times New Roman" w:cs="Times New Roman"/>
                  <w:color w:val="000000" w:themeColor="text1"/>
                  <w:kern w:val="0"/>
                  <w:lang w:eastAsia="en-AU"/>
                  <w14:ligatures w14:val="none"/>
                </w:rPr>
                <w:delText>6</w:delText>
              </w:r>
            </w:del>
            <w:ins w:id="898" w:author="Author">
              <w:r w:rsidRPr="00C25C99">
                <w:rPr>
                  <w:rFonts w:ascii="Times New Roman" w:eastAsia="Times New Roman" w:hAnsi="Times New Roman" w:cs="Times New Roman"/>
                  <w:color w:val="000000"/>
                  <w:kern w:val="0"/>
                  <w:sz w:val="22"/>
                  <w:szCs w:val="22"/>
                  <w:lang w:eastAsia="en-AU"/>
                  <w14:ligatures w14:val="none"/>
                </w:rPr>
                <w:t>14</w:t>
              </w:r>
            </w:ins>
          </w:p>
        </w:tc>
        <w:tc>
          <w:tcPr>
            <w:tcW w:w="1594" w:type="dxa"/>
            <w:gridSpan w:val="2"/>
            <w:tcBorders>
              <w:top w:val="nil"/>
              <w:left w:val="nil"/>
              <w:bottom w:val="nil"/>
              <w:right w:val="nil"/>
            </w:tcBorders>
            <w:noWrap/>
            <w:vAlign w:val="bottom"/>
            <w:hideMark/>
            <w:tcPrChange w:id="899" w:author="Author">
              <w:tcPr>
                <w:tcW w:w="1710" w:type="dxa"/>
                <w:gridSpan w:val="3"/>
                <w:tcBorders>
                  <w:top w:val="nil"/>
                  <w:left w:val="nil"/>
                  <w:bottom w:val="nil"/>
                  <w:right w:val="nil"/>
                </w:tcBorders>
                <w:noWrap/>
                <w:vAlign w:val="bottom"/>
                <w:hideMark/>
              </w:tcPr>
            </w:tcPrChange>
          </w:tcPr>
          <w:p w14:paraId="4D9F73B9" w14:textId="7ED12883" w:rsidR="00C25C99" w:rsidRPr="00652AA4" w:rsidRDefault="00C25C99" w:rsidP="00C25C99">
            <w:pPr>
              <w:spacing w:after="0" w:line="240" w:lineRule="auto"/>
              <w:jc w:val="center"/>
              <w:rPr>
                <w:rFonts w:ascii="Times New Roman" w:hAnsi="Times New Roman"/>
                <w:color w:val="000000"/>
                <w:kern w:val="0"/>
                <w:sz w:val="22"/>
                <w14:ligatures w14:val="none"/>
                <w:rPrChange w:id="900"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01" w:author="Author">
                  <w:rPr>
                    <w:rFonts w:ascii="Times New Roman" w:hAnsi="Times New Roman"/>
                    <w:color w:val="000000" w:themeColor="text1"/>
                    <w:kern w:val="0"/>
                    <w14:ligatures w14:val="none"/>
                  </w:rPr>
                </w:rPrChange>
              </w:rPr>
              <w:t>1.</w:t>
            </w:r>
            <w:del w:id="902" w:author="Author">
              <w:r w:rsidR="003D5C59" w:rsidRPr="00942F9A">
                <w:rPr>
                  <w:rFonts w:ascii="Times New Roman" w:eastAsia="Times New Roman" w:hAnsi="Times New Roman" w:cs="Times New Roman"/>
                  <w:color w:val="000000" w:themeColor="text1"/>
                  <w:kern w:val="0"/>
                  <w:lang w:eastAsia="en-AU"/>
                  <w14:ligatures w14:val="none"/>
                </w:rPr>
                <w:delText>54</w:delText>
              </w:r>
            </w:del>
            <w:ins w:id="903" w:author="Author">
              <w:r w:rsidRPr="00C25C99">
                <w:rPr>
                  <w:rFonts w:ascii="Times New Roman" w:eastAsia="Times New Roman" w:hAnsi="Times New Roman" w:cs="Times New Roman"/>
                  <w:color w:val="000000"/>
                  <w:kern w:val="0"/>
                  <w:sz w:val="22"/>
                  <w:szCs w:val="22"/>
                  <w:lang w:eastAsia="en-AU"/>
                  <w14:ligatures w14:val="none"/>
                </w:rPr>
                <w:t>08</w:t>
              </w:r>
            </w:ins>
            <w:r w:rsidRPr="00652AA4">
              <w:rPr>
                <w:rFonts w:ascii="Times New Roman" w:hAnsi="Times New Roman"/>
                <w:color w:val="000000"/>
                <w:kern w:val="0"/>
                <w:sz w:val="22"/>
                <w14:ligatures w14:val="none"/>
                <w:rPrChange w:id="904" w:author="Author">
                  <w:rPr>
                    <w:rFonts w:ascii="Times New Roman" w:hAnsi="Times New Roman"/>
                    <w:color w:val="000000" w:themeColor="text1"/>
                    <w:kern w:val="0"/>
                    <w14:ligatures w14:val="none"/>
                  </w:rPr>
                </w:rPrChange>
              </w:rPr>
              <w:t xml:space="preserve"> – 1.</w:t>
            </w:r>
            <w:del w:id="905" w:author="Author">
              <w:r w:rsidR="003D5C59" w:rsidRPr="00942F9A">
                <w:rPr>
                  <w:rFonts w:ascii="Times New Roman" w:eastAsia="Times New Roman" w:hAnsi="Times New Roman" w:cs="Times New Roman"/>
                  <w:color w:val="000000" w:themeColor="text1"/>
                  <w:kern w:val="0"/>
                  <w:lang w:eastAsia="en-AU"/>
                  <w14:ligatures w14:val="none"/>
                </w:rPr>
                <w:delText>67</w:delText>
              </w:r>
            </w:del>
            <w:ins w:id="906" w:author="Author">
              <w:r w:rsidRPr="00C25C99">
                <w:rPr>
                  <w:rFonts w:ascii="Times New Roman" w:eastAsia="Times New Roman" w:hAnsi="Times New Roman" w:cs="Times New Roman"/>
                  <w:color w:val="000000"/>
                  <w:kern w:val="0"/>
                  <w:sz w:val="22"/>
                  <w:szCs w:val="22"/>
                  <w:lang w:eastAsia="en-AU"/>
                  <w14:ligatures w14:val="none"/>
                </w:rPr>
                <w:t>20</w:t>
              </w:r>
            </w:ins>
          </w:p>
        </w:tc>
        <w:tc>
          <w:tcPr>
            <w:tcW w:w="836" w:type="dxa"/>
            <w:tcBorders>
              <w:top w:val="nil"/>
              <w:left w:val="nil"/>
              <w:bottom w:val="nil"/>
              <w:right w:val="nil"/>
            </w:tcBorders>
            <w:noWrap/>
            <w:vAlign w:val="bottom"/>
            <w:hideMark/>
            <w:tcPrChange w:id="907" w:author="Author">
              <w:tcPr>
                <w:tcW w:w="1890" w:type="dxa"/>
                <w:gridSpan w:val="2"/>
                <w:tcBorders>
                  <w:top w:val="nil"/>
                  <w:left w:val="nil"/>
                  <w:bottom w:val="nil"/>
                  <w:right w:val="nil"/>
                </w:tcBorders>
                <w:noWrap/>
                <w:vAlign w:val="bottom"/>
                <w:hideMark/>
              </w:tcPr>
            </w:tcPrChange>
          </w:tcPr>
          <w:p w14:paraId="79276847"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908" w:author="Author">
                  <w:rPr>
                    <w:rFonts w:ascii="Times New Roman" w:hAnsi="Times New Roman"/>
                    <w:color w:val="000000" w:themeColor="text1"/>
                    <w:kern w:val="0"/>
                    <w14:ligatures w14:val="none"/>
                  </w:rPr>
                </w:rPrChange>
              </w:rPr>
              <w:pPrChange w:id="909" w:author="Author">
                <w:pPr>
                  <w:spacing w:after="0" w:line="240" w:lineRule="auto"/>
                  <w:jc w:val="center"/>
                </w:pPr>
              </w:pPrChange>
            </w:pPr>
            <w:r w:rsidRPr="00652AA4">
              <w:rPr>
                <w:rFonts w:ascii="Times New Roman" w:hAnsi="Times New Roman"/>
                <w:color w:val="000000"/>
                <w:kern w:val="0"/>
                <w:sz w:val="22"/>
                <w14:ligatures w14:val="none"/>
                <w:rPrChange w:id="910" w:author="Author">
                  <w:rPr>
                    <w:rFonts w:ascii="Times New Roman" w:hAnsi="Times New Roman"/>
                    <w:color w:val="000000" w:themeColor="text1"/>
                    <w:kern w:val="0"/>
                    <w14:ligatures w14:val="none"/>
                  </w:rPr>
                </w:rPrChange>
              </w:rPr>
              <w:t>&lt;0.001</w:t>
            </w:r>
          </w:p>
        </w:tc>
      </w:tr>
      <w:tr w:rsidR="00C25C99" w:rsidRPr="00C25C99" w14:paraId="2EC380F8" w14:textId="77777777" w:rsidTr="00652AA4">
        <w:trPr>
          <w:trHeight w:val="288"/>
          <w:jc w:val="center"/>
          <w:trPrChange w:id="911" w:author="Author">
            <w:trPr>
              <w:gridAfter w:val="0"/>
              <w:trHeight w:val="288"/>
              <w:jc w:val="center"/>
            </w:trPr>
          </w:trPrChange>
        </w:trPr>
        <w:tc>
          <w:tcPr>
            <w:tcW w:w="2560" w:type="dxa"/>
            <w:gridSpan w:val="2"/>
            <w:tcBorders>
              <w:top w:val="nil"/>
              <w:left w:val="nil"/>
              <w:bottom w:val="nil"/>
              <w:right w:val="nil"/>
            </w:tcBorders>
            <w:noWrap/>
            <w:vAlign w:val="bottom"/>
            <w:hideMark/>
            <w:tcPrChange w:id="912" w:author="Author">
              <w:tcPr>
                <w:tcW w:w="2790" w:type="dxa"/>
                <w:gridSpan w:val="2"/>
                <w:tcBorders>
                  <w:top w:val="nil"/>
                  <w:left w:val="nil"/>
                  <w:bottom w:val="nil"/>
                  <w:right w:val="nil"/>
                </w:tcBorders>
                <w:noWrap/>
                <w:vAlign w:val="bottom"/>
                <w:hideMark/>
              </w:tcPr>
            </w:tcPrChange>
          </w:tcPr>
          <w:p w14:paraId="466BB386" w14:textId="390C255F" w:rsidR="00C25C99" w:rsidRPr="00652AA4" w:rsidRDefault="00C25C99" w:rsidP="00C25C99">
            <w:pPr>
              <w:spacing w:after="0" w:line="240" w:lineRule="auto"/>
              <w:rPr>
                <w:rFonts w:ascii="Times New Roman" w:hAnsi="Times New Roman"/>
                <w:color w:val="000000"/>
                <w:kern w:val="0"/>
                <w:sz w:val="22"/>
                <w14:ligatures w14:val="none"/>
                <w:rPrChange w:id="91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14" w:author="Author">
                  <w:rPr>
                    <w:rFonts w:ascii="Times New Roman" w:hAnsi="Times New Roman"/>
                    <w:color w:val="000000" w:themeColor="text1"/>
                    <w:kern w:val="0"/>
                    <w14:ligatures w14:val="none"/>
                  </w:rPr>
                </w:rPrChange>
              </w:rPr>
              <w:t>topic [</w:t>
            </w:r>
            <w:del w:id="915" w:author="Author">
              <w:r w:rsidR="003D5C59" w:rsidRPr="00942F9A">
                <w:rPr>
                  <w:rFonts w:ascii="Times New Roman" w:eastAsia="Times New Roman" w:hAnsi="Times New Roman" w:cs="Times New Roman"/>
                  <w:color w:val="000000" w:themeColor="text1"/>
                  <w:kern w:val="0"/>
                  <w:lang w:eastAsia="en-AU"/>
                  <w14:ligatures w14:val="none"/>
                </w:rPr>
                <w:delText>relationships</w:delText>
              </w:r>
            </w:del>
            <w:ins w:id="916" w:author="Author">
              <w:r w:rsidRPr="00C25C99">
                <w:rPr>
                  <w:rFonts w:ascii="Times New Roman" w:eastAsia="Times New Roman" w:hAnsi="Times New Roman" w:cs="Times New Roman"/>
                  <w:color w:val="000000"/>
                  <w:kern w:val="0"/>
                  <w:sz w:val="22"/>
                  <w:szCs w:val="22"/>
                  <w:lang w:eastAsia="en-AU"/>
                  <w14:ligatures w14:val="none"/>
                </w:rPr>
                <w:t>immigration</w:t>
              </w:r>
            </w:ins>
            <w:r w:rsidRPr="00652AA4">
              <w:rPr>
                <w:rFonts w:ascii="Times New Roman" w:hAnsi="Times New Roman"/>
                <w:color w:val="000000"/>
                <w:kern w:val="0"/>
                <w:sz w:val="22"/>
                <w14:ligatures w14:val="none"/>
                <w:rPrChange w:id="917"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918" w:author="Author">
              <w:tcPr>
                <w:tcW w:w="1800" w:type="dxa"/>
                <w:gridSpan w:val="3"/>
                <w:tcBorders>
                  <w:top w:val="nil"/>
                  <w:left w:val="nil"/>
                  <w:bottom w:val="nil"/>
                  <w:right w:val="nil"/>
                </w:tcBorders>
                <w:noWrap/>
                <w:vAlign w:val="bottom"/>
                <w:hideMark/>
              </w:tcPr>
            </w:tcPrChange>
          </w:tcPr>
          <w:p w14:paraId="2CD2E470" w14:textId="22028A0D" w:rsidR="00C25C99" w:rsidRPr="00652AA4" w:rsidRDefault="00C25C99" w:rsidP="00C25C99">
            <w:pPr>
              <w:spacing w:after="0" w:line="240" w:lineRule="auto"/>
              <w:jc w:val="center"/>
              <w:rPr>
                <w:rFonts w:ascii="Times New Roman" w:hAnsi="Times New Roman"/>
                <w:color w:val="000000"/>
                <w:kern w:val="0"/>
                <w:sz w:val="22"/>
                <w14:ligatures w14:val="none"/>
                <w:rPrChange w:id="91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20" w:author="Author">
                  <w:rPr>
                    <w:rFonts w:ascii="Times New Roman" w:hAnsi="Times New Roman"/>
                    <w:color w:val="000000" w:themeColor="text1"/>
                    <w:kern w:val="0"/>
                    <w14:ligatures w14:val="none"/>
                  </w:rPr>
                </w:rPrChange>
              </w:rPr>
              <w:t>0.</w:t>
            </w:r>
            <w:del w:id="921" w:author="Author">
              <w:r w:rsidR="003D5C59" w:rsidRPr="00942F9A">
                <w:rPr>
                  <w:rFonts w:ascii="Times New Roman" w:eastAsia="Times New Roman" w:hAnsi="Times New Roman" w:cs="Times New Roman"/>
                  <w:color w:val="000000" w:themeColor="text1"/>
                  <w:kern w:val="0"/>
                  <w:lang w:eastAsia="en-AU"/>
                  <w14:ligatures w14:val="none"/>
                </w:rPr>
                <w:delText>51</w:delText>
              </w:r>
            </w:del>
            <w:ins w:id="922" w:author="Author">
              <w:r w:rsidRPr="00C25C99">
                <w:rPr>
                  <w:rFonts w:ascii="Times New Roman" w:eastAsia="Times New Roman" w:hAnsi="Times New Roman" w:cs="Times New Roman"/>
                  <w:color w:val="000000"/>
                  <w:kern w:val="0"/>
                  <w:sz w:val="22"/>
                  <w:szCs w:val="22"/>
                  <w:lang w:eastAsia="en-AU"/>
                  <w14:ligatures w14:val="none"/>
                </w:rPr>
                <w:t>31</w:t>
              </w:r>
            </w:ins>
          </w:p>
        </w:tc>
        <w:tc>
          <w:tcPr>
            <w:tcW w:w="1594" w:type="dxa"/>
            <w:gridSpan w:val="2"/>
            <w:tcBorders>
              <w:top w:val="nil"/>
              <w:left w:val="nil"/>
              <w:bottom w:val="nil"/>
              <w:right w:val="nil"/>
            </w:tcBorders>
            <w:noWrap/>
            <w:vAlign w:val="bottom"/>
            <w:hideMark/>
            <w:tcPrChange w:id="923" w:author="Author">
              <w:tcPr>
                <w:tcW w:w="1710" w:type="dxa"/>
                <w:gridSpan w:val="3"/>
                <w:tcBorders>
                  <w:top w:val="nil"/>
                  <w:left w:val="nil"/>
                  <w:bottom w:val="nil"/>
                  <w:right w:val="nil"/>
                </w:tcBorders>
                <w:noWrap/>
                <w:vAlign w:val="bottom"/>
                <w:hideMark/>
              </w:tcPr>
            </w:tcPrChange>
          </w:tcPr>
          <w:p w14:paraId="31925E7A" w14:textId="27CB289B" w:rsidR="00C25C99" w:rsidRPr="00652AA4" w:rsidRDefault="00C25C99" w:rsidP="00C25C99">
            <w:pPr>
              <w:spacing w:after="0" w:line="240" w:lineRule="auto"/>
              <w:jc w:val="center"/>
              <w:rPr>
                <w:rFonts w:ascii="Times New Roman" w:hAnsi="Times New Roman"/>
                <w:color w:val="000000"/>
                <w:kern w:val="0"/>
                <w:sz w:val="22"/>
                <w14:ligatures w14:val="none"/>
                <w:rPrChange w:id="92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25" w:author="Author">
                  <w:rPr>
                    <w:rFonts w:ascii="Times New Roman" w:hAnsi="Times New Roman"/>
                    <w:color w:val="000000" w:themeColor="text1"/>
                    <w:kern w:val="0"/>
                    <w14:ligatures w14:val="none"/>
                  </w:rPr>
                </w:rPrChange>
              </w:rPr>
              <w:t>0.</w:t>
            </w:r>
            <w:del w:id="926" w:author="Author">
              <w:r w:rsidR="003D5C59" w:rsidRPr="00942F9A">
                <w:rPr>
                  <w:rFonts w:ascii="Times New Roman" w:eastAsia="Times New Roman" w:hAnsi="Times New Roman" w:cs="Times New Roman"/>
                  <w:color w:val="000000" w:themeColor="text1"/>
                  <w:kern w:val="0"/>
                  <w:lang w:eastAsia="en-AU"/>
                  <w14:ligatures w14:val="none"/>
                </w:rPr>
                <w:delText>49</w:delText>
              </w:r>
            </w:del>
            <w:ins w:id="927" w:author="Author">
              <w:r w:rsidRPr="00C25C99">
                <w:rPr>
                  <w:rFonts w:ascii="Times New Roman" w:eastAsia="Times New Roman" w:hAnsi="Times New Roman" w:cs="Times New Roman"/>
                  <w:color w:val="000000"/>
                  <w:kern w:val="0"/>
                  <w:sz w:val="22"/>
                  <w:szCs w:val="22"/>
                  <w:lang w:eastAsia="en-AU"/>
                  <w14:ligatures w14:val="none"/>
                </w:rPr>
                <w:t>29</w:t>
              </w:r>
            </w:ins>
            <w:r w:rsidRPr="00652AA4">
              <w:rPr>
                <w:rFonts w:ascii="Times New Roman" w:hAnsi="Times New Roman"/>
                <w:color w:val="000000"/>
                <w:kern w:val="0"/>
                <w:sz w:val="22"/>
                <w14:ligatures w14:val="none"/>
                <w:rPrChange w:id="928" w:author="Author">
                  <w:rPr>
                    <w:rFonts w:ascii="Times New Roman" w:hAnsi="Times New Roman"/>
                    <w:color w:val="000000" w:themeColor="text1"/>
                    <w:kern w:val="0"/>
                    <w14:ligatures w14:val="none"/>
                  </w:rPr>
                </w:rPrChange>
              </w:rPr>
              <w:t xml:space="preserve"> – 0.</w:t>
            </w:r>
            <w:del w:id="929" w:author="Author">
              <w:r w:rsidR="003D5C59" w:rsidRPr="00942F9A">
                <w:rPr>
                  <w:rFonts w:ascii="Times New Roman" w:eastAsia="Times New Roman" w:hAnsi="Times New Roman" w:cs="Times New Roman"/>
                  <w:color w:val="000000" w:themeColor="text1"/>
                  <w:kern w:val="0"/>
                  <w:lang w:eastAsia="en-AU"/>
                  <w14:ligatures w14:val="none"/>
                </w:rPr>
                <w:delText>54</w:delText>
              </w:r>
            </w:del>
            <w:ins w:id="930" w:author="Author">
              <w:r w:rsidRPr="00C25C99">
                <w:rPr>
                  <w:rFonts w:ascii="Times New Roman" w:eastAsia="Times New Roman" w:hAnsi="Times New Roman" w:cs="Times New Roman"/>
                  <w:color w:val="000000"/>
                  <w:kern w:val="0"/>
                  <w:sz w:val="22"/>
                  <w:szCs w:val="22"/>
                  <w:lang w:eastAsia="en-AU"/>
                  <w14:ligatures w14:val="none"/>
                </w:rPr>
                <w:t>34</w:t>
              </w:r>
            </w:ins>
          </w:p>
        </w:tc>
        <w:tc>
          <w:tcPr>
            <w:tcW w:w="836" w:type="dxa"/>
            <w:tcBorders>
              <w:top w:val="nil"/>
              <w:left w:val="nil"/>
              <w:bottom w:val="nil"/>
              <w:right w:val="nil"/>
            </w:tcBorders>
            <w:noWrap/>
            <w:vAlign w:val="bottom"/>
            <w:hideMark/>
            <w:tcPrChange w:id="931" w:author="Author">
              <w:tcPr>
                <w:tcW w:w="1890" w:type="dxa"/>
                <w:gridSpan w:val="2"/>
                <w:tcBorders>
                  <w:top w:val="nil"/>
                  <w:left w:val="nil"/>
                  <w:bottom w:val="nil"/>
                  <w:right w:val="nil"/>
                </w:tcBorders>
                <w:noWrap/>
                <w:vAlign w:val="bottom"/>
                <w:hideMark/>
              </w:tcPr>
            </w:tcPrChange>
          </w:tcPr>
          <w:p w14:paraId="573F343A"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932" w:author="Author">
                  <w:rPr>
                    <w:rFonts w:ascii="Times New Roman" w:hAnsi="Times New Roman"/>
                    <w:color w:val="000000" w:themeColor="text1"/>
                    <w:kern w:val="0"/>
                    <w14:ligatures w14:val="none"/>
                  </w:rPr>
                </w:rPrChange>
              </w:rPr>
              <w:pPrChange w:id="933" w:author="Author">
                <w:pPr>
                  <w:spacing w:after="0" w:line="240" w:lineRule="auto"/>
                  <w:jc w:val="center"/>
                </w:pPr>
              </w:pPrChange>
            </w:pPr>
            <w:r w:rsidRPr="00652AA4">
              <w:rPr>
                <w:rFonts w:ascii="Times New Roman" w:hAnsi="Times New Roman"/>
                <w:color w:val="000000"/>
                <w:kern w:val="0"/>
                <w:sz w:val="22"/>
                <w14:ligatures w14:val="none"/>
                <w:rPrChange w:id="934" w:author="Author">
                  <w:rPr>
                    <w:rFonts w:ascii="Times New Roman" w:hAnsi="Times New Roman"/>
                    <w:color w:val="000000" w:themeColor="text1"/>
                    <w:kern w:val="0"/>
                    <w14:ligatures w14:val="none"/>
                  </w:rPr>
                </w:rPrChange>
              </w:rPr>
              <w:t>&lt;0.001</w:t>
            </w:r>
          </w:p>
        </w:tc>
      </w:tr>
      <w:tr w:rsidR="00C25C99" w:rsidRPr="00C25C99" w14:paraId="61629B08" w14:textId="77777777" w:rsidTr="00C25C99">
        <w:trPr>
          <w:trHeight w:val="288"/>
          <w:jc w:val="center"/>
          <w:ins w:id="935" w:author="Author"/>
        </w:trPr>
        <w:tc>
          <w:tcPr>
            <w:tcW w:w="2560" w:type="dxa"/>
            <w:gridSpan w:val="2"/>
            <w:tcBorders>
              <w:top w:val="nil"/>
              <w:left w:val="nil"/>
              <w:bottom w:val="nil"/>
              <w:right w:val="nil"/>
            </w:tcBorders>
            <w:noWrap/>
            <w:vAlign w:val="bottom"/>
            <w:hideMark/>
          </w:tcPr>
          <w:p w14:paraId="1D377327" w14:textId="77777777" w:rsidR="00C25C99" w:rsidRPr="00C25C99" w:rsidRDefault="00C25C99" w:rsidP="00C25C99">
            <w:pPr>
              <w:spacing w:after="0" w:line="240" w:lineRule="auto"/>
              <w:rPr>
                <w:ins w:id="936" w:author="Author"/>
                <w:rFonts w:ascii="Times New Roman" w:eastAsia="Times New Roman" w:hAnsi="Times New Roman" w:cs="Times New Roman"/>
                <w:color w:val="000000"/>
                <w:kern w:val="0"/>
                <w:sz w:val="22"/>
                <w:szCs w:val="22"/>
                <w:lang w:eastAsia="en-AU"/>
                <w14:ligatures w14:val="none"/>
              </w:rPr>
            </w:pPr>
            <w:ins w:id="937" w:author="Author">
              <w:r w:rsidRPr="00C25C99">
                <w:rPr>
                  <w:rFonts w:ascii="Times New Roman" w:eastAsia="Times New Roman" w:hAnsi="Times New Roman" w:cs="Times New Roman"/>
                  <w:color w:val="000000"/>
                  <w:kern w:val="0"/>
                  <w:sz w:val="22"/>
                  <w:szCs w:val="22"/>
                  <w:lang w:eastAsia="en-AU"/>
                  <w14:ligatures w14:val="none"/>
                </w:rPr>
                <w:t>topic [media]</w:t>
              </w:r>
            </w:ins>
          </w:p>
        </w:tc>
        <w:tc>
          <w:tcPr>
            <w:tcW w:w="1490" w:type="dxa"/>
            <w:gridSpan w:val="2"/>
            <w:tcBorders>
              <w:top w:val="nil"/>
              <w:left w:val="nil"/>
              <w:bottom w:val="nil"/>
              <w:right w:val="nil"/>
            </w:tcBorders>
            <w:noWrap/>
            <w:vAlign w:val="bottom"/>
            <w:hideMark/>
          </w:tcPr>
          <w:p w14:paraId="73495676" w14:textId="77777777" w:rsidR="00C25C99" w:rsidRPr="00C25C99" w:rsidRDefault="00C25C99" w:rsidP="00C25C99">
            <w:pPr>
              <w:spacing w:after="0" w:line="240" w:lineRule="auto"/>
              <w:jc w:val="center"/>
              <w:rPr>
                <w:ins w:id="938" w:author="Author"/>
                <w:rFonts w:ascii="Times New Roman" w:eastAsia="Times New Roman" w:hAnsi="Times New Roman" w:cs="Times New Roman"/>
                <w:color w:val="000000"/>
                <w:kern w:val="0"/>
                <w:sz w:val="22"/>
                <w:szCs w:val="22"/>
                <w:lang w:eastAsia="en-AU"/>
                <w14:ligatures w14:val="none"/>
              </w:rPr>
            </w:pPr>
            <w:ins w:id="939" w:author="Author">
              <w:r w:rsidRPr="00C25C99">
                <w:rPr>
                  <w:rFonts w:ascii="Times New Roman" w:eastAsia="Times New Roman" w:hAnsi="Times New Roman" w:cs="Times New Roman"/>
                  <w:color w:val="000000"/>
                  <w:kern w:val="0"/>
                  <w:sz w:val="22"/>
                  <w:szCs w:val="22"/>
                  <w:lang w:eastAsia="en-AU"/>
                  <w14:ligatures w14:val="none"/>
                </w:rPr>
                <w:t>0.75</w:t>
              </w:r>
            </w:ins>
          </w:p>
        </w:tc>
        <w:tc>
          <w:tcPr>
            <w:tcW w:w="1594" w:type="dxa"/>
            <w:gridSpan w:val="2"/>
            <w:tcBorders>
              <w:top w:val="nil"/>
              <w:left w:val="nil"/>
              <w:bottom w:val="nil"/>
              <w:right w:val="nil"/>
            </w:tcBorders>
            <w:noWrap/>
            <w:vAlign w:val="bottom"/>
            <w:hideMark/>
          </w:tcPr>
          <w:p w14:paraId="5F86EF04" w14:textId="77777777" w:rsidR="00C25C99" w:rsidRPr="00C25C99" w:rsidRDefault="00C25C99" w:rsidP="00C25C99">
            <w:pPr>
              <w:spacing w:after="0" w:line="240" w:lineRule="auto"/>
              <w:jc w:val="center"/>
              <w:rPr>
                <w:ins w:id="940" w:author="Author"/>
                <w:rFonts w:ascii="Times New Roman" w:eastAsia="Times New Roman" w:hAnsi="Times New Roman" w:cs="Times New Roman"/>
                <w:color w:val="000000"/>
                <w:kern w:val="0"/>
                <w:sz w:val="22"/>
                <w:szCs w:val="22"/>
                <w:lang w:eastAsia="en-AU"/>
                <w14:ligatures w14:val="none"/>
              </w:rPr>
            </w:pPr>
            <w:ins w:id="941" w:author="Author">
              <w:r w:rsidRPr="00C25C99">
                <w:rPr>
                  <w:rFonts w:ascii="Times New Roman" w:eastAsia="Times New Roman" w:hAnsi="Times New Roman" w:cs="Times New Roman"/>
                  <w:color w:val="000000"/>
                  <w:kern w:val="0"/>
                  <w:sz w:val="22"/>
                  <w:szCs w:val="22"/>
                  <w:lang w:eastAsia="en-AU"/>
                  <w14:ligatures w14:val="none"/>
                </w:rPr>
                <w:t>0.71 – 0.80</w:t>
              </w:r>
            </w:ins>
          </w:p>
        </w:tc>
        <w:tc>
          <w:tcPr>
            <w:tcW w:w="836" w:type="dxa"/>
            <w:tcBorders>
              <w:top w:val="nil"/>
              <w:left w:val="nil"/>
              <w:bottom w:val="nil"/>
              <w:right w:val="nil"/>
            </w:tcBorders>
            <w:noWrap/>
            <w:vAlign w:val="bottom"/>
            <w:hideMark/>
          </w:tcPr>
          <w:p w14:paraId="568C59EC" w14:textId="77777777" w:rsidR="00C25C99" w:rsidRPr="00C25C99" w:rsidRDefault="00C25C99" w:rsidP="00C25C99">
            <w:pPr>
              <w:spacing w:after="0" w:line="240" w:lineRule="auto"/>
              <w:jc w:val="right"/>
              <w:rPr>
                <w:ins w:id="942" w:author="Author"/>
                <w:rFonts w:ascii="Times New Roman" w:eastAsia="Times New Roman" w:hAnsi="Times New Roman" w:cs="Times New Roman"/>
                <w:color w:val="000000"/>
                <w:kern w:val="0"/>
                <w:sz w:val="22"/>
                <w:szCs w:val="22"/>
                <w:lang w:eastAsia="en-AU"/>
                <w14:ligatures w14:val="none"/>
              </w:rPr>
            </w:pPr>
            <w:ins w:id="943"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58D95DFB" w14:textId="77777777" w:rsidTr="00C25C99">
        <w:trPr>
          <w:trHeight w:val="288"/>
          <w:jc w:val="center"/>
          <w:ins w:id="944" w:author="Author"/>
        </w:trPr>
        <w:tc>
          <w:tcPr>
            <w:tcW w:w="2560" w:type="dxa"/>
            <w:gridSpan w:val="2"/>
            <w:tcBorders>
              <w:top w:val="nil"/>
              <w:left w:val="nil"/>
              <w:bottom w:val="nil"/>
              <w:right w:val="nil"/>
            </w:tcBorders>
            <w:noWrap/>
            <w:vAlign w:val="bottom"/>
            <w:hideMark/>
          </w:tcPr>
          <w:p w14:paraId="1EE27C1E" w14:textId="77777777" w:rsidR="00C25C99" w:rsidRPr="00C25C99" w:rsidRDefault="00C25C99" w:rsidP="00C25C99">
            <w:pPr>
              <w:spacing w:after="0" w:line="240" w:lineRule="auto"/>
              <w:rPr>
                <w:ins w:id="945" w:author="Author"/>
                <w:rFonts w:ascii="Times New Roman" w:eastAsia="Times New Roman" w:hAnsi="Times New Roman" w:cs="Times New Roman"/>
                <w:color w:val="000000"/>
                <w:kern w:val="0"/>
                <w:sz w:val="22"/>
                <w:szCs w:val="22"/>
                <w:lang w:eastAsia="en-AU"/>
                <w14:ligatures w14:val="none"/>
              </w:rPr>
            </w:pPr>
            <w:ins w:id="946" w:author="Author">
              <w:r w:rsidRPr="00C25C99">
                <w:rPr>
                  <w:rFonts w:ascii="Times New Roman" w:eastAsia="Times New Roman" w:hAnsi="Times New Roman" w:cs="Times New Roman"/>
                  <w:color w:val="000000"/>
                  <w:kern w:val="0"/>
                  <w:sz w:val="22"/>
                  <w:szCs w:val="22"/>
                  <w:lang w:eastAsia="en-AU"/>
                  <w14:ligatures w14:val="none"/>
                </w:rPr>
                <w:t>topic [medical]</w:t>
              </w:r>
            </w:ins>
          </w:p>
        </w:tc>
        <w:tc>
          <w:tcPr>
            <w:tcW w:w="1490" w:type="dxa"/>
            <w:gridSpan w:val="2"/>
            <w:tcBorders>
              <w:top w:val="nil"/>
              <w:left w:val="nil"/>
              <w:bottom w:val="nil"/>
              <w:right w:val="nil"/>
            </w:tcBorders>
            <w:noWrap/>
            <w:vAlign w:val="bottom"/>
            <w:hideMark/>
          </w:tcPr>
          <w:p w14:paraId="71C04830" w14:textId="77777777" w:rsidR="00C25C99" w:rsidRPr="00C25C99" w:rsidRDefault="00C25C99" w:rsidP="00C25C99">
            <w:pPr>
              <w:spacing w:after="0" w:line="240" w:lineRule="auto"/>
              <w:jc w:val="center"/>
              <w:rPr>
                <w:ins w:id="947" w:author="Author"/>
                <w:rFonts w:ascii="Times New Roman" w:eastAsia="Times New Roman" w:hAnsi="Times New Roman" w:cs="Times New Roman"/>
                <w:color w:val="000000"/>
                <w:kern w:val="0"/>
                <w:sz w:val="22"/>
                <w:szCs w:val="22"/>
                <w:lang w:eastAsia="en-AU"/>
                <w14:ligatures w14:val="none"/>
              </w:rPr>
            </w:pPr>
            <w:ins w:id="948" w:author="Author">
              <w:r w:rsidRPr="00C25C99">
                <w:rPr>
                  <w:rFonts w:ascii="Times New Roman" w:eastAsia="Times New Roman" w:hAnsi="Times New Roman" w:cs="Times New Roman"/>
                  <w:color w:val="000000"/>
                  <w:kern w:val="0"/>
                  <w:sz w:val="22"/>
                  <w:szCs w:val="22"/>
                  <w:lang w:eastAsia="en-AU"/>
                  <w14:ligatures w14:val="none"/>
                </w:rPr>
                <w:t>0.73</w:t>
              </w:r>
            </w:ins>
          </w:p>
        </w:tc>
        <w:tc>
          <w:tcPr>
            <w:tcW w:w="1594" w:type="dxa"/>
            <w:gridSpan w:val="2"/>
            <w:tcBorders>
              <w:top w:val="nil"/>
              <w:left w:val="nil"/>
              <w:bottom w:val="nil"/>
              <w:right w:val="nil"/>
            </w:tcBorders>
            <w:noWrap/>
            <w:vAlign w:val="bottom"/>
            <w:hideMark/>
          </w:tcPr>
          <w:p w14:paraId="789E499A" w14:textId="77777777" w:rsidR="00C25C99" w:rsidRPr="00C25C99" w:rsidRDefault="00C25C99" w:rsidP="00C25C99">
            <w:pPr>
              <w:spacing w:after="0" w:line="240" w:lineRule="auto"/>
              <w:jc w:val="center"/>
              <w:rPr>
                <w:ins w:id="949" w:author="Author"/>
                <w:rFonts w:ascii="Times New Roman" w:eastAsia="Times New Roman" w:hAnsi="Times New Roman" w:cs="Times New Roman"/>
                <w:color w:val="000000"/>
                <w:kern w:val="0"/>
                <w:sz w:val="22"/>
                <w:szCs w:val="22"/>
                <w:lang w:eastAsia="en-AU"/>
                <w14:ligatures w14:val="none"/>
              </w:rPr>
            </w:pPr>
            <w:ins w:id="950" w:author="Author">
              <w:r w:rsidRPr="00C25C99">
                <w:rPr>
                  <w:rFonts w:ascii="Times New Roman" w:eastAsia="Times New Roman" w:hAnsi="Times New Roman" w:cs="Times New Roman"/>
                  <w:color w:val="000000"/>
                  <w:kern w:val="0"/>
                  <w:sz w:val="22"/>
                  <w:szCs w:val="22"/>
                  <w:lang w:eastAsia="en-AU"/>
                  <w14:ligatures w14:val="none"/>
                </w:rPr>
                <w:t>0.69 – 0.78</w:t>
              </w:r>
            </w:ins>
          </w:p>
        </w:tc>
        <w:tc>
          <w:tcPr>
            <w:tcW w:w="836" w:type="dxa"/>
            <w:tcBorders>
              <w:top w:val="nil"/>
              <w:left w:val="nil"/>
              <w:bottom w:val="nil"/>
              <w:right w:val="nil"/>
            </w:tcBorders>
            <w:noWrap/>
            <w:vAlign w:val="bottom"/>
            <w:hideMark/>
          </w:tcPr>
          <w:p w14:paraId="6B7A9600" w14:textId="77777777" w:rsidR="00C25C99" w:rsidRPr="00C25C99" w:rsidRDefault="00C25C99" w:rsidP="00C25C99">
            <w:pPr>
              <w:spacing w:after="0" w:line="240" w:lineRule="auto"/>
              <w:jc w:val="right"/>
              <w:rPr>
                <w:ins w:id="951" w:author="Author"/>
                <w:rFonts w:ascii="Times New Roman" w:eastAsia="Times New Roman" w:hAnsi="Times New Roman" w:cs="Times New Roman"/>
                <w:color w:val="000000"/>
                <w:kern w:val="0"/>
                <w:sz w:val="22"/>
                <w:szCs w:val="22"/>
                <w:lang w:eastAsia="en-AU"/>
                <w14:ligatures w14:val="none"/>
              </w:rPr>
            </w:pPr>
            <w:ins w:id="952"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3D9870BF" w14:textId="77777777" w:rsidTr="00652AA4">
        <w:trPr>
          <w:trHeight w:val="288"/>
          <w:jc w:val="center"/>
          <w:trPrChange w:id="953" w:author="Author">
            <w:trPr>
              <w:gridAfter w:val="0"/>
              <w:trHeight w:val="288"/>
              <w:jc w:val="center"/>
            </w:trPr>
          </w:trPrChange>
        </w:trPr>
        <w:tc>
          <w:tcPr>
            <w:tcW w:w="2560" w:type="dxa"/>
            <w:gridSpan w:val="2"/>
            <w:tcBorders>
              <w:top w:val="nil"/>
              <w:left w:val="nil"/>
              <w:bottom w:val="nil"/>
              <w:right w:val="nil"/>
            </w:tcBorders>
            <w:noWrap/>
            <w:vAlign w:val="bottom"/>
            <w:hideMark/>
            <w:tcPrChange w:id="954" w:author="Author">
              <w:tcPr>
                <w:tcW w:w="2790" w:type="dxa"/>
                <w:gridSpan w:val="2"/>
                <w:tcBorders>
                  <w:top w:val="nil"/>
                  <w:left w:val="nil"/>
                  <w:bottom w:val="nil"/>
                  <w:right w:val="nil"/>
                </w:tcBorders>
                <w:noWrap/>
                <w:vAlign w:val="bottom"/>
                <w:hideMark/>
              </w:tcPr>
            </w:tcPrChange>
          </w:tcPr>
          <w:p w14:paraId="25F75A40" w14:textId="77777777" w:rsidR="00C25C99" w:rsidRPr="00652AA4" w:rsidRDefault="00C25C99" w:rsidP="00C25C99">
            <w:pPr>
              <w:spacing w:after="0" w:line="240" w:lineRule="auto"/>
              <w:rPr>
                <w:rFonts w:ascii="Times New Roman" w:hAnsi="Times New Roman"/>
                <w:color w:val="000000"/>
                <w:kern w:val="0"/>
                <w:sz w:val="22"/>
                <w14:ligatures w14:val="none"/>
                <w:rPrChange w:id="955"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56" w:author="Author">
                  <w:rPr>
                    <w:rFonts w:ascii="Times New Roman" w:hAnsi="Times New Roman"/>
                    <w:color w:val="000000" w:themeColor="text1"/>
                    <w:kern w:val="0"/>
                    <w14:ligatures w14:val="none"/>
                  </w:rPr>
                </w:rPrChange>
              </w:rPr>
              <w:t>topic [memes]</w:t>
            </w:r>
          </w:p>
        </w:tc>
        <w:tc>
          <w:tcPr>
            <w:tcW w:w="1490" w:type="dxa"/>
            <w:gridSpan w:val="2"/>
            <w:tcBorders>
              <w:top w:val="nil"/>
              <w:left w:val="nil"/>
              <w:bottom w:val="nil"/>
              <w:right w:val="nil"/>
            </w:tcBorders>
            <w:noWrap/>
            <w:vAlign w:val="bottom"/>
            <w:hideMark/>
            <w:tcPrChange w:id="957" w:author="Author">
              <w:tcPr>
                <w:tcW w:w="1800" w:type="dxa"/>
                <w:gridSpan w:val="3"/>
                <w:tcBorders>
                  <w:top w:val="nil"/>
                  <w:left w:val="nil"/>
                  <w:bottom w:val="nil"/>
                  <w:right w:val="nil"/>
                </w:tcBorders>
                <w:noWrap/>
                <w:vAlign w:val="bottom"/>
                <w:hideMark/>
              </w:tcPr>
            </w:tcPrChange>
          </w:tcPr>
          <w:p w14:paraId="1D4E0A97" w14:textId="37E177A9" w:rsidR="00C25C99" w:rsidRPr="00652AA4" w:rsidRDefault="003D5C59" w:rsidP="00C25C99">
            <w:pPr>
              <w:spacing w:after="0" w:line="240" w:lineRule="auto"/>
              <w:jc w:val="center"/>
              <w:rPr>
                <w:rFonts w:ascii="Times New Roman" w:hAnsi="Times New Roman"/>
                <w:color w:val="000000"/>
                <w:kern w:val="0"/>
                <w:sz w:val="22"/>
                <w14:ligatures w14:val="none"/>
                <w:rPrChange w:id="958" w:author="Author">
                  <w:rPr>
                    <w:rFonts w:ascii="Times New Roman" w:hAnsi="Times New Roman"/>
                    <w:color w:val="000000" w:themeColor="text1"/>
                    <w:kern w:val="0"/>
                    <w14:ligatures w14:val="none"/>
                  </w:rPr>
                </w:rPrChange>
              </w:rPr>
            </w:pPr>
            <w:del w:id="959" w:author="Author">
              <w:r w:rsidRPr="00942F9A">
                <w:rPr>
                  <w:rFonts w:ascii="Times New Roman" w:eastAsia="Times New Roman" w:hAnsi="Times New Roman" w:cs="Times New Roman"/>
                  <w:color w:val="000000" w:themeColor="text1"/>
                  <w:kern w:val="0"/>
                  <w:lang w:eastAsia="en-AU"/>
                  <w14:ligatures w14:val="none"/>
                </w:rPr>
                <w:delText>8.8</w:delText>
              </w:r>
            </w:del>
            <w:ins w:id="960" w:author="Author">
              <w:r w:rsidR="00C25C99" w:rsidRPr="00C25C99">
                <w:rPr>
                  <w:rFonts w:ascii="Times New Roman" w:eastAsia="Times New Roman" w:hAnsi="Times New Roman" w:cs="Times New Roman"/>
                  <w:color w:val="000000"/>
                  <w:kern w:val="0"/>
                  <w:sz w:val="22"/>
                  <w:szCs w:val="22"/>
                  <w:lang w:eastAsia="en-AU"/>
                  <w14:ligatures w14:val="none"/>
                </w:rPr>
                <w:t>9.84</w:t>
              </w:r>
            </w:ins>
          </w:p>
        </w:tc>
        <w:tc>
          <w:tcPr>
            <w:tcW w:w="1594" w:type="dxa"/>
            <w:gridSpan w:val="2"/>
            <w:tcBorders>
              <w:top w:val="nil"/>
              <w:left w:val="nil"/>
              <w:bottom w:val="nil"/>
              <w:right w:val="nil"/>
            </w:tcBorders>
            <w:noWrap/>
            <w:vAlign w:val="bottom"/>
            <w:hideMark/>
            <w:tcPrChange w:id="961" w:author="Author">
              <w:tcPr>
                <w:tcW w:w="1710" w:type="dxa"/>
                <w:gridSpan w:val="3"/>
                <w:tcBorders>
                  <w:top w:val="nil"/>
                  <w:left w:val="nil"/>
                  <w:bottom w:val="nil"/>
                  <w:right w:val="nil"/>
                </w:tcBorders>
                <w:noWrap/>
                <w:vAlign w:val="bottom"/>
                <w:hideMark/>
              </w:tcPr>
            </w:tcPrChange>
          </w:tcPr>
          <w:p w14:paraId="55F90551" w14:textId="3CA6C3F5" w:rsidR="00C25C99" w:rsidRPr="00652AA4" w:rsidRDefault="003D5C59" w:rsidP="00C25C99">
            <w:pPr>
              <w:spacing w:after="0" w:line="240" w:lineRule="auto"/>
              <w:jc w:val="center"/>
              <w:rPr>
                <w:rFonts w:ascii="Times New Roman" w:hAnsi="Times New Roman"/>
                <w:color w:val="000000"/>
                <w:kern w:val="0"/>
                <w:sz w:val="22"/>
                <w14:ligatures w14:val="none"/>
                <w:rPrChange w:id="962" w:author="Author">
                  <w:rPr>
                    <w:rFonts w:ascii="Times New Roman" w:hAnsi="Times New Roman"/>
                    <w:color w:val="000000" w:themeColor="text1"/>
                    <w:kern w:val="0"/>
                    <w14:ligatures w14:val="none"/>
                  </w:rPr>
                </w:rPrChange>
              </w:rPr>
            </w:pPr>
            <w:del w:id="963" w:author="Author">
              <w:r w:rsidRPr="00942F9A">
                <w:rPr>
                  <w:rFonts w:ascii="Times New Roman" w:eastAsia="Times New Roman" w:hAnsi="Times New Roman" w:cs="Times New Roman"/>
                  <w:color w:val="000000" w:themeColor="text1"/>
                  <w:kern w:val="0"/>
                  <w:lang w:eastAsia="en-AU"/>
                  <w14:ligatures w14:val="none"/>
                </w:rPr>
                <w:delText xml:space="preserve">8.50 – </w:delText>
              </w:r>
            </w:del>
            <w:r w:rsidR="00C25C99" w:rsidRPr="00652AA4">
              <w:rPr>
                <w:rFonts w:ascii="Times New Roman" w:hAnsi="Times New Roman"/>
                <w:color w:val="000000"/>
                <w:kern w:val="0"/>
                <w:sz w:val="22"/>
                <w14:ligatures w14:val="none"/>
                <w:rPrChange w:id="964" w:author="Author">
                  <w:rPr>
                    <w:rFonts w:ascii="Times New Roman" w:hAnsi="Times New Roman"/>
                    <w:color w:val="000000" w:themeColor="text1"/>
                    <w:kern w:val="0"/>
                    <w14:ligatures w14:val="none"/>
                  </w:rPr>
                </w:rPrChange>
              </w:rPr>
              <w:t>9.</w:t>
            </w:r>
            <w:del w:id="965" w:author="Author">
              <w:r w:rsidRPr="00942F9A">
                <w:rPr>
                  <w:rFonts w:ascii="Times New Roman" w:eastAsia="Times New Roman" w:hAnsi="Times New Roman" w:cs="Times New Roman"/>
                  <w:color w:val="000000" w:themeColor="text1"/>
                  <w:kern w:val="0"/>
                  <w:lang w:eastAsia="en-AU"/>
                  <w14:ligatures w14:val="none"/>
                </w:rPr>
                <w:delText>11</w:delText>
              </w:r>
            </w:del>
            <w:ins w:id="966" w:author="Author">
              <w:r w:rsidR="00C25C99" w:rsidRPr="00C25C99">
                <w:rPr>
                  <w:rFonts w:ascii="Times New Roman" w:eastAsia="Times New Roman" w:hAnsi="Times New Roman" w:cs="Times New Roman"/>
                  <w:color w:val="000000"/>
                  <w:kern w:val="0"/>
                  <w:sz w:val="22"/>
                  <w:szCs w:val="22"/>
                  <w:lang w:eastAsia="en-AU"/>
                  <w14:ligatures w14:val="none"/>
                </w:rPr>
                <w:t>45 – 10.26</w:t>
              </w:r>
            </w:ins>
          </w:p>
        </w:tc>
        <w:tc>
          <w:tcPr>
            <w:tcW w:w="836" w:type="dxa"/>
            <w:tcBorders>
              <w:top w:val="nil"/>
              <w:left w:val="nil"/>
              <w:bottom w:val="nil"/>
              <w:right w:val="nil"/>
            </w:tcBorders>
            <w:noWrap/>
            <w:vAlign w:val="bottom"/>
            <w:hideMark/>
            <w:tcPrChange w:id="967" w:author="Author">
              <w:tcPr>
                <w:tcW w:w="1890" w:type="dxa"/>
                <w:gridSpan w:val="2"/>
                <w:tcBorders>
                  <w:top w:val="nil"/>
                  <w:left w:val="nil"/>
                  <w:bottom w:val="nil"/>
                  <w:right w:val="nil"/>
                </w:tcBorders>
                <w:noWrap/>
                <w:vAlign w:val="bottom"/>
                <w:hideMark/>
              </w:tcPr>
            </w:tcPrChange>
          </w:tcPr>
          <w:p w14:paraId="4D4DD2AF"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968" w:author="Author">
                  <w:rPr>
                    <w:rFonts w:ascii="Times New Roman" w:hAnsi="Times New Roman"/>
                    <w:color w:val="000000" w:themeColor="text1"/>
                    <w:kern w:val="0"/>
                    <w14:ligatures w14:val="none"/>
                  </w:rPr>
                </w:rPrChange>
              </w:rPr>
              <w:pPrChange w:id="969" w:author="Author">
                <w:pPr>
                  <w:spacing w:after="0" w:line="240" w:lineRule="auto"/>
                  <w:jc w:val="center"/>
                </w:pPr>
              </w:pPrChange>
            </w:pPr>
            <w:r w:rsidRPr="00652AA4">
              <w:rPr>
                <w:rFonts w:ascii="Times New Roman" w:hAnsi="Times New Roman"/>
                <w:color w:val="000000"/>
                <w:kern w:val="0"/>
                <w:sz w:val="22"/>
                <w14:ligatures w14:val="none"/>
                <w:rPrChange w:id="970" w:author="Author">
                  <w:rPr>
                    <w:rFonts w:ascii="Times New Roman" w:hAnsi="Times New Roman"/>
                    <w:color w:val="000000" w:themeColor="text1"/>
                    <w:kern w:val="0"/>
                    <w14:ligatures w14:val="none"/>
                  </w:rPr>
                </w:rPrChange>
              </w:rPr>
              <w:t>&lt;0.001</w:t>
            </w:r>
          </w:p>
        </w:tc>
      </w:tr>
      <w:tr w:rsidR="00C25C99" w:rsidRPr="00C25C99" w14:paraId="271FB600" w14:textId="77777777" w:rsidTr="00652AA4">
        <w:trPr>
          <w:trHeight w:val="288"/>
          <w:jc w:val="center"/>
          <w:trPrChange w:id="971" w:author="Author">
            <w:trPr>
              <w:gridAfter w:val="0"/>
              <w:trHeight w:val="288"/>
              <w:jc w:val="center"/>
            </w:trPr>
          </w:trPrChange>
        </w:trPr>
        <w:tc>
          <w:tcPr>
            <w:tcW w:w="2560" w:type="dxa"/>
            <w:gridSpan w:val="2"/>
            <w:tcBorders>
              <w:top w:val="nil"/>
              <w:left w:val="nil"/>
              <w:bottom w:val="nil"/>
              <w:right w:val="nil"/>
            </w:tcBorders>
            <w:noWrap/>
            <w:vAlign w:val="bottom"/>
            <w:hideMark/>
            <w:tcPrChange w:id="972" w:author="Author">
              <w:tcPr>
                <w:tcW w:w="2790" w:type="dxa"/>
                <w:gridSpan w:val="2"/>
                <w:tcBorders>
                  <w:top w:val="nil"/>
                  <w:left w:val="nil"/>
                  <w:bottom w:val="nil"/>
                  <w:right w:val="nil"/>
                </w:tcBorders>
                <w:noWrap/>
                <w:vAlign w:val="bottom"/>
                <w:hideMark/>
              </w:tcPr>
            </w:tcPrChange>
          </w:tcPr>
          <w:p w14:paraId="1C2A1BD1" w14:textId="77777777" w:rsidR="00C25C99" w:rsidRPr="00652AA4" w:rsidRDefault="00C25C99" w:rsidP="00C25C99">
            <w:pPr>
              <w:spacing w:after="0" w:line="240" w:lineRule="auto"/>
              <w:rPr>
                <w:rFonts w:ascii="Times New Roman" w:hAnsi="Times New Roman"/>
                <w:color w:val="000000"/>
                <w:kern w:val="0"/>
                <w:sz w:val="22"/>
                <w14:ligatures w14:val="none"/>
                <w:rPrChange w:id="97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74" w:author="Author">
                  <w:rPr>
                    <w:rFonts w:ascii="Times New Roman" w:hAnsi="Times New Roman"/>
                    <w:color w:val="000000" w:themeColor="text1"/>
                    <w:kern w:val="0"/>
                    <w14:ligatures w14:val="none"/>
                  </w:rPr>
                </w:rPrChange>
              </w:rPr>
              <w:t>topic [mental_health]</w:t>
            </w:r>
          </w:p>
        </w:tc>
        <w:tc>
          <w:tcPr>
            <w:tcW w:w="1490" w:type="dxa"/>
            <w:gridSpan w:val="2"/>
            <w:tcBorders>
              <w:top w:val="nil"/>
              <w:left w:val="nil"/>
              <w:bottom w:val="nil"/>
              <w:right w:val="nil"/>
            </w:tcBorders>
            <w:noWrap/>
            <w:vAlign w:val="bottom"/>
            <w:hideMark/>
            <w:tcPrChange w:id="975" w:author="Author">
              <w:tcPr>
                <w:tcW w:w="1800" w:type="dxa"/>
                <w:gridSpan w:val="3"/>
                <w:tcBorders>
                  <w:top w:val="nil"/>
                  <w:left w:val="nil"/>
                  <w:bottom w:val="nil"/>
                  <w:right w:val="nil"/>
                </w:tcBorders>
                <w:noWrap/>
                <w:vAlign w:val="bottom"/>
                <w:hideMark/>
              </w:tcPr>
            </w:tcPrChange>
          </w:tcPr>
          <w:p w14:paraId="1679DEE5" w14:textId="64B86598" w:rsidR="00C25C99" w:rsidRPr="00652AA4" w:rsidRDefault="003D5C59" w:rsidP="00C25C99">
            <w:pPr>
              <w:spacing w:after="0" w:line="240" w:lineRule="auto"/>
              <w:jc w:val="center"/>
              <w:rPr>
                <w:rFonts w:ascii="Times New Roman" w:hAnsi="Times New Roman"/>
                <w:color w:val="000000"/>
                <w:kern w:val="0"/>
                <w:sz w:val="22"/>
                <w14:ligatures w14:val="none"/>
                <w:rPrChange w:id="976" w:author="Author">
                  <w:rPr>
                    <w:rFonts w:ascii="Times New Roman" w:hAnsi="Times New Roman"/>
                    <w:color w:val="000000" w:themeColor="text1"/>
                    <w:kern w:val="0"/>
                    <w14:ligatures w14:val="none"/>
                  </w:rPr>
                </w:rPrChange>
              </w:rPr>
            </w:pPr>
            <w:del w:id="977" w:author="Author">
              <w:r w:rsidRPr="00942F9A">
                <w:rPr>
                  <w:rFonts w:ascii="Times New Roman" w:eastAsia="Times New Roman" w:hAnsi="Times New Roman" w:cs="Times New Roman"/>
                  <w:color w:val="000000" w:themeColor="text1"/>
                  <w:kern w:val="0"/>
                  <w:lang w:eastAsia="en-AU"/>
                  <w14:ligatures w14:val="none"/>
                </w:rPr>
                <w:delText>1.29</w:delText>
              </w:r>
            </w:del>
            <w:ins w:id="978" w:author="Author">
              <w:r w:rsidR="00C25C99" w:rsidRPr="00C25C99">
                <w:rPr>
                  <w:rFonts w:ascii="Times New Roman" w:eastAsia="Times New Roman" w:hAnsi="Times New Roman" w:cs="Times New Roman"/>
                  <w:color w:val="000000"/>
                  <w:kern w:val="0"/>
                  <w:sz w:val="22"/>
                  <w:szCs w:val="22"/>
                  <w:lang w:eastAsia="en-AU"/>
                  <w14:ligatures w14:val="none"/>
                </w:rPr>
                <w:t>0.88</w:t>
              </w:r>
            </w:ins>
          </w:p>
        </w:tc>
        <w:tc>
          <w:tcPr>
            <w:tcW w:w="1594" w:type="dxa"/>
            <w:gridSpan w:val="2"/>
            <w:tcBorders>
              <w:top w:val="nil"/>
              <w:left w:val="nil"/>
              <w:bottom w:val="nil"/>
              <w:right w:val="nil"/>
            </w:tcBorders>
            <w:noWrap/>
            <w:vAlign w:val="bottom"/>
            <w:hideMark/>
            <w:tcPrChange w:id="979" w:author="Author">
              <w:tcPr>
                <w:tcW w:w="1710" w:type="dxa"/>
                <w:gridSpan w:val="3"/>
                <w:tcBorders>
                  <w:top w:val="nil"/>
                  <w:left w:val="nil"/>
                  <w:bottom w:val="nil"/>
                  <w:right w:val="nil"/>
                </w:tcBorders>
                <w:noWrap/>
                <w:vAlign w:val="bottom"/>
                <w:hideMark/>
              </w:tcPr>
            </w:tcPrChange>
          </w:tcPr>
          <w:p w14:paraId="5C68B2FC" w14:textId="111E5F06" w:rsidR="00C25C99" w:rsidRPr="00652AA4" w:rsidRDefault="003D5C59" w:rsidP="00C25C99">
            <w:pPr>
              <w:spacing w:after="0" w:line="240" w:lineRule="auto"/>
              <w:jc w:val="center"/>
              <w:rPr>
                <w:rFonts w:ascii="Times New Roman" w:hAnsi="Times New Roman"/>
                <w:color w:val="000000"/>
                <w:kern w:val="0"/>
                <w:sz w:val="22"/>
                <w14:ligatures w14:val="none"/>
                <w:rPrChange w:id="980" w:author="Author">
                  <w:rPr>
                    <w:rFonts w:ascii="Times New Roman" w:hAnsi="Times New Roman"/>
                    <w:color w:val="000000" w:themeColor="text1"/>
                    <w:kern w:val="0"/>
                    <w14:ligatures w14:val="none"/>
                  </w:rPr>
                </w:rPrChange>
              </w:rPr>
            </w:pPr>
            <w:del w:id="981" w:author="Author">
              <w:r w:rsidRPr="00942F9A">
                <w:rPr>
                  <w:rFonts w:ascii="Times New Roman" w:eastAsia="Times New Roman" w:hAnsi="Times New Roman" w:cs="Times New Roman"/>
                  <w:color w:val="000000" w:themeColor="text1"/>
                  <w:kern w:val="0"/>
                  <w:lang w:eastAsia="en-AU"/>
                  <w14:ligatures w14:val="none"/>
                </w:rPr>
                <w:delText>1.24 – 1.34</w:delText>
              </w:r>
            </w:del>
            <w:ins w:id="982" w:author="Author">
              <w:r w:rsidR="00C25C99" w:rsidRPr="00C25C99">
                <w:rPr>
                  <w:rFonts w:ascii="Times New Roman" w:eastAsia="Times New Roman" w:hAnsi="Times New Roman" w:cs="Times New Roman"/>
                  <w:color w:val="000000"/>
                  <w:kern w:val="0"/>
                  <w:sz w:val="22"/>
                  <w:szCs w:val="22"/>
                  <w:lang w:eastAsia="en-AU"/>
                  <w14:ligatures w14:val="none"/>
                </w:rPr>
                <w:t>0.83 – 0.93</w:t>
              </w:r>
            </w:ins>
          </w:p>
        </w:tc>
        <w:tc>
          <w:tcPr>
            <w:tcW w:w="836" w:type="dxa"/>
            <w:tcBorders>
              <w:top w:val="nil"/>
              <w:left w:val="nil"/>
              <w:bottom w:val="nil"/>
              <w:right w:val="nil"/>
            </w:tcBorders>
            <w:noWrap/>
            <w:vAlign w:val="bottom"/>
            <w:hideMark/>
            <w:tcPrChange w:id="983" w:author="Author">
              <w:tcPr>
                <w:tcW w:w="1890" w:type="dxa"/>
                <w:gridSpan w:val="2"/>
                <w:tcBorders>
                  <w:top w:val="nil"/>
                  <w:left w:val="nil"/>
                  <w:bottom w:val="nil"/>
                  <w:right w:val="nil"/>
                </w:tcBorders>
                <w:noWrap/>
                <w:vAlign w:val="bottom"/>
                <w:hideMark/>
              </w:tcPr>
            </w:tcPrChange>
          </w:tcPr>
          <w:p w14:paraId="37A74570"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984" w:author="Author">
                  <w:rPr>
                    <w:rFonts w:ascii="Times New Roman" w:hAnsi="Times New Roman"/>
                    <w:color w:val="000000" w:themeColor="text1"/>
                    <w:kern w:val="0"/>
                    <w14:ligatures w14:val="none"/>
                  </w:rPr>
                </w:rPrChange>
              </w:rPr>
              <w:pPrChange w:id="985" w:author="Author">
                <w:pPr>
                  <w:spacing w:after="0" w:line="240" w:lineRule="auto"/>
                  <w:jc w:val="center"/>
                </w:pPr>
              </w:pPrChange>
            </w:pPr>
            <w:r w:rsidRPr="00652AA4">
              <w:rPr>
                <w:rFonts w:ascii="Times New Roman" w:hAnsi="Times New Roman"/>
                <w:color w:val="000000"/>
                <w:kern w:val="0"/>
                <w:sz w:val="22"/>
                <w14:ligatures w14:val="none"/>
                <w:rPrChange w:id="986" w:author="Author">
                  <w:rPr>
                    <w:rFonts w:ascii="Times New Roman" w:hAnsi="Times New Roman"/>
                    <w:color w:val="000000" w:themeColor="text1"/>
                    <w:kern w:val="0"/>
                    <w14:ligatures w14:val="none"/>
                  </w:rPr>
                </w:rPrChange>
              </w:rPr>
              <w:t>&lt;0.001</w:t>
            </w:r>
          </w:p>
        </w:tc>
      </w:tr>
      <w:tr w:rsidR="00C25C99" w:rsidRPr="00C25C99" w14:paraId="7F7CECE5" w14:textId="77777777" w:rsidTr="00C25C99">
        <w:trPr>
          <w:trHeight w:val="288"/>
          <w:jc w:val="center"/>
          <w:ins w:id="987" w:author="Author"/>
        </w:trPr>
        <w:tc>
          <w:tcPr>
            <w:tcW w:w="2560" w:type="dxa"/>
            <w:gridSpan w:val="2"/>
            <w:tcBorders>
              <w:top w:val="nil"/>
              <w:left w:val="nil"/>
              <w:bottom w:val="nil"/>
              <w:right w:val="nil"/>
            </w:tcBorders>
            <w:noWrap/>
            <w:vAlign w:val="bottom"/>
            <w:hideMark/>
          </w:tcPr>
          <w:p w14:paraId="0695EF73" w14:textId="77777777" w:rsidR="00C25C99" w:rsidRPr="00C25C99" w:rsidRDefault="00C25C99" w:rsidP="00C25C99">
            <w:pPr>
              <w:spacing w:after="0" w:line="240" w:lineRule="auto"/>
              <w:rPr>
                <w:ins w:id="988" w:author="Author"/>
                <w:rFonts w:ascii="Times New Roman" w:eastAsia="Times New Roman" w:hAnsi="Times New Roman" w:cs="Times New Roman"/>
                <w:color w:val="000000"/>
                <w:kern w:val="0"/>
                <w:sz w:val="22"/>
                <w:szCs w:val="22"/>
                <w:lang w:eastAsia="en-AU"/>
                <w14:ligatures w14:val="none"/>
              </w:rPr>
            </w:pPr>
            <w:ins w:id="989" w:author="Author">
              <w:r w:rsidRPr="00C25C99">
                <w:rPr>
                  <w:rFonts w:ascii="Times New Roman" w:eastAsia="Times New Roman" w:hAnsi="Times New Roman" w:cs="Times New Roman"/>
                  <w:color w:val="000000"/>
                  <w:kern w:val="0"/>
                  <w:sz w:val="22"/>
                  <w:szCs w:val="22"/>
                  <w:lang w:eastAsia="en-AU"/>
                  <w14:ligatures w14:val="none"/>
                </w:rPr>
                <w:t>topic [military]</w:t>
              </w:r>
            </w:ins>
          </w:p>
        </w:tc>
        <w:tc>
          <w:tcPr>
            <w:tcW w:w="1490" w:type="dxa"/>
            <w:gridSpan w:val="2"/>
            <w:tcBorders>
              <w:top w:val="nil"/>
              <w:left w:val="nil"/>
              <w:bottom w:val="nil"/>
              <w:right w:val="nil"/>
            </w:tcBorders>
            <w:noWrap/>
            <w:vAlign w:val="bottom"/>
            <w:hideMark/>
          </w:tcPr>
          <w:p w14:paraId="410FD343" w14:textId="77777777" w:rsidR="00C25C99" w:rsidRPr="00C25C99" w:rsidRDefault="00C25C99" w:rsidP="00C25C99">
            <w:pPr>
              <w:spacing w:after="0" w:line="240" w:lineRule="auto"/>
              <w:jc w:val="center"/>
              <w:rPr>
                <w:ins w:id="990" w:author="Author"/>
                <w:rFonts w:ascii="Times New Roman" w:eastAsia="Times New Roman" w:hAnsi="Times New Roman" w:cs="Times New Roman"/>
                <w:color w:val="000000"/>
                <w:kern w:val="0"/>
                <w:sz w:val="22"/>
                <w:szCs w:val="22"/>
                <w:lang w:eastAsia="en-AU"/>
                <w14:ligatures w14:val="none"/>
              </w:rPr>
            </w:pPr>
            <w:ins w:id="991" w:author="Author">
              <w:r w:rsidRPr="00C25C99">
                <w:rPr>
                  <w:rFonts w:ascii="Times New Roman" w:eastAsia="Times New Roman" w:hAnsi="Times New Roman" w:cs="Times New Roman"/>
                  <w:color w:val="000000"/>
                  <w:kern w:val="0"/>
                  <w:sz w:val="22"/>
                  <w:szCs w:val="22"/>
                  <w:lang w:eastAsia="en-AU"/>
                  <w14:ligatures w14:val="none"/>
                </w:rPr>
                <w:t>0.6</w:t>
              </w:r>
            </w:ins>
          </w:p>
        </w:tc>
        <w:tc>
          <w:tcPr>
            <w:tcW w:w="1594" w:type="dxa"/>
            <w:gridSpan w:val="2"/>
            <w:tcBorders>
              <w:top w:val="nil"/>
              <w:left w:val="nil"/>
              <w:bottom w:val="nil"/>
              <w:right w:val="nil"/>
            </w:tcBorders>
            <w:noWrap/>
            <w:vAlign w:val="bottom"/>
            <w:hideMark/>
          </w:tcPr>
          <w:p w14:paraId="17288BEE" w14:textId="77777777" w:rsidR="00C25C99" w:rsidRPr="00C25C99" w:rsidRDefault="00C25C99" w:rsidP="00C25C99">
            <w:pPr>
              <w:spacing w:after="0" w:line="240" w:lineRule="auto"/>
              <w:jc w:val="center"/>
              <w:rPr>
                <w:ins w:id="992" w:author="Author"/>
                <w:rFonts w:ascii="Times New Roman" w:eastAsia="Times New Roman" w:hAnsi="Times New Roman" w:cs="Times New Roman"/>
                <w:color w:val="000000"/>
                <w:kern w:val="0"/>
                <w:sz w:val="22"/>
                <w:szCs w:val="22"/>
                <w:lang w:eastAsia="en-AU"/>
                <w14:ligatures w14:val="none"/>
              </w:rPr>
            </w:pPr>
            <w:ins w:id="993" w:author="Author">
              <w:r w:rsidRPr="00C25C99">
                <w:rPr>
                  <w:rFonts w:ascii="Times New Roman" w:eastAsia="Times New Roman" w:hAnsi="Times New Roman" w:cs="Times New Roman"/>
                  <w:color w:val="000000"/>
                  <w:kern w:val="0"/>
                  <w:sz w:val="22"/>
                  <w:szCs w:val="22"/>
                  <w:lang w:eastAsia="en-AU"/>
                  <w14:ligatures w14:val="none"/>
                </w:rPr>
                <w:t>0.56 – 0.64</w:t>
              </w:r>
            </w:ins>
          </w:p>
        </w:tc>
        <w:tc>
          <w:tcPr>
            <w:tcW w:w="836" w:type="dxa"/>
            <w:tcBorders>
              <w:top w:val="nil"/>
              <w:left w:val="nil"/>
              <w:bottom w:val="nil"/>
              <w:right w:val="nil"/>
            </w:tcBorders>
            <w:noWrap/>
            <w:vAlign w:val="bottom"/>
            <w:hideMark/>
          </w:tcPr>
          <w:p w14:paraId="098CF418" w14:textId="77777777" w:rsidR="00C25C99" w:rsidRPr="00C25C99" w:rsidRDefault="00C25C99" w:rsidP="00C25C99">
            <w:pPr>
              <w:spacing w:after="0" w:line="240" w:lineRule="auto"/>
              <w:jc w:val="right"/>
              <w:rPr>
                <w:ins w:id="994" w:author="Author"/>
                <w:rFonts w:ascii="Times New Roman" w:eastAsia="Times New Roman" w:hAnsi="Times New Roman" w:cs="Times New Roman"/>
                <w:color w:val="000000"/>
                <w:kern w:val="0"/>
                <w:sz w:val="22"/>
                <w:szCs w:val="22"/>
                <w:lang w:eastAsia="en-AU"/>
                <w14:ligatures w14:val="none"/>
              </w:rPr>
            </w:pPr>
            <w:ins w:id="995"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1BB295B6" w14:textId="77777777" w:rsidTr="00652AA4">
        <w:trPr>
          <w:trHeight w:val="288"/>
          <w:jc w:val="center"/>
          <w:trPrChange w:id="996" w:author="Author">
            <w:trPr>
              <w:gridAfter w:val="0"/>
              <w:trHeight w:val="288"/>
              <w:jc w:val="center"/>
            </w:trPr>
          </w:trPrChange>
        </w:trPr>
        <w:tc>
          <w:tcPr>
            <w:tcW w:w="2560" w:type="dxa"/>
            <w:gridSpan w:val="2"/>
            <w:tcBorders>
              <w:top w:val="nil"/>
              <w:left w:val="nil"/>
              <w:bottom w:val="nil"/>
              <w:right w:val="nil"/>
            </w:tcBorders>
            <w:noWrap/>
            <w:vAlign w:val="bottom"/>
            <w:hideMark/>
            <w:tcPrChange w:id="997" w:author="Author">
              <w:tcPr>
                <w:tcW w:w="2790" w:type="dxa"/>
                <w:gridSpan w:val="2"/>
                <w:tcBorders>
                  <w:top w:val="nil"/>
                  <w:left w:val="nil"/>
                  <w:bottom w:val="nil"/>
                  <w:right w:val="nil"/>
                </w:tcBorders>
                <w:noWrap/>
                <w:vAlign w:val="bottom"/>
                <w:hideMark/>
              </w:tcPr>
            </w:tcPrChange>
          </w:tcPr>
          <w:p w14:paraId="76990586" w14:textId="553024BF" w:rsidR="00C25C99" w:rsidRPr="00652AA4" w:rsidRDefault="00C25C99" w:rsidP="00C25C99">
            <w:pPr>
              <w:spacing w:after="0" w:line="240" w:lineRule="auto"/>
              <w:rPr>
                <w:rFonts w:ascii="Times New Roman" w:hAnsi="Times New Roman"/>
                <w:color w:val="000000"/>
                <w:kern w:val="0"/>
                <w:sz w:val="22"/>
                <w14:ligatures w14:val="none"/>
                <w:rPrChange w:id="99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999" w:author="Author">
                  <w:rPr>
                    <w:rFonts w:ascii="Times New Roman" w:hAnsi="Times New Roman"/>
                    <w:color w:val="000000" w:themeColor="text1"/>
                    <w:kern w:val="0"/>
                    <w14:ligatures w14:val="none"/>
                  </w:rPr>
                </w:rPrChange>
              </w:rPr>
              <w:t>topic [</w:t>
            </w:r>
            <w:del w:id="1000" w:author="Author">
              <w:r w:rsidR="003D5C59" w:rsidRPr="00942F9A">
                <w:rPr>
                  <w:rFonts w:ascii="Times New Roman" w:eastAsia="Times New Roman" w:hAnsi="Times New Roman" w:cs="Times New Roman"/>
                  <w:color w:val="000000" w:themeColor="text1"/>
                  <w:kern w:val="0"/>
                  <w:lang w:eastAsia="en-AU"/>
                  <w14:ligatures w14:val="none"/>
                </w:rPr>
                <w:delText>transport</w:delText>
              </w:r>
            </w:del>
            <w:ins w:id="1001" w:author="Author">
              <w:r w:rsidRPr="00C25C99">
                <w:rPr>
                  <w:rFonts w:ascii="Times New Roman" w:eastAsia="Times New Roman" w:hAnsi="Times New Roman" w:cs="Times New Roman"/>
                  <w:color w:val="000000"/>
                  <w:kern w:val="0"/>
                  <w:sz w:val="22"/>
                  <w:szCs w:val="22"/>
                  <w:lang w:eastAsia="en-AU"/>
                  <w14:ligatures w14:val="none"/>
                </w:rPr>
                <w:t>no topic</w:t>
              </w:r>
            </w:ins>
            <w:r w:rsidRPr="00652AA4">
              <w:rPr>
                <w:rFonts w:ascii="Times New Roman" w:hAnsi="Times New Roman"/>
                <w:color w:val="000000"/>
                <w:kern w:val="0"/>
                <w:sz w:val="22"/>
                <w14:ligatures w14:val="none"/>
                <w:rPrChange w:id="1002"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1003" w:author="Author">
              <w:tcPr>
                <w:tcW w:w="1800" w:type="dxa"/>
                <w:gridSpan w:val="3"/>
                <w:tcBorders>
                  <w:top w:val="nil"/>
                  <w:left w:val="nil"/>
                  <w:bottom w:val="nil"/>
                  <w:right w:val="nil"/>
                </w:tcBorders>
                <w:noWrap/>
                <w:vAlign w:val="bottom"/>
                <w:hideMark/>
              </w:tcPr>
            </w:tcPrChange>
          </w:tcPr>
          <w:p w14:paraId="6775DB17" w14:textId="32FE9CBD" w:rsidR="00C25C99" w:rsidRPr="00652AA4" w:rsidRDefault="00C25C99" w:rsidP="00C25C99">
            <w:pPr>
              <w:spacing w:after="0" w:line="240" w:lineRule="auto"/>
              <w:jc w:val="center"/>
              <w:rPr>
                <w:rFonts w:ascii="Times New Roman" w:hAnsi="Times New Roman"/>
                <w:color w:val="000000"/>
                <w:kern w:val="0"/>
                <w:sz w:val="22"/>
                <w14:ligatures w14:val="none"/>
                <w:rPrChange w:id="100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05" w:author="Author">
                  <w:rPr>
                    <w:rFonts w:ascii="Times New Roman" w:hAnsi="Times New Roman"/>
                    <w:color w:val="000000" w:themeColor="text1"/>
                    <w:kern w:val="0"/>
                    <w14:ligatures w14:val="none"/>
                  </w:rPr>
                </w:rPrChange>
              </w:rPr>
              <w:t>0.</w:t>
            </w:r>
            <w:del w:id="1006" w:author="Author">
              <w:r w:rsidR="003D5C59" w:rsidRPr="00942F9A">
                <w:rPr>
                  <w:rFonts w:ascii="Times New Roman" w:eastAsia="Times New Roman" w:hAnsi="Times New Roman" w:cs="Times New Roman"/>
                  <w:color w:val="000000" w:themeColor="text1"/>
                  <w:kern w:val="0"/>
                  <w:lang w:eastAsia="en-AU"/>
                  <w14:ligatures w14:val="none"/>
                </w:rPr>
                <w:delText>65</w:delText>
              </w:r>
            </w:del>
            <w:ins w:id="1007" w:author="Author">
              <w:r w:rsidRPr="00C25C99">
                <w:rPr>
                  <w:rFonts w:ascii="Times New Roman" w:eastAsia="Times New Roman" w:hAnsi="Times New Roman" w:cs="Times New Roman"/>
                  <w:color w:val="000000"/>
                  <w:kern w:val="0"/>
                  <w:sz w:val="22"/>
                  <w:szCs w:val="22"/>
                  <w:lang w:eastAsia="en-AU"/>
                  <w14:ligatures w14:val="none"/>
                </w:rPr>
                <w:t>35</w:t>
              </w:r>
            </w:ins>
          </w:p>
        </w:tc>
        <w:tc>
          <w:tcPr>
            <w:tcW w:w="1594" w:type="dxa"/>
            <w:gridSpan w:val="2"/>
            <w:tcBorders>
              <w:top w:val="nil"/>
              <w:left w:val="nil"/>
              <w:bottom w:val="nil"/>
              <w:right w:val="nil"/>
            </w:tcBorders>
            <w:noWrap/>
            <w:vAlign w:val="bottom"/>
            <w:hideMark/>
            <w:tcPrChange w:id="1008" w:author="Author">
              <w:tcPr>
                <w:tcW w:w="1710" w:type="dxa"/>
                <w:gridSpan w:val="3"/>
                <w:tcBorders>
                  <w:top w:val="nil"/>
                  <w:left w:val="nil"/>
                  <w:bottom w:val="nil"/>
                  <w:right w:val="nil"/>
                </w:tcBorders>
                <w:noWrap/>
                <w:vAlign w:val="bottom"/>
                <w:hideMark/>
              </w:tcPr>
            </w:tcPrChange>
          </w:tcPr>
          <w:p w14:paraId="2F62F379" w14:textId="792AE0C7" w:rsidR="00C25C99" w:rsidRPr="00652AA4" w:rsidRDefault="00C25C99" w:rsidP="00C25C99">
            <w:pPr>
              <w:spacing w:after="0" w:line="240" w:lineRule="auto"/>
              <w:jc w:val="center"/>
              <w:rPr>
                <w:rFonts w:ascii="Times New Roman" w:hAnsi="Times New Roman"/>
                <w:color w:val="000000"/>
                <w:kern w:val="0"/>
                <w:sz w:val="22"/>
                <w14:ligatures w14:val="none"/>
                <w:rPrChange w:id="100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10" w:author="Author">
                  <w:rPr>
                    <w:rFonts w:ascii="Times New Roman" w:hAnsi="Times New Roman"/>
                    <w:color w:val="000000" w:themeColor="text1"/>
                    <w:kern w:val="0"/>
                    <w14:ligatures w14:val="none"/>
                  </w:rPr>
                </w:rPrChange>
              </w:rPr>
              <w:t>0.</w:t>
            </w:r>
            <w:del w:id="1011" w:author="Author">
              <w:r w:rsidR="003D5C59" w:rsidRPr="00942F9A">
                <w:rPr>
                  <w:rFonts w:ascii="Times New Roman" w:eastAsia="Times New Roman" w:hAnsi="Times New Roman" w:cs="Times New Roman"/>
                  <w:color w:val="000000" w:themeColor="text1"/>
                  <w:kern w:val="0"/>
                  <w:lang w:eastAsia="en-AU"/>
                  <w14:ligatures w14:val="none"/>
                </w:rPr>
                <w:delText>62</w:delText>
              </w:r>
            </w:del>
            <w:ins w:id="1012" w:author="Author">
              <w:r w:rsidRPr="00C25C99">
                <w:rPr>
                  <w:rFonts w:ascii="Times New Roman" w:eastAsia="Times New Roman" w:hAnsi="Times New Roman" w:cs="Times New Roman"/>
                  <w:color w:val="000000"/>
                  <w:kern w:val="0"/>
                  <w:sz w:val="22"/>
                  <w:szCs w:val="22"/>
                  <w:lang w:eastAsia="en-AU"/>
                  <w14:ligatures w14:val="none"/>
                </w:rPr>
                <w:t>30</w:t>
              </w:r>
            </w:ins>
            <w:r w:rsidRPr="00652AA4">
              <w:rPr>
                <w:rFonts w:ascii="Times New Roman" w:hAnsi="Times New Roman"/>
                <w:color w:val="000000"/>
                <w:kern w:val="0"/>
                <w:sz w:val="22"/>
                <w14:ligatures w14:val="none"/>
                <w:rPrChange w:id="1013" w:author="Author">
                  <w:rPr>
                    <w:rFonts w:ascii="Times New Roman" w:hAnsi="Times New Roman"/>
                    <w:color w:val="000000" w:themeColor="text1"/>
                    <w:kern w:val="0"/>
                    <w14:ligatures w14:val="none"/>
                  </w:rPr>
                </w:rPrChange>
              </w:rPr>
              <w:t xml:space="preserve"> – 0.</w:t>
            </w:r>
            <w:del w:id="1014" w:author="Author">
              <w:r w:rsidR="003D5C59" w:rsidRPr="00942F9A">
                <w:rPr>
                  <w:rFonts w:ascii="Times New Roman" w:eastAsia="Times New Roman" w:hAnsi="Times New Roman" w:cs="Times New Roman"/>
                  <w:color w:val="000000" w:themeColor="text1"/>
                  <w:kern w:val="0"/>
                  <w:lang w:eastAsia="en-AU"/>
                  <w14:ligatures w14:val="none"/>
                </w:rPr>
                <w:delText>69</w:delText>
              </w:r>
            </w:del>
            <w:ins w:id="1015" w:author="Author">
              <w:r w:rsidRPr="00C25C99">
                <w:rPr>
                  <w:rFonts w:ascii="Times New Roman" w:eastAsia="Times New Roman" w:hAnsi="Times New Roman" w:cs="Times New Roman"/>
                  <w:color w:val="000000"/>
                  <w:kern w:val="0"/>
                  <w:sz w:val="22"/>
                  <w:szCs w:val="22"/>
                  <w:lang w:eastAsia="en-AU"/>
                  <w14:ligatures w14:val="none"/>
                </w:rPr>
                <w:t>41</w:t>
              </w:r>
            </w:ins>
          </w:p>
        </w:tc>
        <w:tc>
          <w:tcPr>
            <w:tcW w:w="836" w:type="dxa"/>
            <w:tcBorders>
              <w:top w:val="nil"/>
              <w:left w:val="nil"/>
              <w:bottom w:val="nil"/>
              <w:right w:val="nil"/>
            </w:tcBorders>
            <w:noWrap/>
            <w:vAlign w:val="bottom"/>
            <w:hideMark/>
            <w:tcPrChange w:id="1016" w:author="Author">
              <w:tcPr>
                <w:tcW w:w="1890" w:type="dxa"/>
                <w:gridSpan w:val="2"/>
                <w:tcBorders>
                  <w:top w:val="nil"/>
                  <w:left w:val="nil"/>
                  <w:bottom w:val="nil"/>
                  <w:right w:val="nil"/>
                </w:tcBorders>
                <w:noWrap/>
                <w:vAlign w:val="bottom"/>
                <w:hideMark/>
              </w:tcPr>
            </w:tcPrChange>
          </w:tcPr>
          <w:p w14:paraId="022334F0"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017" w:author="Author">
                  <w:rPr>
                    <w:rFonts w:ascii="Times New Roman" w:hAnsi="Times New Roman"/>
                    <w:color w:val="000000" w:themeColor="text1"/>
                    <w:kern w:val="0"/>
                    <w14:ligatures w14:val="none"/>
                  </w:rPr>
                </w:rPrChange>
              </w:rPr>
              <w:pPrChange w:id="1018" w:author="Author">
                <w:pPr>
                  <w:spacing w:after="0" w:line="240" w:lineRule="auto"/>
                  <w:jc w:val="center"/>
                </w:pPr>
              </w:pPrChange>
            </w:pPr>
            <w:r w:rsidRPr="00652AA4">
              <w:rPr>
                <w:rFonts w:ascii="Times New Roman" w:hAnsi="Times New Roman"/>
                <w:color w:val="000000"/>
                <w:kern w:val="0"/>
                <w:sz w:val="22"/>
                <w14:ligatures w14:val="none"/>
                <w:rPrChange w:id="1019" w:author="Author">
                  <w:rPr>
                    <w:rFonts w:ascii="Times New Roman" w:hAnsi="Times New Roman"/>
                    <w:color w:val="000000" w:themeColor="text1"/>
                    <w:kern w:val="0"/>
                    <w14:ligatures w14:val="none"/>
                  </w:rPr>
                </w:rPrChange>
              </w:rPr>
              <w:t>&lt;0.001</w:t>
            </w:r>
          </w:p>
        </w:tc>
      </w:tr>
      <w:tr w:rsidR="00C25C99" w:rsidRPr="00C25C99" w14:paraId="4E0B9FD7" w14:textId="77777777" w:rsidTr="00C25C99">
        <w:trPr>
          <w:trHeight w:val="288"/>
          <w:jc w:val="center"/>
          <w:ins w:id="1020" w:author="Author"/>
        </w:trPr>
        <w:tc>
          <w:tcPr>
            <w:tcW w:w="2560" w:type="dxa"/>
            <w:gridSpan w:val="2"/>
            <w:tcBorders>
              <w:top w:val="nil"/>
              <w:left w:val="nil"/>
              <w:bottom w:val="nil"/>
              <w:right w:val="nil"/>
            </w:tcBorders>
            <w:noWrap/>
            <w:vAlign w:val="bottom"/>
            <w:hideMark/>
          </w:tcPr>
          <w:p w14:paraId="2D261547" w14:textId="77777777" w:rsidR="00C25C99" w:rsidRPr="00C25C99" w:rsidRDefault="00C25C99" w:rsidP="00C25C99">
            <w:pPr>
              <w:spacing w:after="0" w:line="240" w:lineRule="auto"/>
              <w:rPr>
                <w:ins w:id="1021" w:author="Author"/>
                <w:rFonts w:ascii="Times New Roman" w:eastAsia="Times New Roman" w:hAnsi="Times New Roman" w:cs="Times New Roman"/>
                <w:color w:val="000000"/>
                <w:kern w:val="0"/>
                <w:sz w:val="22"/>
                <w:szCs w:val="22"/>
                <w:lang w:eastAsia="en-AU"/>
                <w14:ligatures w14:val="none"/>
              </w:rPr>
            </w:pPr>
            <w:ins w:id="1022" w:author="Author">
              <w:r w:rsidRPr="00C25C99">
                <w:rPr>
                  <w:rFonts w:ascii="Times New Roman" w:eastAsia="Times New Roman" w:hAnsi="Times New Roman" w:cs="Times New Roman"/>
                  <w:color w:val="000000"/>
                  <w:kern w:val="0"/>
                  <w:sz w:val="22"/>
                  <w:szCs w:val="22"/>
                  <w:lang w:eastAsia="en-AU"/>
                  <w14:ligatures w14:val="none"/>
                </w:rPr>
                <w:t>topic [other]</w:t>
              </w:r>
            </w:ins>
          </w:p>
        </w:tc>
        <w:tc>
          <w:tcPr>
            <w:tcW w:w="1490" w:type="dxa"/>
            <w:gridSpan w:val="2"/>
            <w:tcBorders>
              <w:top w:val="nil"/>
              <w:left w:val="nil"/>
              <w:bottom w:val="nil"/>
              <w:right w:val="nil"/>
            </w:tcBorders>
            <w:noWrap/>
            <w:vAlign w:val="bottom"/>
            <w:hideMark/>
          </w:tcPr>
          <w:p w14:paraId="290B0B14" w14:textId="77777777" w:rsidR="00C25C99" w:rsidRPr="00C25C99" w:rsidRDefault="00C25C99" w:rsidP="00C25C99">
            <w:pPr>
              <w:spacing w:after="0" w:line="240" w:lineRule="auto"/>
              <w:jc w:val="center"/>
              <w:rPr>
                <w:ins w:id="1023" w:author="Author"/>
                <w:rFonts w:ascii="Times New Roman" w:eastAsia="Times New Roman" w:hAnsi="Times New Roman" w:cs="Times New Roman"/>
                <w:color w:val="000000"/>
                <w:kern w:val="0"/>
                <w:sz w:val="22"/>
                <w:szCs w:val="22"/>
                <w:lang w:eastAsia="en-AU"/>
                <w14:ligatures w14:val="none"/>
              </w:rPr>
            </w:pPr>
            <w:ins w:id="1024" w:author="Author">
              <w:r w:rsidRPr="00C25C99">
                <w:rPr>
                  <w:rFonts w:ascii="Times New Roman" w:eastAsia="Times New Roman" w:hAnsi="Times New Roman" w:cs="Times New Roman"/>
                  <w:color w:val="000000"/>
                  <w:kern w:val="0"/>
                  <w:sz w:val="22"/>
                  <w:szCs w:val="22"/>
                  <w:lang w:eastAsia="en-AU"/>
                  <w14:ligatures w14:val="none"/>
                </w:rPr>
                <w:t>0.61</w:t>
              </w:r>
            </w:ins>
          </w:p>
        </w:tc>
        <w:tc>
          <w:tcPr>
            <w:tcW w:w="1594" w:type="dxa"/>
            <w:gridSpan w:val="2"/>
            <w:tcBorders>
              <w:top w:val="nil"/>
              <w:left w:val="nil"/>
              <w:bottom w:val="nil"/>
              <w:right w:val="nil"/>
            </w:tcBorders>
            <w:noWrap/>
            <w:vAlign w:val="bottom"/>
            <w:hideMark/>
          </w:tcPr>
          <w:p w14:paraId="27B4C047" w14:textId="77777777" w:rsidR="00C25C99" w:rsidRPr="00C25C99" w:rsidRDefault="00C25C99" w:rsidP="00C25C99">
            <w:pPr>
              <w:spacing w:after="0" w:line="240" w:lineRule="auto"/>
              <w:jc w:val="center"/>
              <w:rPr>
                <w:ins w:id="1025" w:author="Author"/>
                <w:rFonts w:ascii="Times New Roman" w:eastAsia="Times New Roman" w:hAnsi="Times New Roman" w:cs="Times New Roman"/>
                <w:color w:val="000000"/>
                <w:kern w:val="0"/>
                <w:sz w:val="22"/>
                <w:szCs w:val="22"/>
                <w:lang w:eastAsia="en-AU"/>
                <w14:ligatures w14:val="none"/>
              </w:rPr>
            </w:pPr>
            <w:ins w:id="1026" w:author="Author">
              <w:r w:rsidRPr="00C25C99">
                <w:rPr>
                  <w:rFonts w:ascii="Times New Roman" w:eastAsia="Times New Roman" w:hAnsi="Times New Roman" w:cs="Times New Roman"/>
                  <w:color w:val="000000"/>
                  <w:kern w:val="0"/>
                  <w:sz w:val="22"/>
                  <w:szCs w:val="22"/>
                  <w:lang w:eastAsia="en-AU"/>
                  <w14:ligatures w14:val="none"/>
                </w:rPr>
                <w:t>0.57 – 0.65</w:t>
              </w:r>
            </w:ins>
          </w:p>
        </w:tc>
        <w:tc>
          <w:tcPr>
            <w:tcW w:w="836" w:type="dxa"/>
            <w:tcBorders>
              <w:top w:val="nil"/>
              <w:left w:val="nil"/>
              <w:bottom w:val="nil"/>
              <w:right w:val="nil"/>
            </w:tcBorders>
            <w:noWrap/>
            <w:vAlign w:val="bottom"/>
            <w:hideMark/>
          </w:tcPr>
          <w:p w14:paraId="5C413E9B" w14:textId="77777777" w:rsidR="00C25C99" w:rsidRPr="00C25C99" w:rsidRDefault="00C25C99" w:rsidP="00C25C99">
            <w:pPr>
              <w:spacing w:after="0" w:line="240" w:lineRule="auto"/>
              <w:jc w:val="right"/>
              <w:rPr>
                <w:ins w:id="1027" w:author="Author"/>
                <w:rFonts w:ascii="Times New Roman" w:eastAsia="Times New Roman" w:hAnsi="Times New Roman" w:cs="Times New Roman"/>
                <w:color w:val="000000"/>
                <w:kern w:val="0"/>
                <w:sz w:val="22"/>
                <w:szCs w:val="22"/>
                <w:lang w:eastAsia="en-AU"/>
                <w14:ligatures w14:val="none"/>
              </w:rPr>
            </w:pPr>
            <w:ins w:id="1028"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0D7D6F14" w14:textId="77777777" w:rsidTr="00C25C99">
        <w:trPr>
          <w:trHeight w:val="288"/>
          <w:jc w:val="center"/>
          <w:ins w:id="1029" w:author="Author"/>
        </w:trPr>
        <w:tc>
          <w:tcPr>
            <w:tcW w:w="2560" w:type="dxa"/>
            <w:gridSpan w:val="2"/>
            <w:tcBorders>
              <w:top w:val="nil"/>
              <w:left w:val="nil"/>
              <w:bottom w:val="nil"/>
              <w:right w:val="nil"/>
            </w:tcBorders>
            <w:noWrap/>
            <w:vAlign w:val="bottom"/>
            <w:hideMark/>
          </w:tcPr>
          <w:p w14:paraId="2EFFEBA6" w14:textId="77777777" w:rsidR="00C25C99" w:rsidRPr="00C25C99" w:rsidRDefault="00C25C99" w:rsidP="00C25C99">
            <w:pPr>
              <w:spacing w:after="0" w:line="240" w:lineRule="auto"/>
              <w:rPr>
                <w:ins w:id="1030" w:author="Author"/>
                <w:rFonts w:ascii="Times New Roman" w:eastAsia="Times New Roman" w:hAnsi="Times New Roman" w:cs="Times New Roman"/>
                <w:color w:val="000000"/>
                <w:kern w:val="0"/>
                <w:sz w:val="22"/>
                <w:szCs w:val="22"/>
                <w:lang w:eastAsia="en-AU"/>
                <w14:ligatures w14:val="none"/>
              </w:rPr>
            </w:pPr>
            <w:ins w:id="1031" w:author="Author">
              <w:r w:rsidRPr="00C25C99">
                <w:rPr>
                  <w:rFonts w:ascii="Times New Roman" w:eastAsia="Times New Roman" w:hAnsi="Times New Roman" w:cs="Times New Roman"/>
                  <w:color w:val="000000"/>
                  <w:kern w:val="0"/>
                  <w:sz w:val="22"/>
                  <w:szCs w:val="22"/>
                  <w:lang w:eastAsia="en-AU"/>
                  <w14:ligatures w14:val="none"/>
                </w:rPr>
                <w:t>topic [pets]</w:t>
              </w:r>
            </w:ins>
          </w:p>
        </w:tc>
        <w:tc>
          <w:tcPr>
            <w:tcW w:w="1490" w:type="dxa"/>
            <w:gridSpan w:val="2"/>
            <w:tcBorders>
              <w:top w:val="nil"/>
              <w:left w:val="nil"/>
              <w:bottom w:val="nil"/>
              <w:right w:val="nil"/>
            </w:tcBorders>
            <w:noWrap/>
            <w:vAlign w:val="bottom"/>
            <w:hideMark/>
          </w:tcPr>
          <w:p w14:paraId="2B001267" w14:textId="77777777" w:rsidR="00C25C99" w:rsidRPr="00C25C99" w:rsidRDefault="00C25C99" w:rsidP="00C25C99">
            <w:pPr>
              <w:spacing w:after="0" w:line="240" w:lineRule="auto"/>
              <w:jc w:val="center"/>
              <w:rPr>
                <w:ins w:id="1032" w:author="Author"/>
                <w:rFonts w:ascii="Times New Roman" w:eastAsia="Times New Roman" w:hAnsi="Times New Roman" w:cs="Times New Roman"/>
                <w:color w:val="000000"/>
                <w:kern w:val="0"/>
                <w:sz w:val="22"/>
                <w:szCs w:val="22"/>
                <w:lang w:eastAsia="en-AU"/>
                <w14:ligatures w14:val="none"/>
              </w:rPr>
            </w:pPr>
            <w:ins w:id="1033" w:author="Author">
              <w:r w:rsidRPr="00C25C99">
                <w:rPr>
                  <w:rFonts w:ascii="Times New Roman" w:eastAsia="Times New Roman" w:hAnsi="Times New Roman" w:cs="Times New Roman"/>
                  <w:color w:val="000000"/>
                  <w:kern w:val="0"/>
                  <w:sz w:val="22"/>
                  <w:szCs w:val="22"/>
                  <w:lang w:eastAsia="en-AU"/>
                  <w14:ligatures w14:val="none"/>
                </w:rPr>
                <w:t>1.21</w:t>
              </w:r>
            </w:ins>
          </w:p>
        </w:tc>
        <w:tc>
          <w:tcPr>
            <w:tcW w:w="1594" w:type="dxa"/>
            <w:gridSpan w:val="2"/>
            <w:tcBorders>
              <w:top w:val="nil"/>
              <w:left w:val="nil"/>
              <w:bottom w:val="nil"/>
              <w:right w:val="nil"/>
            </w:tcBorders>
            <w:noWrap/>
            <w:vAlign w:val="bottom"/>
            <w:hideMark/>
          </w:tcPr>
          <w:p w14:paraId="3CCEBDC1" w14:textId="77777777" w:rsidR="00C25C99" w:rsidRPr="00C25C99" w:rsidRDefault="00C25C99" w:rsidP="00C25C99">
            <w:pPr>
              <w:spacing w:after="0" w:line="240" w:lineRule="auto"/>
              <w:jc w:val="center"/>
              <w:rPr>
                <w:ins w:id="1034" w:author="Author"/>
                <w:rFonts w:ascii="Times New Roman" w:eastAsia="Times New Roman" w:hAnsi="Times New Roman" w:cs="Times New Roman"/>
                <w:color w:val="000000"/>
                <w:kern w:val="0"/>
                <w:sz w:val="22"/>
                <w:szCs w:val="22"/>
                <w:lang w:eastAsia="en-AU"/>
                <w14:ligatures w14:val="none"/>
              </w:rPr>
            </w:pPr>
            <w:ins w:id="1035" w:author="Author">
              <w:r w:rsidRPr="00C25C99">
                <w:rPr>
                  <w:rFonts w:ascii="Times New Roman" w:eastAsia="Times New Roman" w:hAnsi="Times New Roman" w:cs="Times New Roman"/>
                  <w:color w:val="000000"/>
                  <w:kern w:val="0"/>
                  <w:sz w:val="22"/>
                  <w:szCs w:val="22"/>
                  <w:lang w:eastAsia="en-AU"/>
                  <w14:ligatures w14:val="none"/>
                </w:rPr>
                <w:t>1.15 – 1.28</w:t>
              </w:r>
            </w:ins>
          </w:p>
        </w:tc>
        <w:tc>
          <w:tcPr>
            <w:tcW w:w="836" w:type="dxa"/>
            <w:tcBorders>
              <w:top w:val="nil"/>
              <w:left w:val="nil"/>
              <w:bottom w:val="nil"/>
              <w:right w:val="nil"/>
            </w:tcBorders>
            <w:noWrap/>
            <w:vAlign w:val="bottom"/>
            <w:hideMark/>
          </w:tcPr>
          <w:p w14:paraId="625261C3" w14:textId="77777777" w:rsidR="00C25C99" w:rsidRPr="00C25C99" w:rsidRDefault="00C25C99" w:rsidP="00C25C99">
            <w:pPr>
              <w:spacing w:after="0" w:line="240" w:lineRule="auto"/>
              <w:jc w:val="right"/>
              <w:rPr>
                <w:ins w:id="1036" w:author="Author"/>
                <w:rFonts w:ascii="Times New Roman" w:eastAsia="Times New Roman" w:hAnsi="Times New Roman" w:cs="Times New Roman"/>
                <w:color w:val="000000"/>
                <w:kern w:val="0"/>
                <w:sz w:val="22"/>
                <w:szCs w:val="22"/>
                <w:lang w:eastAsia="en-AU"/>
                <w14:ligatures w14:val="none"/>
              </w:rPr>
            </w:pPr>
            <w:ins w:id="1037"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368602E4" w14:textId="77777777" w:rsidTr="00C25C99">
        <w:trPr>
          <w:trHeight w:val="288"/>
          <w:jc w:val="center"/>
          <w:ins w:id="1038" w:author="Author"/>
        </w:trPr>
        <w:tc>
          <w:tcPr>
            <w:tcW w:w="2560" w:type="dxa"/>
            <w:gridSpan w:val="2"/>
            <w:tcBorders>
              <w:top w:val="nil"/>
              <w:left w:val="nil"/>
              <w:bottom w:val="nil"/>
              <w:right w:val="nil"/>
            </w:tcBorders>
            <w:noWrap/>
            <w:vAlign w:val="bottom"/>
            <w:hideMark/>
          </w:tcPr>
          <w:p w14:paraId="201B01B3" w14:textId="77777777" w:rsidR="00C25C99" w:rsidRPr="00C25C99" w:rsidRDefault="00C25C99" w:rsidP="00C25C99">
            <w:pPr>
              <w:spacing w:after="0" w:line="240" w:lineRule="auto"/>
              <w:rPr>
                <w:ins w:id="1039" w:author="Author"/>
                <w:rFonts w:ascii="Times New Roman" w:eastAsia="Times New Roman" w:hAnsi="Times New Roman" w:cs="Times New Roman"/>
                <w:color w:val="000000"/>
                <w:kern w:val="0"/>
                <w:sz w:val="22"/>
                <w:szCs w:val="22"/>
                <w:lang w:eastAsia="en-AU"/>
                <w14:ligatures w14:val="none"/>
              </w:rPr>
            </w:pPr>
            <w:ins w:id="1040" w:author="Author">
              <w:r w:rsidRPr="00C25C99">
                <w:rPr>
                  <w:rFonts w:ascii="Times New Roman" w:eastAsia="Times New Roman" w:hAnsi="Times New Roman" w:cs="Times New Roman"/>
                  <w:color w:val="000000"/>
                  <w:kern w:val="0"/>
                  <w:sz w:val="22"/>
                  <w:szCs w:val="22"/>
                  <w:lang w:eastAsia="en-AU"/>
                  <w14:ligatures w14:val="none"/>
                </w:rPr>
                <w:t>topic [politics]</w:t>
              </w:r>
            </w:ins>
          </w:p>
        </w:tc>
        <w:tc>
          <w:tcPr>
            <w:tcW w:w="1490" w:type="dxa"/>
            <w:gridSpan w:val="2"/>
            <w:tcBorders>
              <w:top w:val="nil"/>
              <w:left w:val="nil"/>
              <w:bottom w:val="nil"/>
              <w:right w:val="nil"/>
            </w:tcBorders>
            <w:noWrap/>
            <w:vAlign w:val="bottom"/>
            <w:hideMark/>
          </w:tcPr>
          <w:p w14:paraId="471CE2AE" w14:textId="77777777" w:rsidR="00C25C99" w:rsidRPr="00C25C99" w:rsidRDefault="00C25C99" w:rsidP="00C25C99">
            <w:pPr>
              <w:spacing w:after="0" w:line="240" w:lineRule="auto"/>
              <w:jc w:val="center"/>
              <w:rPr>
                <w:ins w:id="1041" w:author="Author"/>
                <w:rFonts w:ascii="Times New Roman" w:eastAsia="Times New Roman" w:hAnsi="Times New Roman" w:cs="Times New Roman"/>
                <w:color w:val="000000"/>
                <w:kern w:val="0"/>
                <w:sz w:val="22"/>
                <w:szCs w:val="22"/>
                <w:lang w:eastAsia="en-AU"/>
                <w14:ligatures w14:val="none"/>
              </w:rPr>
            </w:pPr>
            <w:ins w:id="1042" w:author="Author">
              <w:r w:rsidRPr="00C25C99">
                <w:rPr>
                  <w:rFonts w:ascii="Times New Roman" w:eastAsia="Times New Roman" w:hAnsi="Times New Roman" w:cs="Times New Roman"/>
                  <w:color w:val="000000"/>
                  <w:kern w:val="0"/>
                  <w:sz w:val="22"/>
                  <w:szCs w:val="22"/>
                  <w:lang w:eastAsia="en-AU"/>
                  <w14:ligatures w14:val="none"/>
                </w:rPr>
                <w:t>0.82</w:t>
              </w:r>
            </w:ins>
          </w:p>
        </w:tc>
        <w:tc>
          <w:tcPr>
            <w:tcW w:w="1594" w:type="dxa"/>
            <w:gridSpan w:val="2"/>
            <w:tcBorders>
              <w:top w:val="nil"/>
              <w:left w:val="nil"/>
              <w:bottom w:val="nil"/>
              <w:right w:val="nil"/>
            </w:tcBorders>
            <w:noWrap/>
            <w:vAlign w:val="bottom"/>
            <w:hideMark/>
          </w:tcPr>
          <w:p w14:paraId="3A30FEF5" w14:textId="77777777" w:rsidR="00C25C99" w:rsidRPr="00C25C99" w:rsidRDefault="00C25C99" w:rsidP="00C25C99">
            <w:pPr>
              <w:spacing w:after="0" w:line="240" w:lineRule="auto"/>
              <w:jc w:val="center"/>
              <w:rPr>
                <w:ins w:id="1043" w:author="Author"/>
                <w:rFonts w:ascii="Times New Roman" w:eastAsia="Times New Roman" w:hAnsi="Times New Roman" w:cs="Times New Roman"/>
                <w:color w:val="000000"/>
                <w:kern w:val="0"/>
                <w:sz w:val="22"/>
                <w:szCs w:val="22"/>
                <w:lang w:eastAsia="en-AU"/>
                <w14:ligatures w14:val="none"/>
              </w:rPr>
            </w:pPr>
            <w:ins w:id="1044" w:author="Author">
              <w:r w:rsidRPr="00C25C99">
                <w:rPr>
                  <w:rFonts w:ascii="Times New Roman" w:eastAsia="Times New Roman" w:hAnsi="Times New Roman" w:cs="Times New Roman"/>
                  <w:color w:val="000000"/>
                  <w:kern w:val="0"/>
                  <w:sz w:val="22"/>
                  <w:szCs w:val="22"/>
                  <w:lang w:eastAsia="en-AU"/>
                  <w14:ligatures w14:val="none"/>
                </w:rPr>
                <w:t>0.77 – 0.86</w:t>
              </w:r>
            </w:ins>
          </w:p>
        </w:tc>
        <w:tc>
          <w:tcPr>
            <w:tcW w:w="836" w:type="dxa"/>
            <w:tcBorders>
              <w:top w:val="nil"/>
              <w:left w:val="nil"/>
              <w:bottom w:val="nil"/>
              <w:right w:val="nil"/>
            </w:tcBorders>
            <w:noWrap/>
            <w:vAlign w:val="bottom"/>
            <w:hideMark/>
          </w:tcPr>
          <w:p w14:paraId="04B1DD5E" w14:textId="77777777" w:rsidR="00C25C99" w:rsidRPr="00C25C99" w:rsidRDefault="00C25C99" w:rsidP="00C25C99">
            <w:pPr>
              <w:spacing w:after="0" w:line="240" w:lineRule="auto"/>
              <w:jc w:val="right"/>
              <w:rPr>
                <w:ins w:id="1045" w:author="Author"/>
                <w:rFonts w:ascii="Times New Roman" w:eastAsia="Times New Roman" w:hAnsi="Times New Roman" w:cs="Times New Roman"/>
                <w:color w:val="000000"/>
                <w:kern w:val="0"/>
                <w:sz w:val="22"/>
                <w:szCs w:val="22"/>
                <w:lang w:eastAsia="en-AU"/>
                <w14:ligatures w14:val="none"/>
              </w:rPr>
            </w:pPr>
            <w:ins w:id="1046"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3205D0C7" w14:textId="77777777" w:rsidTr="00C25C99">
        <w:trPr>
          <w:trHeight w:val="288"/>
          <w:jc w:val="center"/>
          <w:ins w:id="1047" w:author="Author"/>
        </w:trPr>
        <w:tc>
          <w:tcPr>
            <w:tcW w:w="2560" w:type="dxa"/>
            <w:gridSpan w:val="2"/>
            <w:tcBorders>
              <w:top w:val="nil"/>
              <w:left w:val="nil"/>
              <w:bottom w:val="nil"/>
              <w:right w:val="nil"/>
            </w:tcBorders>
            <w:noWrap/>
            <w:vAlign w:val="bottom"/>
            <w:hideMark/>
          </w:tcPr>
          <w:p w14:paraId="4E29B0F4" w14:textId="77777777" w:rsidR="00C25C99" w:rsidRPr="00C25C99" w:rsidRDefault="00C25C99" w:rsidP="00C25C99">
            <w:pPr>
              <w:spacing w:after="0" w:line="240" w:lineRule="auto"/>
              <w:rPr>
                <w:ins w:id="1048" w:author="Author"/>
                <w:rFonts w:ascii="Times New Roman" w:eastAsia="Times New Roman" w:hAnsi="Times New Roman" w:cs="Times New Roman"/>
                <w:color w:val="000000"/>
                <w:kern w:val="0"/>
                <w:sz w:val="22"/>
                <w:szCs w:val="22"/>
                <w:lang w:eastAsia="en-AU"/>
                <w14:ligatures w14:val="none"/>
              </w:rPr>
            </w:pPr>
            <w:ins w:id="1049" w:author="Author">
              <w:r w:rsidRPr="00C25C99">
                <w:rPr>
                  <w:rFonts w:ascii="Times New Roman" w:eastAsia="Times New Roman" w:hAnsi="Times New Roman" w:cs="Times New Roman"/>
                  <w:color w:val="000000"/>
                  <w:kern w:val="0"/>
                  <w:sz w:val="22"/>
                  <w:szCs w:val="22"/>
                  <w:lang w:eastAsia="en-AU"/>
                  <w14:ligatures w14:val="none"/>
                </w:rPr>
                <w:t>topic [relationships]</w:t>
              </w:r>
            </w:ins>
          </w:p>
        </w:tc>
        <w:tc>
          <w:tcPr>
            <w:tcW w:w="1490" w:type="dxa"/>
            <w:gridSpan w:val="2"/>
            <w:tcBorders>
              <w:top w:val="nil"/>
              <w:left w:val="nil"/>
              <w:bottom w:val="nil"/>
              <w:right w:val="nil"/>
            </w:tcBorders>
            <w:noWrap/>
            <w:vAlign w:val="bottom"/>
            <w:hideMark/>
          </w:tcPr>
          <w:p w14:paraId="30766F76" w14:textId="77777777" w:rsidR="00C25C99" w:rsidRPr="00C25C99" w:rsidRDefault="00C25C99" w:rsidP="00C25C99">
            <w:pPr>
              <w:spacing w:after="0" w:line="240" w:lineRule="auto"/>
              <w:jc w:val="center"/>
              <w:rPr>
                <w:ins w:id="1050" w:author="Author"/>
                <w:rFonts w:ascii="Times New Roman" w:eastAsia="Times New Roman" w:hAnsi="Times New Roman" w:cs="Times New Roman"/>
                <w:color w:val="000000"/>
                <w:kern w:val="0"/>
                <w:sz w:val="22"/>
                <w:szCs w:val="22"/>
                <w:lang w:eastAsia="en-AU"/>
                <w14:ligatures w14:val="none"/>
              </w:rPr>
            </w:pPr>
            <w:ins w:id="1051" w:author="Author">
              <w:r w:rsidRPr="00C25C99">
                <w:rPr>
                  <w:rFonts w:ascii="Times New Roman" w:eastAsia="Times New Roman" w:hAnsi="Times New Roman" w:cs="Times New Roman"/>
                  <w:color w:val="000000"/>
                  <w:kern w:val="0"/>
                  <w:sz w:val="22"/>
                  <w:szCs w:val="22"/>
                  <w:lang w:eastAsia="en-AU"/>
                  <w14:ligatures w14:val="none"/>
                </w:rPr>
                <w:t>0.55</w:t>
              </w:r>
            </w:ins>
          </w:p>
        </w:tc>
        <w:tc>
          <w:tcPr>
            <w:tcW w:w="1594" w:type="dxa"/>
            <w:gridSpan w:val="2"/>
            <w:tcBorders>
              <w:top w:val="nil"/>
              <w:left w:val="nil"/>
              <w:bottom w:val="nil"/>
              <w:right w:val="nil"/>
            </w:tcBorders>
            <w:noWrap/>
            <w:vAlign w:val="bottom"/>
            <w:hideMark/>
          </w:tcPr>
          <w:p w14:paraId="4A9ECE25" w14:textId="77777777" w:rsidR="00C25C99" w:rsidRPr="00C25C99" w:rsidRDefault="00C25C99" w:rsidP="00C25C99">
            <w:pPr>
              <w:spacing w:after="0" w:line="240" w:lineRule="auto"/>
              <w:jc w:val="center"/>
              <w:rPr>
                <w:ins w:id="1052" w:author="Author"/>
                <w:rFonts w:ascii="Times New Roman" w:eastAsia="Times New Roman" w:hAnsi="Times New Roman" w:cs="Times New Roman"/>
                <w:color w:val="000000"/>
                <w:kern w:val="0"/>
                <w:sz w:val="22"/>
                <w:szCs w:val="22"/>
                <w:lang w:eastAsia="en-AU"/>
                <w14:ligatures w14:val="none"/>
              </w:rPr>
            </w:pPr>
            <w:ins w:id="1053" w:author="Author">
              <w:r w:rsidRPr="00C25C99">
                <w:rPr>
                  <w:rFonts w:ascii="Times New Roman" w:eastAsia="Times New Roman" w:hAnsi="Times New Roman" w:cs="Times New Roman"/>
                  <w:color w:val="000000"/>
                  <w:kern w:val="0"/>
                  <w:sz w:val="22"/>
                  <w:szCs w:val="22"/>
                  <w:lang w:eastAsia="en-AU"/>
                  <w14:ligatures w14:val="none"/>
                </w:rPr>
                <w:t>0.52 – 0.59</w:t>
              </w:r>
            </w:ins>
          </w:p>
        </w:tc>
        <w:tc>
          <w:tcPr>
            <w:tcW w:w="836" w:type="dxa"/>
            <w:tcBorders>
              <w:top w:val="nil"/>
              <w:left w:val="nil"/>
              <w:bottom w:val="nil"/>
              <w:right w:val="nil"/>
            </w:tcBorders>
            <w:noWrap/>
            <w:vAlign w:val="bottom"/>
            <w:hideMark/>
          </w:tcPr>
          <w:p w14:paraId="495737D5" w14:textId="77777777" w:rsidR="00C25C99" w:rsidRPr="00C25C99" w:rsidRDefault="00C25C99" w:rsidP="00C25C99">
            <w:pPr>
              <w:spacing w:after="0" w:line="240" w:lineRule="auto"/>
              <w:jc w:val="right"/>
              <w:rPr>
                <w:ins w:id="1054" w:author="Author"/>
                <w:rFonts w:ascii="Times New Roman" w:eastAsia="Times New Roman" w:hAnsi="Times New Roman" w:cs="Times New Roman"/>
                <w:color w:val="000000"/>
                <w:kern w:val="0"/>
                <w:sz w:val="22"/>
                <w:szCs w:val="22"/>
                <w:lang w:eastAsia="en-AU"/>
                <w14:ligatures w14:val="none"/>
              </w:rPr>
            </w:pPr>
            <w:ins w:id="1055"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442FCB2C" w14:textId="77777777" w:rsidTr="00C25C99">
        <w:trPr>
          <w:trHeight w:val="288"/>
          <w:jc w:val="center"/>
          <w:ins w:id="1056" w:author="Author"/>
        </w:trPr>
        <w:tc>
          <w:tcPr>
            <w:tcW w:w="2560" w:type="dxa"/>
            <w:gridSpan w:val="2"/>
            <w:tcBorders>
              <w:top w:val="nil"/>
              <w:left w:val="nil"/>
              <w:bottom w:val="nil"/>
              <w:right w:val="nil"/>
            </w:tcBorders>
            <w:noWrap/>
            <w:vAlign w:val="bottom"/>
            <w:hideMark/>
          </w:tcPr>
          <w:p w14:paraId="24273970" w14:textId="77777777" w:rsidR="00C25C99" w:rsidRPr="00C25C99" w:rsidRDefault="00C25C99" w:rsidP="00C25C99">
            <w:pPr>
              <w:spacing w:after="0" w:line="240" w:lineRule="auto"/>
              <w:rPr>
                <w:ins w:id="1057" w:author="Author"/>
                <w:rFonts w:ascii="Times New Roman" w:eastAsia="Times New Roman" w:hAnsi="Times New Roman" w:cs="Times New Roman"/>
                <w:color w:val="000000"/>
                <w:kern w:val="0"/>
                <w:sz w:val="22"/>
                <w:szCs w:val="22"/>
                <w:lang w:eastAsia="en-AU"/>
                <w14:ligatures w14:val="none"/>
              </w:rPr>
            </w:pPr>
            <w:ins w:id="1058" w:author="Author">
              <w:r w:rsidRPr="00C25C99">
                <w:rPr>
                  <w:rFonts w:ascii="Times New Roman" w:eastAsia="Times New Roman" w:hAnsi="Times New Roman" w:cs="Times New Roman"/>
                  <w:color w:val="000000"/>
                  <w:kern w:val="0"/>
                  <w:sz w:val="22"/>
                  <w:szCs w:val="22"/>
                  <w:lang w:eastAsia="en-AU"/>
                  <w14:ligatures w14:val="none"/>
                </w:rPr>
                <w:t>topic [science]</w:t>
              </w:r>
            </w:ins>
          </w:p>
        </w:tc>
        <w:tc>
          <w:tcPr>
            <w:tcW w:w="1490" w:type="dxa"/>
            <w:gridSpan w:val="2"/>
            <w:tcBorders>
              <w:top w:val="nil"/>
              <w:left w:val="nil"/>
              <w:bottom w:val="nil"/>
              <w:right w:val="nil"/>
            </w:tcBorders>
            <w:noWrap/>
            <w:vAlign w:val="bottom"/>
            <w:hideMark/>
          </w:tcPr>
          <w:p w14:paraId="0FD33AAF" w14:textId="77777777" w:rsidR="00C25C99" w:rsidRPr="00C25C99" w:rsidRDefault="00C25C99" w:rsidP="00C25C99">
            <w:pPr>
              <w:spacing w:after="0" w:line="240" w:lineRule="auto"/>
              <w:jc w:val="center"/>
              <w:rPr>
                <w:ins w:id="1059" w:author="Author"/>
                <w:rFonts w:ascii="Times New Roman" w:eastAsia="Times New Roman" w:hAnsi="Times New Roman" w:cs="Times New Roman"/>
                <w:color w:val="000000"/>
                <w:kern w:val="0"/>
                <w:sz w:val="22"/>
                <w:szCs w:val="22"/>
                <w:lang w:eastAsia="en-AU"/>
                <w14:ligatures w14:val="none"/>
              </w:rPr>
            </w:pPr>
            <w:moveToRangeStart w:id="1060" w:author="Author" w:name="move210317407"/>
            <w:moveTo w:id="1061" w:author="Author" w16du:dateUtc="2025-10-02T07:09:00Z">
              <w:r w:rsidRPr="00C25C99">
                <w:rPr>
                  <w:rFonts w:ascii="Times New Roman" w:eastAsia="Times New Roman" w:hAnsi="Times New Roman" w:cs="Times New Roman"/>
                  <w:color w:val="000000"/>
                  <w:kern w:val="0"/>
                  <w:sz w:val="22"/>
                  <w:szCs w:val="22"/>
                  <w:lang w:eastAsia="en-AU"/>
                  <w14:ligatures w14:val="none"/>
                </w:rPr>
                <w:t>1.18</w:t>
              </w:r>
            </w:moveTo>
            <w:moveToRangeEnd w:id="1060"/>
          </w:p>
        </w:tc>
        <w:tc>
          <w:tcPr>
            <w:tcW w:w="1594" w:type="dxa"/>
            <w:gridSpan w:val="2"/>
            <w:tcBorders>
              <w:top w:val="nil"/>
              <w:left w:val="nil"/>
              <w:bottom w:val="nil"/>
              <w:right w:val="nil"/>
            </w:tcBorders>
            <w:noWrap/>
            <w:vAlign w:val="bottom"/>
            <w:hideMark/>
          </w:tcPr>
          <w:p w14:paraId="357EF982" w14:textId="77777777" w:rsidR="00C25C99" w:rsidRPr="00C25C99" w:rsidRDefault="00C25C99" w:rsidP="00C25C99">
            <w:pPr>
              <w:spacing w:after="0" w:line="240" w:lineRule="auto"/>
              <w:jc w:val="center"/>
              <w:rPr>
                <w:ins w:id="1062" w:author="Author"/>
                <w:rFonts w:ascii="Times New Roman" w:eastAsia="Times New Roman" w:hAnsi="Times New Roman" w:cs="Times New Roman"/>
                <w:color w:val="000000"/>
                <w:kern w:val="0"/>
                <w:sz w:val="22"/>
                <w:szCs w:val="22"/>
                <w:lang w:eastAsia="en-AU"/>
                <w14:ligatures w14:val="none"/>
              </w:rPr>
            </w:pPr>
            <w:ins w:id="1063" w:author="Author">
              <w:r w:rsidRPr="00C25C99">
                <w:rPr>
                  <w:rFonts w:ascii="Times New Roman" w:eastAsia="Times New Roman" w:hAnsi="Times New Roman" w:cs="Times New Roman"/>
                  <w:color w:val="000000"/>
                  <w:kern w:val="0"/>
                  <w:sz w:val="22"/>
                  <w:szCs w:val="22"/>
                  <w:lang w:eastAsia="en-AU"/>
                  <w14:ligatures w14:val="none"/>
                </w:rPr>
                <w:t>1.12 – 1.24</w:t>
              </w:r>
            </w:ins>
          </w:p>
        </w:tc>
        <w:tc>
          <w:tcPr>
            <w:tcW w:w="836" w:type="dxa"/>
            <w:tcBorders>
              <w:top w:val="nil"/>
              <w:left w:val="nil"/>
              <w:bottom w:val="nil"/>
              <w:right w:val="nil"/>
            </w:tcBorders>
            <w:noWrap/>
            <w:vAlign w:val="bottom"/>
            <w:hideMark/>
          </w:tcPr>
          <w:p w14:paraId="6336B0F6" w14:textId="77777777" w:rsidR="00C25C99" w:rsidRPr="00C25C99" w:rsidRDefault="00C25C99" w:rsidP="00C25C99">
            <w:pPr>
              <w:spacing w:after="0" w:line="240" w:lineRule="auto"/>
              <w:jc w:val="right"/>
              <w:rPr>
                <w:ins w:id="1064" w:author="Author"/>
                <w:rFonts w:ascii="Times New Roman" w:eastAsia="Times New Roman" w:hAnsi="Times New Roman" w:cs="Times New Roman"/>
                <w:color w:val="000000"/>
                <w:kern w:val="0"/>
                <w:sz w:val="22"/>
                <w:szCs w:val="22"/>
                <w:lang w:eastAsia="en-AU"/>
                <w14:ligatures w14:val="none"/>
              </w:rPr>
            </w:pPr>
            <w:ins w:id="1065" w:author="Author">
              <w:r w:rsidRPr="00C25C99">
                <w:rPr>
                  <w:rFonts w:ascii="Times New Roman" w:eastAsia="Times New Roman" w:hAnsi="Times New Roman" w:cs="Times New Roman"/>
                  <w:color w:val="000000"/>
                  <w:kern w:val="0"/>
                  <w:sz w:val="22"/>
                  <w:szCs w:val="22"/>
                  <w:lang w:eastAsia="en-AU"/>
                  <w14:ligatures w14:val="none"/>
                </w:rPr>
                <w:t>&lt;0.001</w:t>
              </w:r>
            </w:ins>
          </w:p>
        </w:tc>
      </w:tr>
      <w:tr w:rsidR="00C25C99" w:rsidRPr="00C25C99" w14:paraId="454E8A0E" w14:textId="77777777" w:rsidTr="00652AA4">
        <w:trPr>
          <w:trHeight w:val="288"/>
          <w:jc w:val="center"/>
          <w:trPrChange w:id="1066" w:author="Author">
            <w:trPr>
              <w:gridAfter w:val="0"/>
              <w:trHeight w:val="288"/>
              <w:jc w:val="center"/>
            </w:trPr>
          </w:trPrChange>
        </w:trPr>
        <w:tc>
          <w:tcPr>
            <w:tcW w:w="2560" w:type="dxa"/>
            <w:gridSpan w:val="2"/>
            <w:tcBorders>
              <w:top w:val="nil"/>
              <w:left w:val="nil"/>
              <w:bottom w:val="nil"/>
              <w:right w:val="nil"/>
            </w:tcBorders>
            <w:noWrap/>
            <w:vAlign w:val="bottom"/>
            <w:hideMark/>
            <w:tcPrChange w:id="1067" w:author="Author">
              <w:tcPr>
                <w:tcW w:w="2790" w:type="dxa"/>
                <w:gridSpan w:val="2"/>
                <w:tcBorders>
                  <w:top w:val="nil"/>
                  <w:left w:val="nil"/>
                  <w:bottom w:val="nil"/>
                  <w:right w:val="nil"/>
                </w:tcBorders>
                <w:noWrap/>
                <w:vAlign w:val="bottom"/>
                <w:hideMark/>
              </w:tcPr>
            </w:tcPrChange>
          </w:tcPr>
          <w:p w14:paraId="78922FD9" w14:textId="77777777" w:rsidR="00C25C99" w:rsidRPr="00652AA4" w:rsidRDefault="00C25C99" w:rsidP="00C25C99">
            <w:pPr>
              <w:spacing w:after="0" w:line="240" w:lineRule="auto"/>
              <w:rPr>
                <w:rFonts w:ascii="Times New Roman" w:hAnsi="Times New Roman"/>
                <w:color w:val="000000"/>
                <w:kern w:val="0"/>
                <w:sz w:val="22"/>
                <w14:ligatures w14:val="none"/>
                <w:rPrChange w:id="106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69" w:author="Author">
                  <w:rPr>
                    <w:rFonts w:ascii="Times New Roman" w:hAnsi="Times New Roman"/>
                    <w:color w:val="000000" w:themeColor="text1"/>
                    <w:kern w:val="0"/>
                    <w14:ligatures w14:val="none"/>
                  </w:rPr>
                </w:rPrChange>
              </w:rPr>
              <w:t>topic [shopping]</w:t>
            </w:r>
          </w:p>
        </w:tc>
        <w:tc>
          <w:tcPr>
            <w:tcW w:w="1490" w:type="dxa"/>
            <w:gridSpan w:val="2"/>
            <w:tcBorders>
              <w:top w:val="nil"/>
              <w:left w:val="nil"/>
              <w:bottom w:val="nil"/>
              <w:right w:val="nil"/>
            </w:tcBorders>
            <w:noWrap/>
            <w:vAlign w:val="bottom"/>
            <w:hideMark/>
            <w:tcPrChange w:id="1070" w:author="Author">
              <w:tcPr>
                <w:tcW w:w="1800" w:type="dxa"/>
                <w:gridSpan w:val="3"/>
                <w:tcBorders>
                  <w:top w:val="nil"/>
                  <w:left w:val="nil"/>
                  <w:bottom w:val="nil"/>
                  <w:right w:val="nil"/>
                </w:tcBorders>
                <w:noWrap/>
                <w:vAlign w:val="bottom"/>
                <w:hideMark/>
              </w:tcPr>
            </w:tcPrChange>
          </w:tcPr>
          <w:p w14:paraId="1B428202"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07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72" w:author="Author">
                  <w:rPr>
                    <w:rFonts w:ascii="Times New Roman" w:hAnsi="Times New Roman"/>
                    <w:color w:val="000000" w:themeColor="text1"/>
                    <w:kern w:val="0"/>
                    <w14:ligatures w14:val="none"/>
                  </w:rPr>
                </w:rPrChange>
              </w:rPr>
              <w:t>0.56</w:t>
            </w:r>
          </w:p>
        </w:tc>
        <w:tc>
          <w:tcPr>
            <w:tcW w:w="1594" w:type="dxa"/>
            <w:gridSpan w:val="2"/>
            <w:tcBorders>
              <w:top w:val="nil"/>
              <w:left w:val="nil"/>
              <w:bottom w:val="nil"/>
              <w:right w:val="nil"/>
            </w:tcBorders>
            <w:noWrap/>
            <w:vAlign w:val="bottom"/>
            <w:hideMark/>
            <w:tcPrChange w:id="1073" w:author="Author">
              <w:tcPr>
                <w:tcW w:w="1710" w:type="dxa"/>
                <w:gridSpan w:val="3"/>
                <w:tcBorders>
                  <w:top w:val="nil"/>
                  <w:left w:val="nil"/>
                  <w:bottom w:val="nil"/>
                  <w:right w:val="nil"/>
                </w:tcBorders>
                <w:noWrap/>
                <w:vAlign w:val="bottom"/>
                <w:hideMark/>
              </w:tcPr>
            </w:tcPrChange>
          </w:tcPr>
          <w:p w14:paraId="61824909"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07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75" w:author="Author">
                  <w:rPr>
                    <w:rFonts w:ascii="Times New Roman" w:hAnsi="Times New Roman"/>
                    <w:color w:val="000000" w:themeColor="text1"/>
                    <w:kern w:val="0"/>
                    <w14:ligatures w14:val="none"/>
                  </w:rPr>
                </w:rPrChange>
              </w:rPr>
              <w:t>0.53 – 0.60</w:t>
            </w:r>
          </w:p>
        </w:tc>
        <w:tc>
          <w:tcPr>
            <w:tcW w:w="836" w:type="dxa"/>
            <w:tcBorders>
              <w:top w:val="nil"/>
              <w:left w:val="nil"/>
              <w:bottom w:val="nil"/>
              <w:right w:val="nil"/>
            </w:tcBorders>
            <w:noWrap/>
            <w:vAlign w:val="bottom"/>
            <w:hideMark/>
            <w:tcPrChange w:id="1076" w:author="Author">
              <w:tcPr>
                <w:tcW w:w="1890" w:type="dxa"/>
                <w:gridSpan w:val="2"/>
                <w:tcBorders>
                  <w:top w:val="nil"/>
                  <w:left w:val="nil"/>
                  <w:bottom w:val="nil"/>
                  <w:right w:val="nil"/>
                </w:tcBorders>
                <w:noWrap/>
                <w:vAlign w:val="bottom"/>
                <w:hideMark/>
              </w:tcPr>
            </w:tcPrChange>
          </w:tcPr>
          <w:p w14:paraId="5E38D4F4"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077" w:author="Author">
                  <w:rPr>
                    <w:rFonts w:ascii="Times New Roman" w:hAnsi="Times New Roman"/>
                    <w:color w:val="000000" w:themeColor="text1"/>
                    <w:kern w:val="0"/>
                    <w14:ligatures w14:val="none"/>
                  </w:rPr>
                </w:rPrChange>
              </w:rPr>
              <w:pPrChange w:id="1078" w:author="Author">
                <w:pPr>
                  <w:spacing w:after="0" w:line="240" w:lineRule="auto"/>
                  <w:jc w:val="center"/>
                </w:pPr>
              </w:pPrChange>
            </w:pPr>
            <w:r w:rsidRPr="00652AA4">
              <w:rPr>
                <w:rFonts w:ascii="Times New Roman" w:hAnsi="Times New Roman"/>
                <w:color w:val="000000"/>
                <w:kern w:val="0"/>
                <w:sz w:val="22"/>
                <w14:ligatures w14:val="none"/>
                <w:rPrChange w:id="1079" w:author="Author">
                  <w:rPr>
                    <w:rFonts w:ascii="Times New Roman" w:hAnsi="Times New Roman"/>
                    <w:color w:val="000000" w:themeColor="text1"/>
                    <w:kern w:val="0"/>
                    <w14:ligatures w14:val="none"/>
                  </w:rPr>
                </w:rPrChange>
              </w:rPr>
              <w:t>&lt;0.001</w:t>
            </w:r>
          </w:p>
        </w:tc>
      </w:tr>
      <w:tr w:rsidR="00C25C99" w:rsidRPr="00C25C99" w14:paraId="73FB3F54" w14:textId="77777777" w:rsidTr="00652AA4">
        <w:trPr>
          <w:trHeight w:val="288"/>
          <w:jc w:val="center"/>
          <w:trPrChange w:id="1080" w:author="Author">
            <w:trPr>
              <w:gridAfter w:val="0"/>
              <w:trHeight w:val="288"/>
              <w:jc w:val="center"/>
            </w:trPr>
          </w:trPrChange>
        </w:trPr>
        <w:tc>
          <w:tcPr>
            <w:tcW w:w="2560" w:type="dxa"/>
            <w:gridSpan w:val="2"/>
            <w:tcBorders>
              <w:top w:val="nil"/>
              <w:left w:val="nil"/>
              <w:bottom w:val="nil"/>
              <w:right w:val="nil"/>
            </w:tcBorders>
            <w:noWrap/>
            <w:vAlign w:val="bottom"/>
            <w:hideMark/>
            <w:tcPrChange w:id="1081" w:author="Author">
              <w:tcPr>
                <w:tcW w:w="2790" w:type="dxa"/>
                <w:gridSpan w:val="2"/>
                <w:tcBorders>
                  <w:top w:val="nil"/>
                  <w:left w:val="nil"/>
                  <w:bottom w:val="nil"/>
                  <w:right w:val="nil"/>
                </w:tcBorders>
                <w:noWrap/>
                <w:vAlign w:val="bottom"/>
                <w:hideMark/>
              </w:tcPr>
            </w:tcPrChange>
          </w:tcPr>
          <w:p w14:paraId="711306C3" w14:textId="7CFE27B4" w:rsidR="00C25C99" w:rsidRPr="00652AA4" w:rsidRDefault="00C25C99" w:rsidP="00C25C99">
            <w:pPr>
              <w:spacing w:after="0" w:line="240" w:lineRule="auto"/>
              <w:rPr>
                <w:rFonts w:ascii="Times New Roman" w:hAnsi="Times New Roman"/>
                <w:color w:val="000000"/>
                <w:kern w:val="0"/>
                <w:sz w:val="22"/>
                <w14:ligatures w14:val="none"/>
                <w:rPrChange w:id="108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83" w:author="Author">
                  <w:rPr>
                    <w:rFonts w:ascii="Times New Roman" w:hAnsi="Times New Roman"/>
                    <w:color w:val="000000" w:themeColor="text1"/>
                    <w:kern w:val="0"/>
                    <w14:ligatures w14:val="none"/>
                  </w:rPr>
                </w:rPrChange>
              </w:rPr>
              <w:t>topic [</w:t>
            </w:r>
            <w:del w:id="1084" w:author="Author">
              <w:r w:rsidR="003D5C59" w:rsidRPr="00942F9A">
                <w:rPr>
                  <w:rFonts w:ascii="Times New Roman" w:eastAsia="Times New Roman" w:hAnsi="Times New Roman" w:cs="Times New Roman"/>
                  <w:color w:val="000000" w:themeColor="text1"/>
                  <w:kern w:val="0"/>
                  <w:lang w:eastAsia="en-AU"/>
                  <w14:ligatures w14:val="none"/>
                </w:rPr>
                <w:delText>activism</w:delText>
              </w:r>
            </w:del>
            <w:ins w:id="1085" w:author="Author">
              <w:r w:rsidRPr="00C25C99">
                <w:rPr>
                  <w:rFonts w:ascii="Times New Roman" w:eastAsia="Times New Roman" w:hAnsi="Times New Roman" w:cs="Times New Roman"/>
                  <w:color w:val="000000"/>
                  <w:kern w:val="0"/>
                  <w:sz w:val="22"/>
                  <w:szCs w:val="22"/>
                  <w:lang w:eastAsia="en-AU"/>
                  <w14:ligatures w14:val="none"/>
                </w:rPr>
                <w:t>sports</w:t>
              </w:r>
            </w:ins>
            <w:r w:rsidRPr="00652AA4">
              <w:rPr>
                <w:rFonts w:ascii="Times New Roman" w:hAnsi="Times New Roman"/>
                <w:color w:val="000000"/>
                <w:kern w:val="0"/>
                <w:sz w:val="22"/>
                <w14:ligatures w14:val="none"/>
                <w:rPrChange w:id="1086"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1087" w:author="Author">
              <w:tcPr>
                <w:tcW w:w="1800" w:type="dxa"/>
                <w:gridSpan w:val="3"/>
                <w:tcBorders>
                  <w:top w:val="nil"/>
                  <w:left w:val="nil"/>
                  <w:bottom w:val="nil"/>
                  <w:right w:val="nil"/>
                </w:tcBorders>
                <w:noWrap/>
                <w:vAlign w:val="bottom"/>
                <w:hideMark/>
              </w:tcPr>
            </w:tcPrChange>
          </w:tcPr>
          <w:p w14:paraId="01F75237" w14:textId="3D461682" w:rsidR="00C25C99" w:rsidRPr="00652AA4" w:rsidRDefault="00C25C99" w:rsidP="00C25C99">
            <w:pPr>
              <w:spacing w:after="0" w:line="240" w:lineRule="auto"/>
              <w:jc w:val="center"/>
              <w:rPr>
                <w:rFonts w:ascii="Times New Roman" w:hAnsi="Times New Roman"/>
                <w:color w:val="000000"/>
                <w:kern w:val="0"/>
                <w:sz w:val="22"/>
                <w14:ligatures w14:val="none"/>
                <w:rPrChange w:id="108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89" w:author="Author">
                  <w:rPr>
                    <w:rFonts w:ascii="Times New Roman" w:hAnsi="Times New Roman"/>
                    <w:color w:val="000000" w:themeColor="text1"/>
                    <w:kern w:val="0"/>
                    <w14:ligatures w14:val="none"/>
                  </w:rPr>
                </w:rPrChange>
              </w:rPr>
              <w:t>0.</w:t>
            </w:r>
            <w:del w:id="1090" w:author="Author">
              <w:r w:rsidR="003D5C59" w:rsidRPr="00942F9A">
                <w:rPr>
                  <w:rFonts w:ascii="Times New Roman" w:eastAsia="Times New Roman" w:hAnsi="Times New Roman" w:cs="Times New Roman"/>
                  <w:color w:val="000000" w:themeColor="text1"/>
                  <w:kern w:val="0"/>
                  <w:lang w:eastAsia="en-AU"/>
                  <w14:ligatures w14:val="none"/>
                </w:rPr>
                <w:delText>64</w:delText>
              </w:r>
            </w:del>
            <w:ins w:id="1091" w:author="Author">
              <w:r w:rsidRPr="00C25C99">
                <w:rPr>
                  <w:rFonts w:ascii="Times New Roman" w:eastAsia="Times New Roman" w:hAnsi="Times New Roman" w:cs="Times New Roman"/>
                  <w:color w:val="000000"/>
                  <w:kern w:val="0"/>
                  <w:sz w:val="22"/>
                  <w:szCs w:val="22"/>
                  <w:lang w:eastAsia="en-AU"/>
                  <w14:ligatures w14:val="none"/>
                </w:rPr>
                <w:t>78</w:t>
              </w:r>
            </w:ins>
          </w:p>
        </w:tc>
        <w:tc>
          <w:tcPr>
            <w:tcW w:w="1594" w:type="dxa"/>
            <w:gridSpan w:val="2"/>
            <w:tcBorders>
              <w:top w:val="nil"/>
              <w:left w:val="nil"/>
              <w:bottom w:val="nil"/>
              <w:right w:val="nil"/>
            </w:tcBorders>
            <w:noWrap/>
            <w:vAlign w:val="bottom"/>
            <w:hideMark/>
            <w:tcPrChange w:id="1092" w:author="Author">
              <w:tcPr>
                <w:tcW w:w="1710" w:type="dxa"/>
                <w:gridSpan w:val="3"/>
                <w:tcBorders>
                  <w:top w:val="nil"/>
                  <w:left w:val="nil"/>
                  <w:bottom w:val="nil"/>
                  <w:right w:val="nil"/>
                </w:tcBorders>
                <w:noWrap/>
                <w:vAlign w:val="bottom"/>
                <w:hideMark/>
              </w:tcPr>
            </w:tcPrChange>
          </w:tcPr>
          <w:p w14:paraId="0819C6B3" w14:textId="04A09CA6" w:rsidR="00C25C99" w:rsidRPr="00652AA4" w:rsidRDefault="00C25C99" w:rsidP="00C25C99">
            <w:pPr>
              <w:spacing w:after="0" w:line="240" w:lineRule="auto"/>
              <w:jc w:val="center"/>
              <w:rPr>
                <w:rFonts w:ascii="Times New Roman" w:hAnsi="Times New Roman"/>
                <w:color w:val="000000"/>
                <w:kern w:val="0"/>
                <w:sz w:val="22"/>
                <w14:ligatures w14:val="none"/>
                <w:rPrChange w:id="109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094" w:author="Author">
                  <w:rPr>
                    <w:rFonts w:ascii="Times New Roman" w:hAnsi="Times New Roman"/>
                    <w:color w:val="000000" w:themeColor="text1"/>
                    <w:kern w:val="0"/>
                    <w14:ligatures w14:val="none"/>
                  </w:rPr>
                </w:rPrChange>
              </w:rPr>
              <w:t>0.</w:t>
            </w:r>
            <w:del w:id="1095" w:author="Author">
              <w:r w:rsidR="003D5C59" w:rsidRPr="00942F9A">
                <w:rPr>
                  <w:rFonts w:ascii="Times New Roman" w:eastAsia="Times New Roman" w:hAnsi="Times New Roman" w:cs="Times New Roman"/>
                  <w:color w:val="000000" w:themeColor="text1"/>
                  <w:kern w:val="0"/>
                  <w:lang w:eastAsia="en-AU"/>
                  <w14:ligatures w14:val="none"/>
                </w:rPr>
                <w:delText>61</w:delText>
              </w:r>
            </w:del>
            <w:ins w:id="1096" w:author="Author">
              <w:r w:rsidRPr="00C25C99">
                <w:rPr>
                  <w:rFonts w:ascii="Times New Roman" w:eastAsia="Times New Roman" w:hAnsi="Times New Roman" w:cs="Times New Roman"/>
                  <w:color w:val="000000"/>
                  <w:kern w:val="0"/>
                  <w:sz w:val="22"/>
                  <w:szCs w:val="22"/>
                  <w:lang w:eastAsia="en-AU"/>
                  <w14:ligatures w14:val="none"/>
                </w:rPr>
                <w:t>74</w:t>
              </w:r>
            </w:ins>
            <w:r w:rsidRPr="00652AA4">
              <w:rPr>
                <w:rFonts w:ascii="Times New Roman" w:hAnsi="Times New Roman"/>
                <w:color w:val="000000"/>
                <w:kern w:val="0"/>
                <w:sz w:val="22"/>
                <w14:ligatures w14:val="none"/>
                <w:rPrChange w:id="1097" w:author="Author">
                  <w:rPr>
                    <w:rFonts w:ascii="Times New Roman" w:hAnsi="Times New Roman"/>
                    <w:color w:val="000000" w:themeColor="text1"/>
                    <w:kern w:val="0"/>
                    <w14:ligatures w14:val="none"/>
                  </w:rPr>
                </w:rPrChange>
              </w:rPr>
              <w:t xml:space="preserve"> – 0.</w:t>
            </w:r>
            <w:del w:id="1098" w:author="Author">
              <w:r w:rsidR="003D5C59" w:rsidRPr="00942F9A">
                <w:rPr>
                  <w:rFonts w:ascii="Times New Roman" w:eastAsia="Times New Roman" w:hAnsi="Times New Roman" w:cs="Times New Roman"/>
                  <w:color w:val="000000" w:themeColor="text1"/>
                  <w:kern w:val="0"/>
                  <w:lang w:eastAsia="en-AU"/>
                  <w14:ligatures w14:val="none"/>
                </w:rPr>
                <w:delText>68</w:delText>
              </w:r>
            </w:del>
            <w:ins w:id="1099" w:author="Author">
              <w:r w:rsidRPr="00C25C99">
                <w:rPr>
                  <w:rFonts w:ascii="Times New Roman" w:eastAsia="Times New Roman" w:hAnsi="Times New Roman" w:cs="Times New Roman"/>
                  <w:color w:val="000000"/>
                  <w:kern w:val="0"/>
                  <w:sz w:val="22"/>
                  <w:szCs w:val="22"/>
                  <w:lang w:eastAsia="en-AU"/>
                  <w14:ligatures w14:val="none"/>
                </w:rPr>
                <w:t>82</w:t>
              </w:r>
            </w:ins>
          </w:p>
        </w:tc>
        <w:tc>
          <w:tcPr>
            <w:tcW w:w="836" w:type="dxa"/>
            <w:tcBorders>
              <w:top w:val="nil"/>
              <w:left w:val="nil"/>
              <w:bottom w:val="nil"/>
              <w:right w:val="nil"/>
            </w:tcBorders>
            <w:noWrap/>
            <w:vAlign w:val="bottom"/>
            <w:hideMark/>
            <w:tcPrChange w:id="1100" w:author="Author">
              <w:tcPr>
                <w:tcW w:w="1890" w:type="dxa"/>
                <w:gridSpan w:val="2"/>
                <w:tcBorders>
                  <w:top w:val="nil"/>
                  <w:left w:val="nil"/>
                  <w:bottom w:val="nil"/>
                  <w:right w:val="nil"/>
                </w:tcBorders>
                <w:noWrap/>
                <w:vAlign w:val="bottom"/>
                <w:hideMark/>
              </w:tcPr>
            </w:tcPrChange>
          </w:tcPr>
          <w:p w14:paraId="5FE875C7"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101" w:author="Author">
                  <w:rPr>
                    <w:rFonts w:ascii="Times New Roman" w:hAnsi="Times New Roman"/>
                    <w:color w:val="000000" w:themeColor="text1"/>
                    <w:kern w:val="0"/>
                    <w14:ligatures w14:val="none"/>
                  </w:rPr>
                </w:rPrChange>
              </w:rPr>
              <w:pPrChange w:id="1102" w:author="Author">
                <w:pPr>
                  <w:spacing w:after="0" w:line="240" w:lineRule="auto"/>
                  <w:jc w:val="center"/>
                </w:pPr>
              </w:pPrChange>
            </w:pPr>
            <w:r w:rsidRPr="00652AA4">
              <w:rPr>
                <w:rFonts w:ascii="Times New Roman" w:hAnsi="Times New Roman"/>
                <w:color w:val="000000"/>
                <w:kern w:val="0"/>
                <w:sz w:val="22"/>
                <w14:ligatures w14:val="none"/>
                <w:rPrChange w:id="1103" w:author="Author">
                  <w:rPr>
                    <w:rFonts w:ascii="Times New Roman" w:hAnsi="Times New Roman"/>
                    <w:color w:val="000000" w:themeColor="text1"/>
                    <w:kern w:val="0"/>
                    <w14:ligatures w14:val="none"/>
                  </w:rPr>
                </w:rPrChange>
              </w:rPr>
              <w:t>&lt;0.001</w:t>
            </w:r>
          </w:p>
        </w:tc>
      </w:tr>
      <w:tr w:rsidR="003D5C59" w:rsidRPr="00942F9A" w14:paraId="058DD8A4" w14:textId="77777777" w:rsidTr="00640079">
        <w:trPr>
          <w:trHeight w:val="288"/>
          <w:jc w:val="center"/>
          <w:del w:id="1104" w:author="Author"/>
        </w:trPr>
        <w:tc>
          <w:tcPr>
            <w:tcW w:w="2790" w:type="dxa"/>
            <w:gridSpan w:val="2"/>
            <w:tcBorders>
              <w:top w:val="nil"/>
              <w:left w:val="nil"/>
              <w:bottom w:val="nil"/>
              <w:right w:val="nil"/>
            </w:tcBorders>
            <w:noWrap/>
            <w:vAlign w:val="bottom"/>
            <w:hideMark/>
          </w:tcPr>
          <w:p w14:paraId="20A63657" w14:textId="77777777" w:rsidR="003D5C59" w:rsidRPr="00942F9A" w:rsidRDefault="003D5C59" w:rsidP="00640079">
            <w:pPr>
              <w:spacing w:after="0" w:line="240" w:lineRule="auto"/>
              <w:rPr>
                <w:del w:id="1105" w:author="Author"/>
                <w:rFonts w:ascii="Times New Roman" w:eastAsia="Times New Roman" w:hAnsi="Times New Roman" w:cs="Times New Roman"/>
                <w:color w:val="000000" w:themeColor="text1"/>
                <w:kern w:val="0"/>
                <w:lang w:eastAsia="en-AU"/>
                <w14:ligatures w14:val="none"/>
              </w:rPr>
            </w:pPr>
            <w:del w:id="1106" w:author="Author">
              <w:r w:rsidRPr="00942F9A">
                <w:rPr>
                  <w:rFonts w:ascii="Times New Roman" w:eastAsia="Times New Roman" w:hAnsi="Times New Roman" w:cs="Times New Roman"/>
                  <w:color w:val="000000" w:themeColor="text1"/>
                  <w:kern w:val="0"/>
                  <w:lang w:eastAsia="en-AU"/>
                  <w14:ligatures w14:val="none"/>
                </w:rPr>
                <w:delText>topic [pets]</w:delText>
              </w:r>
            </w:del>
          </w:p>
        </w:tc>
        <w:tc>
          <w:tcPr>
            <w:tcW w:w="1800" w:type="dxa"/>
            <w:gridSpan w:val="2"/>
            <w:tcBorders>
              <w:top w:val="nil"/>
              <w:left w:val="nil"/>
              <w:bottom w:val="nil"/>
              <w:right w:val="nil"/>
            </w:tcBorders>
            <w:noWrap/>
            <w:vAlign w:val="bottom"/>
            <w:hideMark/>
          </w:tcPr>
          <w:p w14:paraId="237F7DA0" w14:textId="77777777" w:rsidR="003D5C59" w:rsidRPr="00942F9A" w:rsidRDefault="003D5C59" w:rsidP="00640079">
            <w:pPr>
              <w:spacing w:after="0" w:line="240" w:lineRule="auto"/>
              <w:jc w:val="center"/>
              <w:rPr>
                <w:del w:id="1107" w:author="Author"/>
                <w:rFonts w:ascii="Times New Roman" w:eastAsia="Times New Roman" w:hAnsi="Times New Roman" w:cs="Times New Roman"/>
                <w:color w:val="000000" w:themeColor="text1"/>
                <w:kern w:val="0"/>
                <w:lang w:eastAsia="en-AU"/>
                <w14:ligatures w14:val="none"/>
              </w:rPr>
            </w:pPr>
            <w:del w:id="1108" w:author="Author">
              <w:r w:rsidRPr="00942F9A">
                <w:rPr>
                  <w:rFonts w:ascii="Times New Roman" w:eastAsia="Times New Roman" w:hAnsi="Times New Roman" w:cs="Times New Roman"/>
                  <w:color w:val="000000" w:themeColor="text1"/>
                  <w:kern w:val="0"/>
                  <w:lang w:eastAsia="en-AU"/>
                  <w14:ligatures w14:val="none"/>
                </w:rPr>
                <w:delText>1.21</w:delText>
              </w:r>
            </w:del>
          </w:p>
        </w:tc>
        <w:tc>
          <w:tcPr>
            <w:tcW w:w="1710" w:type="dxa"/>
            <w:gridSpan w:val="2"/>
            <w:tcBorders>
              <w:top w:val="nil"/>
              <w:left w:val="nil"/>
              <w:bottom w:val="nil"/>
              <w:right w:val="nil"/>
            </w:tcBorders>
            <w:noWrap/>
            <w:vAlign w:val="bottom"/>
            <w:hideMark/>
          </w:tcPr>
          <w:p w14:paraId="6D032AAE" w14:textId="77777777" w:rsidR="003D5C59" w:rsidRPr="00942F9A" w:rsidRDefault="003D5C59" w:rsidP="00640079">
            <w:pPr>
              <w:spacing w:after="0" w:line="240" w:lineRule="auto"/>
              <w:jc w:val="center"/>
              <w:rPr>
                <w:del w:id="1109" w:author="Author"/>
                <w:rFonts w:ascii="Times New Roman" w:eastAsia="Times New Roman" w:hAnsi="Times New Roman" w:cs="Times New Roman"/>
                <w:color w:val="000000" w:themeColor="text1"/>
                <w:kern w:val="0"/>
                <w:lang w:eastAsia="en-AU"/>
                <w14:ligatures w14:val="none"/>
              </w:rPr>
            </w:pPr>
            <w:del w:id="1110" w:author="Author">
              <w:r w:rsidRPr="00942F9A">
                <w:rPr>
                  <w:rFonts w:ascii="Times New Roman" w:eastAsia="Times New Roman" w:hAnsi="Times New Roman" w:cs="Times New Roman"/>
                  <w:color w:val="000000" w:themeColor="text1"/>
                  <w:kern w:val="0"/>
                  <w:lang w:eastAsia="en-AU"/>
                  <w14:ligatures w14:val="none"/>
                </w:rPr>
                <w:delText>1.15 – 1.27</w:delText>
              </w:r>
            </w:del>
          </w:p>
        </w:tc>
        <w:tc>
          <w:tcPr>
            <w:tcW w:w="1890" w:type="dxa"/>
            <w:tcBorders>
              <w:top w:val="nil"/>
              <w:left w:val="nil"/>
              <w:bottom w:val="nil"/>
              <w:right w:val="nil"/>
            </w:tcBorders>
            <w:noWrap/>
            <w:vAlign w:val="bottom"/>
            <w:hideMark/>
          </w:tcPr>
          <w:p w14:paraId="2D8940F6" w14:textId="77777777" w:rsidR="003D5C59" w:rsidRPr="00942F9A" w:rsidRDefault="003D5C59" w:rsidP="00640079">
            <w:pPr>
              <w:spacing w:after="0" w:line="240" w:lineRule="auto"/>
              <w:jc w:val="center"/>
              <w:rPr>
                <w:del w:id="1111" w:author="Author"/>
                <w:rFonts w:ascii="Times New Roman" w:eastAsia="Times New Roman" w:hAnsi="Times New Roman" w:cs="Times New Roman"/>
                <w:color w:val="000000" w:themeColor="text1"/>
                <w:kern w:val="0"/>
                <w:lang w:eastAsia="en-AU"/>
                <w14:ligatures w14:val="none"/>
              </w:rPr>
            </w:pPr>
            <w:moveFromRangeStart w:id="1112" w:author="Author" w:name="move210317404"/>
            <w:moveFrom w:id="1113" w:author="Author" w16du:dateUtc="2025-10-02T07:09:00Z">
              <w:r w:rsidRPr="00942F9A">
                <w:rPr>
                  <w:rFonts w:ascii="Times New Roman" w:eastAsia="Times New Roman" w:hAnsi="Times New Roman" w:cs="Times New Roman"/>
                  <w:color w:val="000000" w:themeColor="text1"/>
                  <w:kern w:val="0"/>
                  <w:lang w:eastAsia="en-AU"/>
                  <w14:ligatures w14:val="none"/>
                </w:rPr>
                <w:t>&lt;0.001</w:t>
              </w:r>
            </w:moveFrom>
            <w:moveFromRangeEnd w:id="1112"/>
          </w:p>
        </w:tc>
      </w:tr>
      <w:tr w:rsidR="00C25C99" w:rsidRPr="00C25C99" w14:paraId="71FA6ED2" w14:textId="77777777" w:rsidTr="00652AA4">
        <w:trPr>
          <w:trHeight w:val="288"/>
          <w:jc w:val="center"/>
          <w:trPrChange w:id="1114" w:author="Author">
            <w:trPr>
              <w:gridAfter w:val="0"/>
              <w:trHeight w:val="288"/>
              <w:jc w:val="center"/>
            </w:trPr>
          </w:trPrChange>
        </w:trPr>
        <w:tc>
          <w:tcPr>
            <w:tcW w:w="2560" w:type="dxa"/>
            <w:gridSpan w:val="2"/>
            <w:tcBorders>
              <w:top w:val="nil"/>
              <w:left w:val="nil"/>
              <w:bottom w:val="nil"/>
              <w:right w:val="nil"/>
            </w:tcBorders>
            <w:noWrap/>
            <w:vAlign w:val="bottom"/>
            <w:hideMark/>
            <w:tcPrChange w:id="1115" w:author="Author">
              <w:tcPr>
                <w:tcW w:w="2790" w:type="dxa"/>
                <w:gridSpan w:val="2"/>
                <w:tcBorders>
                  <w:top w:val="nil"/>
                  <w:left w:val="nil"/>
                  <w:bottom w:val="nil"/>
                  <w:right w:val="nil"/>
                </w:tcBorders>
                <w:noWrap/>
                <w:vAlign w:val="bottom"/>
                <w:hideMark/>
              </w:tcPr>
            </w:tcPrChange>
          </w:tcPr>
          <w:p w14:paraId="08B96797" w14:textId="77777777" w:rsidR="00C25C99" w:rsidRPr="00652AA4" w:rsidRDefault="00C25C99" w:rsidP="00C25C99">
            <w:pPr>
              <w:spacing w:after="0" w:line="240" w:lineRule="auto"/>
              <w:rPr>
                <w:rFonts w:ascii="Times New Roman" w:hAnsi="Times New Roman"/>
                <w:color w:val="000000"/>
                <w:kern w:val="0"/>
                <w:sz w:val="22"/>
                <w14:ligatures w14:val="none"/>
                <w:rPrChange w:id="111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17" w:author="Author">
                  <w:rPr>
                    <w:rFonts w:ascii="Times New Roman" w:hAnsi="Times New Roman"/>
                    <w:color w:val="000000" w:themeColor="text1"/>
                    <w:kern w:val="0"/>
                    <w14:ligatures w14:val="none"/>
                  </w:rPr>
                </w:rPrChange>
              </w:rPr>
              <w:t>topic [tech]</w:t>
            </w:r>
          </w:p>
        </w:tc>
        <w:tc>
          <w:tcPr>
            <w:tcW w:w="1490" w:type="dxa"/>
            <w:gridSpan w:val="2"/>
            <w:tcBorders>
              <w:top w:val="nil"/>
              <w:left w:val="nil"/>
              <w:bottom w:val="nil"/>
              <w:right w:val="nil"/>
            </w:tcBorders>
            <w:noWrap/>
            <w:vAlign w:val="bottom"/>
            <w:hideMark/>
            <w:tcPrChange w:id="1118" w:author="Author">
              <w:tcPr>
                <w:tcW w:w="1800" w:type="dxa"/>
                <w:gridSpan w:val="3"/>
                <w:tcBorders>
                  <w:top w:val="nil"/>
                  <w:left w:val="nil"/>
                  <w:bottom w:val="nil"/>
                  <w:right w:val="nil"/>
                </w:tcBorders>
                <w:noWrap/>
                <w:vAlign w:val="bottom"/>
                <w:hideMark/>
              </w:tcPr>
            </w:tcPrChange>
          </w:tcPr>
          <w:p w14:paraId="4BC7B8E3" w14:textId="2DBCB2B1" w:rsidR="00C25C99" w:rsidRPr="00652AA4" w:rsidRDefault="003D5C59" w:rsidP="00C25C99">
            <w:pPr>
              <w:spacing w:after="0" w:line="240" w:lineRule="auto"/>
              <w:jc w:val="center"/>
              <w:rPr>
                <w:rFonts w:ascii="Times New Roman" w:hAnsi="Times New Roman"/>
                <w:color w:val="000000"/>
                <w:kern w:val="0"/>
                <w:sz w:val="22"/>
                <w14:ligatures w14:val="none"/>
                <w:rPrChange w:id="1119" w:author="Author">
                  <w:rPr>
                    <w:rFonts w:ascii="Times New Roman" w:hAnsi="Times New Roman"/>
                    <w:color w:val="000000" w:themeColor="text1"/>
                    <w:kern w:val="0"/>
                    <w14:ligatures w14:val="none"/>
                  </w:rPr>
                </w:rPrChange>
              </w:rPr>
            </w:pPr>
            <w:del w:id="1120" w:author="Author">
              <w:r w:rsidRPr="00942F9A">
                <w:rPr>
                  <w:rFonts w:ascii="Times New Roman" w:eastAsia="Times New Roman" w:hAnsi="Times New Roman" w:cs="Times New Roman"/>
                  <w:color w:val="000000" w:themeColor="text1"/>
                  <w:kern w:val="0"/>
                  <w:lang w:eastAsia="en-AU"/>
                  <w14:ligatures w14:val="none"/>
                </w:rPr>
                <w:delText>1.37</w:delText>
              </w:r>
            </w:del>
            <w:ins w:id="1121" w:author="Author">
              <w:r w:rsidR="00C25C99" w:rsidRPr="00C25C99">
                <w:rPr>
                  <w:rFonts w:ascii="Times New Roman" w:eastAsia="Times New Roman" w:hAnsi="Times New Roman" w:cs="Times New Roman"/>
                  <w:color w:val="000000"/>
                  <w:kern w:val="0"/>
                  <w:sz w:val="22"/>
                  <w:szCs w:val="22"/>
                  <w:lang w:eastAsia="en-AU"/>
                  <w14:ligatures w14:val="none"/>
                </w:rPr>
                <w:t>0.79</w:t>
              </w:r>
            </w:ins>
          </w:p>
        </w:tc>
        <w:tc>
          <w:tcPr>
            <w:tcW w:w="1594" w:type="dxa"/>
            <w:gridSpan w:val="2"/>
            <w:tcBorders>
              <w:top w:val="nil"/>
              <w:left w:val="nil"/>
              <w:bottom w:val="nil"/>
              <w:right w:val="nil"/>
            </w:tcBorders>
            <w:noWrap/>
            <w:vAlign w:val="bottom"/>
            <w:hideMark/>
            <w:tcPrChange w:id="1122" w:author="Author">
              <w:tcPr>
                <w:tcW w:w="1710" w:type="dxa"/>
                <w:gridSpan w:val="3"/>
                <w:tcBorders>
                  <w:top w:val="nil"/>
                  <w:left w:val="nil"/>
                  <w:bottom w:val="nil"/>
                  <w:right w:val="nil"/>
                </w:tcBorders>
                <w:noWrap/>
                <w:vAlign w:val="bottom"/>
                <w:hideMark/>
              </w:tcPr>
            </w:tcPrChange>
          </w:tcPr>
          <w:p w14:paraId="480CBCAC" w14:textId="3B200319" w:rsidR="00C25C99" w:rsidRPr="00652AA4" w:rsidRDefault="003D5C59" w:rsidP="00C25C99">
            <w:pPr>
              <w:spacing w:after="0" w:line="240" w:lineRule="auto"/>
              <w:jc w:val="center"/>
              <w:rPr>
                <w:rFonts w:ascii="Times New Roman" w:hAnsi="Times New Roman"/>
                <w:color w:val="000000"/>
                <w:kern w:val="0"/>
                <w:sz w:val="22"/>
                <w14:ligatures w14:val="none"/>
                <w:rPrChange w:id="1123" w:author="Author">
                  <w:rPr>
                    <w:rFonts w:ascii="Times New Roman" w:hAnsi="Times New Roman"/>
                    <w:color w:val="000000" w:themeColor="text1"/>
                    <w:kern w:val="0"/>
                    <w14:ligatures w14:val="none"/>
                  </w:rPr>
                </w:rPrChange>
              </w:rPr>
            </w:pPr>
            <w:del w:id="1124" w:author="Author">
              <w:r w:rsidRPr="00942F9A">
                <w:rPr>
                  <w:rFonts w:ascii="Times New Roman" w:eastAsia="Times New Roman" w:hAnsi="Times New Roman" w:cs="Times New Roman"/>
                  <w:color w:val="000000" w:themeColor="text1"/>
                  <w:kern w:val="0"/>
                  <w:lang w:eastAsia="en-AU"/>
                  <w14:ligatures w14:val="none"/>
                </w:rPr>
                <w:delText>1.31 – 1.43</w:delText>
              </w:r>
            </w:del>
            <w:ins w:id="1125" w:author="Author">
              <w:r w:rsidR="00C25C99" w:rsidRPr="00C25C99">
                <w:rPr>
                  <w:rFonts w:ascii="Times New Roman" w:eastAsia="Times New Roman" w:hAnsi="Times New Roman" w:cs="Times New Roman"/>
                  <w:color w:val="000000"/>
                  <w:kern w:val="0"/>
                  <w:sz w:val="22"/>
                  <w:szCs w:val="22"/>
                  <w:lang w:eastAsia="en-AU"/>
                  <w14:ligatures w14:val="none"/>
                </w:rPr>
                <w:t>0.75 – 0.84</w:t>
              </w:r>
            </w:ins>
          </w:p>
        </w:tc>
        <w:tc>
          <w:tcPr>
            <w:tcW w:w="836" w:type="dxa"/>
            <w:tcBorders>
              <w:top w:val="nil"/>
              <w:left w:val="nil"/>
              <w:bottom w:val="nil"/>
              <w:right w:val="nil"/>
            </w:tcBorders>
            <w:noWrap/>
            <w:vAlign w:val="bottom"/>
            <w:hideMark/>
            <w:tcPrChange w:id="1126" w:author="Author">
              <w:tcPr>
                <w:tcW w:w="1890" w:type="dxa"/>
                <w:gridSpan w:val="2"/>
                <w:tcBorders>
                  <w:top w:val="nil"/>
                  <w:left w:val="nil"/>
                  <w:bottom w:val="nil"/>
                  <w:right w:val="nil"/>
                </w:tcBorders>
                <w:noWrap/>
                <w:vAlign w:val="bottom"/>
                <w:hideMark/>
              </w:tcPr>
            </w:tcPrChange>
          </w:tcPr>
          <w:p w14:paraId="2BAEF504"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127" w:author="Author">
                  <w:rPr>
                    <w:rFonts w:ascii="Times New Roman" w:hAnsi="Times New Roman"/>
                    <w:color w:val="000000" w:themeColor="text1"/>
                    <w:kern w:val="0"/>
                    <w14:ligatures w14:val="none"/>
                  </w:rPr>
                </w:rPrChange>
              </w:rPr>
              <w:pPrChange w:id="1128" w:author="Author">
                <w:pPr>
                  <w:spacing w:after="0" w:line="240" w:lineRule="auto"/>
                  <w:jc w:val="center"/>
                </w:pPr>
              </w:pPrChange>
            </w:pPr>
            <w:r w:rsidRPr="00652AA4">
              <w:rPr>
                <w:rFonts w:ascii="Times New Roman" w:hAnsi="Times New Roman"/>
                <w:color w:val="000000"/>
                <w:kern w:val="0"/>
                <w:sz w:val="22"/>
                <w14:ligatures w14:val="none"/>
                <w:rPrChange w:id="1129" w:author="Author">
                  <w:rPr>
                    <w:rFonts w:ascii="Times New Roman" w:hAnsi="Times New Roman"/>
                    <w:color w:val="000000" w:themeColor="text1"/>
                    <w:kern w:val="0"/>
                    <w14:ligatures w14:val="none"/>
                  </w:rPr>
                </w:rPrChange>
              </w:rPr>
              <w:t>&lt;0.001</w:t>
            </w:r>
          </w:p>
        </w:tc>
      </w:tr>
      <w:tr w:rsidR="00C25C99" w:rsidRPr="00C25C99" w14:paraId="43BDEE79" w14:textId="77777777" w:rsidTr="00652AA4">
        <w:trPr>
          <w:trHeight w:val="288"/>
          <w:jc w:val="center"/>
          <w:trPrChange w:id="1130" w:author="Author">
            <w:trPr>
              <w:gridAfter w:val="0"/>
              <w:trHeight w:val="288"/>
              <w:jc w:val="center"/>
            </w:trPr>
          </w:trPrChange>
        </w:trPr>
        <w:tc>
          <w:tcPr>
            <w:tcW w:w="2560" w:type="dxa"/>
            <w:gridSpan w:val="2"/>
            <w:tcBorders>
              <w:top w:val="nil"/>
              <w:left w:val="nil"/>
              <w:bottom w:val="nil"/>
              <w:right w:val="nil"/>
            </w:tcBorders>
            <w:noWrap/>
            <w:vAlign w:val="bottom"/>
            <w:hideMark/>
            <w:tcPrChange w:id="1131" w:author="Author">
              <w:tcPr>
                <w:tcW w:w="2790" w:type="dxa"/>
                <w:gridSpan w:val="2"/>
                <w:tcBorders>
                  <w:top w:val="nil"/>
                  <w:left w:val="nil"/>
                  <w:bottom w:val="nil"/>
                  <w:right w:val="nil"/>
                </w:tcBorders>
                <w:noWrap/>
                <w:vAlign w:val="bottom"/>
                <w:hideMark/>
              </w:tcPr>
            </w:tcPrChange>
          </w:tcPr>
          <w:p w14:paraId="2F7A5C5C" w14:textId="5623A4E8" w:rsidR="00C25C99" w:rsidRPr="00652AA4" w:rsidRDefault="00C25C99" w:rsidP="00C25C99">
            <w:pPr>
              <w:spacing w:after="0" w:line="240" w:lineRule="auto"/>
              <w:rPr>
                <w:rFonts w:ascii="Times New Roman" w:hAnsi="Times New Roman"/>
                <w:color w:val="000000"/>
                <w:kern w:val="0"/>
                <w:sz w:val="22"/>
                <w14:ligatures w14:val="none"/>
                <w:rPrChange w:id="113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33" w:author="Author">
                  <w:rPr>
                    <w:rFonts w:ascii="Times New Roman" w:hAnsi="Times New Roman"/>
                    <w:color w:val="000000" w:themeColor="text1"/>
                    <w:kern w:val="0"/>
                    <w14:ligatures w14:val="none"/>
                  </w:rPr>
                </w:rPrChange>
              </w:rPr>
              <w:t>topic [</w:t>
            </w:r>
            <w:del w:id="1134" w:author="Author">
              <w:r w:rsidR="003D5C59" w:rsidRPr="00942F9A">
                <w:rPr>
                  <w:rFonts w:ascii="Times New Roman" w:eastAsia="Times New Roman" w:hAnsi="Times New Roman" w:cs="Times New Roman"/>
                  <w:color w:val="000000" w:themeColor="text1"/>
                  <w:kern w:val="0"/>
                  <w:lang w:eastAsia="en-AU"/>
                  <w14:ligatures w14:val="none"/>
                </w:rPr>
                <w:delText>medical</w:delText>
              </w:r>
            </w:del>
            <w:ins w:id="1135" w:author="Author">
              <w:r w:rsidRPr="00C25C99">
                <w:rPr>
                  <w:rFonts w:ascii="Times New Roman" w:eastAsia="Times New Roman" w:hAnsi="Times New Roman" w:cs="Times New Roman"/>
                  <w:color w:val="000000"/>
                  <w:kern w:val="0"/>
                  <w:sz w:val="22"/>
                  <w:szCs w:val="22"/>
                  <w:lang w:eastAsia="en-AU"/>
                  <w14:ligatures w14:val="none"/>
                </w:rPr>
                <w:t>transport</w:t>
              </w:r>
            </w:ins>
            <w:r w:rsidRPr="00652AA4">
              <w:rPr>
                <w:rFonts w:ascii="Times New Roman" w:hAnsi="Times New Roman"/>
                <w:color w:val="000000"/>
                <w:kern w:val="0"/>
                <w:sz w:val="22"/>
                <w14:ligatures w14:val="none"/>
                <w:rPrChange w:id="1136"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1137" w:author="Author">
              <w:tcPr>
                <w:tcW w:w="1800" w:type="dxa"/>
                <w:gridSpan w:val="3"/>
                <w:tcBorders>
                  <w:top w:val="nil"/>
                  <w:left w:val="nil"/>
                  <w:bottom w:val="nil"/>
                  <w:right w:val="nil"/>
                </w:tcBorders>
                <w:noWrap/>
                <w:vAlign w:val="bottom"/>
                <w:hideMark/>
              </w:tcPr>
            </w:tcPrChange>
          </w:tcPr>
          <w:p w14:paraId="043608D2" w14:textId="307A356B" w:rsidR="00C25C99" w:rsidRPr="00652AA4" w:rsidRDefault="00C25C99" w:rsidP="00C25C99">
            <w:pPr>
              <w:spacing w:after="0" w:line="240" w:lineRule="auto"/>
              <w:jc w:val="center"/>
              <w:rPr>
                <w:rFonts w:ascii="Times New Roman" w:hAnsi="Times New Roman"/>
                <w:color w:val="000000"/>
                <w:kern w:val="0"/>
                <w:sz w:val="22"/>
                <w14:ligatures w14:val="none"/>
                <w:rPrChange w:id="113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39" w:author="Author">
                  <w:rPr>
                    <w:rFonts w:ascii="Times New Roman" w:hAnsi="Times New Roman"/>
                    <w:color w:val="000000" w:themeColor="text1"/>
                    <w:kern w:val="0"/>
                    <w14:ligatures w14:val="none"/>
                  </w:rPr>
                </w:rPrChange>
              </w:rPr>
              <w:t>0.</w:t>
            </w:r>
            <w:del w:id="1140" w:author="Author">
              <w:r w:rsidR="003D5C59" w:rsidRPr="00942F9A">
                <w:rPr>
                  <w:rFonts w:ascii="Times New Roman" w:eastAsia="Times New Roman" w:hAnsi="Times New Roman" w:cs="Times New Roman"/>
                  <w:color w:val="000000" w:themeColor="text1"/>
                  <w:kern w:val="0"/>
                  <w:lang w:eastAsia="en-AU"/>
                  <w14:ligatures w14:val="none"/>
                </w:rPr>
                <w:delText>49</w:delText>
              </w:r>
            </w:del>
            <w:ins w:id="1141" w:author="Author">
              <w:r w:rsidRPr="00C25C99">
                <w:rPr>
                  <w:rFonts w:ascii="Times New Roman" w:eastAsia="Times New Roman" w:hAnsi="Times New Roman" w:cs="Times New Roman"/>
                  <w:color w:val="000000"/>
                  <w:kern w:val="0"/>
                  <w:sz w:val="22"/>
                  <w:szCs w:val="22"/>
                  <w:lang w:eastAsia="en-AU"/>
                  <w14:ligatures w14:val="none"/>
                </w:rPr>
                <w:t>62</w:t>
              </w:r>
            </w:ins>
          </w:p>
        </w:tc>
        <w:tc>
          <w:tcPr>
            <w:tcW w:w="1594" w:type="dxa"/>
            <w:gridSpan w:val="2"/>
            <w:tcBorders>
              <w:top w:val="nil"/>
              <w:left w:val="nil"/>
              <w:bottom w:val="nil"/>
              <w:right w:val="nil"/>
            </w:tcBorders>
            <w:noWrap/>
            <w:vAlign w:val="bottom"/>
            <w:hideMark/>
            <w:tcPrChange w:id="1142" w:author="Author">
              <w:tcPr>
                <w:tcW w:w="1710" w:type="dxa"/>
                <w:gridSpan w:val="3"/>
                <w:tcBorders>
                  <w:top w:val="nil"/>
                  <w:left w:val="nil"/>
                  <w:bottom w:val="nil"/>
                  <w:right w:val="nil"/>
                </w:tcBorders>
                <w:noWrap/>
                <w:vAlign w:val="bottom"/>
                <w:hideMark/>
              </w:tcPr>
            </w:tcPrChange>
          </w:tcPr>
          <w:p w14:paraId="27FD1A23" w14:textId="1101FD68" w:rsidR="00C25C99" w:rsidRPr="00652AA4" w:rsidRDefault="00C25C99" w:rsidP="00C25C99">
            <w:pPr>
              <w:spacing w:after="0" w:line="240" w:lineRule="auto"/>
              <w:jc w:val="center"/>
              <w:rPr>
                <w:rFonts w:ascii="Times New Roman" w:hAnsi="Times New Roman"/>
                <w:color w:val="000000"/>
                <w:kern w:val="0"/>
                <w:sz w:val="22"/>
                <w14:ligatures w14:val="none"/>
                <w:rPrChange w:id="114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44" w:author="Author">
                  <w:rPr>
                    <w:rFonts w:ascii="Times New Roman" w:hAnsi="Times New Roman"/>
                    <w:color w:val="000000" w:themeColor="text1"/>
                    <w:kern w:val="0"/>
                    <w14:ligatures w14:val="none"/>
                  </w:rPr>
                </w:rPrChange>
              </w:rPr>
              <w:t>0.</w:t>
            </w:r>
            <w:del w:id="1145" w:author="Author">
              <w:r w:rsidR="003D5C59" w:rsidRPr="00942F9A">
                <w:rPr>
                  <w:rFonts w:ascii="Times New Roman" w:eastAsia="Times New Roman" w:hAnsi="Times New Roman" w:cs="Times New Roman"/>
                  <w:color w:val="000000" w:themeColor="text1"/>
                  <w:kern w:val="0"/>
                  <w:lang w:eastAsia="en-AU"/>
                  <w14:ligatures w14:val="none"/>
                </w:rPr>
                <w:delText>46</w:delText>
              </w:r>
            </w:del>
            <w:ins w:id="1146" w:author="Author">
              <w:r w:rsidRPr="00C25C99">
                <w:rPr>
                  <w:rFonts w:ascii="Times New Roman" w:eastAsia="Times New Roman" w:hAnsi="Times New Roman" w:cs="Times New Roman"/>
                  <w:color w:val="000000"/>
                  <w:kern w:val="0"/>
                  <w:sz w:val="22"/>
                  <w:szCs w:val="22"/>
                  <w:lang w:eastAsia="en-AU"/>
                  <w14:ligatures w14:val="none"/>
                </w:rPr>
                <w:t>59</w:t>
              </w:r>
            </w:ins>
            <w:r w:rsidRPr="00652AA4">
              <w:rPr>
                <w:rFonts w:ascii="Times New Roman" w:hAnsi="Times New Roman"/>
                <w:color w:val="000000"/>
                <w:kern w:val="0"/>
                <w:sz w:val="22"/>
                <w14:ligatures w14:val="none"/>
                <w:rPrChange w:id="1147" w:author="Author">
                  <w:rPr>
                    <w:rFonts w:ascii="Times New Roman" w:hAnsi="Times New Roman"/>
                    <w:color w:val="000000" w:themeColor="text1"/>
                    <w:kern w:val="0"/>
                    <w14:ligatures w14:val="none"/>
                  </w:rPr>
                </w:rPrChange>
              </w:rPr>
              <w:t xml:space="preserve"> – 0.</w:t>
            </w:r>
            <w:del w:id="1148" w:author="Author">
              <w:r w:rsidR="003D5C59" w:rsidRPr="00942F9A">
                <w:rPr>
                  <w:rFonts w:ascii="Times New Roman" w:eastAsia="Times New Roman" w:hAnsi="Times New Roman" w:cs="Times New Roman"/>
                  <w:color w:val="000000" w:themeColor="text1"/>
                  <w:kern w:val="0"/>
                  <w:lang w:eastAsia="en-AU"/>
                  <w14:ligatures w14:val="none"/>
                </w:rPr>
                <w:delText>52</w:delText>
              </w:r>
            </w:del>
            <w:ins w:id="1149" w:author="Author">
              <w:r w:rsidRPr="00C25C99">
                <w:rPr>
                  <w:rFonts w:ascii="Times New Roman" w:eastAsia="Times New Roman" w:hAnsi="Times New Roman" w:cs="Times New Roman"/>
                  <w:color w:val="000000"/>
                  <w:kern w:val="0"/>
                  <w:sz w:val="22"/>
                  <w:szCs w:val="22"/>
                  <w:lang w:eastAsia="en-AU"/>
                  <w14:ligatures w14:val="none"/>
                </w:rPr>
                <w:t>66</w:t>
              </w:r>
            </w:ins>
          </w:p>
        </w:tc>
        <w:tc>
          <w:tcPr>
            <w:tcW w:w="836" w:type="dxa"/>
            <w:tcBorders>
              <w:top w:val="nil"/>
              <w:left w:val="nil"/>
              <w:bottom w:val="nil"/>
              <w:right w:val="nil"/>
            </w:tcBorders>
            <w:noWrap/>
            <w:vAlign w:val="bottom"/>
            <w:hideMark/>
            <w:tcPrChange w:id="1150" w:author="Author">
              <w:tcPr>
                <w:tcW w:w="1890" w:type="dxa"/>
                <w:gridSpan w:val="2"/>
                <w:tcBorders>
                  <w:top w:val="nil"/>
                  <w:left w:val="nil"/>
                  <w:bottom w:val="nil"/>
                  <w:right w:val="nil"/>
                </w:tcBorders>
                <w:noWrap/>
                <w:vAlign w:val="bottom"/>
                <w:hideMark/>
              </w:tcPr>
            </w:tcPrChange>
          </w:tcPr>
          <w:p w14:paraId="33E06CE2"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151" w:author="Author">
                  <w:rPr>
                    <w:rFonts w:ascii="Times New Roman" w:hAnsi="Times New Roman"/>
                    <w:color w:val="000000" w:themeColor="text1"/>
                    <w:kern w:val="0"/>
                    <w14:ligatures w14:val="none"/>
                  </w:rPr>
                </w:rPrChange>
              </w:rPr>
              <w:pPrChange w:id="1152" w:author="Author">
                <w:pPr>
                  <w:spacing w:after="0" w:line="240" w:lineRule="auto"/>
                  <w:jc w:val="center"/>
                </w:pPr>
              </w:pPrChange>
            </w:pPr>
            <w:r w:rsidRPr="00652AA4">
              <w:rPr>
                <w:rFonts w:ascii="Times New Roman" w:hAnsi="Times New Roman"/>
                <w:color w:val="000000"/>
                <w:kern w:val="0"/>
                <w:sz w:val="22"/>
                <w14:ligatures w14:val="none"/>
                <w:rPrChange w:id="1153" w:author="Author">
                  <w:rPr>
                    <w:rFonts w:ascii="Times New Roman" w:hAnsi="Times New Roman"/>
                    <w:color w:val="000000" w:themeColor="text1"/>
                    <w:kern w:val="0"/>
                    <w14:ligatures w14:val="none"/>
                  </w:rPr>
                </w:rPrChange>
              </w:rPr>
              <w:t>&lt;0.001</w:t>
            </w:r>
          </w:p>
        </w:tc>
      </w:tr>
      <w:tr w:rsidR="00C25C99" w:rsidRPr="00C25C99" w14:paraId="6D00B318" w14:textId="77777777" w:rsidTr="00652AA4">
        <w:trPr>
          <w:trHeight w:val="288"/>
          <w:jc w:val="center"/>
          <w:trPrChange w:id="1154" w:author="Author">
            <w:trPr>
              <w:gridAfter w:val="0"/>
              <w:trHeight w:val="288"/>
              <w:jc w:val="center"/>
            </w:trPr>
          </w:trPrChange>
        </w:trPr>
        <w:tc>
          <w:tcPr>
            <w:tcW w:w="2560" w:type="dxa"/>
            <w:gridSpan w:val="2"/>
            <w:tcBorders>
              <w:top w:val="nil"/>
              <w:left w:val="nil"/>
              <w:bottom w:val="nil"/>
              <w:right w:val="nil"/>
            </w:tcBorders>
            <w:noWrap/>
            <w:vAlign w:val="bottom"/>
            <w:hideMark/>
            <w:tcPrChange w:id="1155" w:author="Author">
              <w:tcPr>
                <w:tcW w:w="2790" w:type="dxa"/>
                <w:gridSpan w:val="2"/>
                <w:tcBorders>
                  <w:top w:val="nil"/>
                  <w:left w:val="nil"/>
                  <w:bottom w:val="nil"/>
                  <w:right w:val="nil"/>
                </w:tcBorders>
                <w:noWrap/>
                <w:vAlign w:val="bottom"/>
                <w:hideMark/>
              </w:tcPr>
            </w:tcPrChange>
          </w:tcPr>
          <w:p w14:paraId="68725FA9" w14:textId="14633721" w:rsidR="00C25C99" w:rsidRPr="00652AA4" w:rsidRDefault="00C25C99" w:rsidP="00C25C99">
            <w:pPr>
              <w:spacing w:after="0" w:line="240" w:lineRule="auto"/>
              <w:rPr>
                <w:rFonts w:ascii="Times New Roman" w:hAnsi="Times New Roman"/>
                <w:color w:val="000000"/>
                <w:kern w:val="0"/>
                <w:sz w:val="22"/>
                <w14:ligatures w14:val="none"/>
                <w:rPrChange w:id="115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57" w:author="Author">
                  <w:rPr>
                    <w:rFonts w:ascii="Times New Roman" w:hAnsi="Times New Roman"/>
                    <w:color w:val="000000" w:themeColor="text1"/>
                    <w:kern w:val="0"/>
                    <w14:ligatures w14:val="none"/>
                  </w:rPr>
                </w:rPrChange>
              </w:rPr>
              <w:t>topic [</w:t>
            </w:r>
            <w:del w:id="1158" w:author="Author">
              <w:r w:rsidR="003D5C59" w:rsidRPr="00942F9A">
                <w:rPr>
                  <w:rFonts w:ascii="Times New Roman" w:eastAsia="Times New Roman" w:hAnsi="Times New Roman" w:cs="Times New Roman"/>
                  <w:color w:val="000000" w:themeColor="text1"/>
                  <w:kern w:val="0"/>
                  <w:lang w:eastAsia="en-AU"/>
                  <w14:ligatures w14:val="none"/>
                </w:rPr>
                <w:delText>foreign</w:delText>
              </w:r>
            </w:del>
            <w:ins w:id="1159" w:author="Author">
              <w:r w:rsidRPr="00C25C99">
                <w:rPr>
                  <w:rFonts w:ascii="Times New Roman" w:eastAsia="Times New Roman" w:hAnsi="Times New Roman" w:cs="Times New Roman"/>
                  <w:color w:val="000000"/>
                  <w:kern w:val="0"/>
                  <w:sz w:val="22"/>
                  <w:szCs w:val="22"/>
                  <w:lang w:eastAsia="en-AU"/>
                  <w14:ligatures w14:val="none"/>
                </w:rPr>
                <w:t>travel</w:t>
              </w:r>
            </w:ins>
            <w:r w:rsidRPr="00652AA4">
              <w:rPr>
                <w:rFonts w:ascii="Times New Roman" w:hAnsi="Times New Roman"/>
                <w:color w:val="000000"/>
                <w:kern w:val="0"/>
                <w:sz w:val="22"/>
                <w14:ligatures w14:val="none"/>
                <w:rPrChange w:id="1160" w:author="Author">
                  <w:rPr>
                    <w:rFonts w:ascii="Times New Roman" w:hAnsi="Times New Roman"/>
                    <w:color w:val="000000" w:themeColor="text1"/>
                    <w:kern w:val="0"/>
                    <w14:ligatures w14:val="none"/>
                  </w:rPr>
                </w:rPrChange>
              </w:rPr>
              <w:t>]</w:t>
            </w:r>
          </w:p>
        </w:tc>
        <w:tc>
          <w:tcPr>
            <w:tcW w:w="1490" w:type="dxa"/>
            <w:gridSpan w:val="2"/>
            <w:tcBorders>
              <w:top w:val="nil"/>
              <w:left w:val="nil"/>
              <w:bottom w:val="nil"/>
              <w:right w:val="nil"/>
            </w:tcBorders>
            <w:noWrap/>
            <w:vAlign w:val="bottom"/>
            <w:hideMark/>
            <w:tcPrChange w:id="1161" w:author="Author">
              <w:tcPr>
                <w:tcW w:w="1800" w:type="dxa"/>
                <w:gridSpan w:val="3"/>
                <w:tcBorders>
                  <w:top w:val="nil"/>
                  <w:left w:val="nil"/>
                  <w:bottom w:val="nil"/>
                  <w:right w:val="nil"/>
                </w:tcBorders>
                <w:noWrap/>
                <w:vAlign w:val="bottom"/>
                <w:hideMark/>
              </w:tcPr>
            </w:tcPrChange>
          </w:tcPr>
          <w:p w14:paraId="06CCD015" w14:textId="3D46B73E" w:rsidR="00C25C99" w:rsidRPr="00652AA4" w:rsidRDefault="00C25C99" w:rsidP="00C25C99">
            <w:pPr>
              <w:spacing w:after="0" w:line="240" w:lineRule="auto"/>
              <w:jc w:val="center"/>
              <w:rPr>
                <w:rFonts w:ascii="Times New Roman" w:hAnsi="Times New Roman"/>
                <w:color w:val="000000"/>
                <w:kern w:val="0"/>
                <w:sz w:val="22"/>
                <w14:ligatures w14:val="none"/>
                <w:rPrChange w:id="116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63" w:author="Author">
                  <w:rPr>
                    <w:rFonts w:ascii="Times New Roman" w:hAnsi="Times New Roman"/>
                    <w:color w:val="000000" w:themeColor="text1"/>
                    <w:kern w:val="0"/>
                    <w14:ligatures w14:val="none"/>
                  </w:rPr>
                </w:rPrChange>
              </w:rPr>
              <w:t>0.</w:t>
            </w:r>
            <w:del w:id="1164" w:author="Author">
              <w:r w:rsidR="003D5C59" w:rsidRPr="00942F9A">
                <w:rPr>
                  <w:rFonts w:ascii="Times New Roman" w:eastAsia="Times New Roman" w:hAnsi="Times New Roman" w:cs="Times New Roman"/>
                  <w:color w:val="000000" w:themeColor="text1"/>
                  <w:kern w:val="0"/>
                  <w:lang w:eastAsia="en-AU"/>
                  <w14:ligatures w14:val="none"/>
                </w:rPr>
                <w:delText>72</w:delText>
              </w:r>
            </w:del>
            <w:ins w:id="1165" w:author="Author">
              <w:r w:rsidRPr="00C25C99">
                <w:rPr>
                  <w:rFonts w:ascii="Times New Roman" w:eastAsia="Times New Roman" w:hAnsi="Times New Roman" w:cs="Times New Roman"/>
                  <w:color w:val="000000"/>
                  <w:kern w:val="0"/>
                  <w:sz w:val="22"/>
                  <w:szCs w:val="22"/>
                  <w:lang w:eastAsia="en-AU"/>
                  <w14:ligatures w14:val="none"/>
                </w:rPr>
                <w:t>64</w:t>
              </w:r>
            </w:ins>
          </w:p>
        </w:tc>
        <w:tc>
          <w:tcPr>
            <w:tcW w:w="1594" w:type="dxa"/>
            <w:gridSpan w:val="2"/>
            <w:tcBorders>
              <w:top w:val="nil"/>
              <w:left w:val="nil"/>
              <w:bottom w:val="nil"/>
              <w:right w:val="nil"/>
            </w:tcBorders>
            <w:noWrap/>
            <w:vAlign w:val="bottom"/>
            <w:hideMark/>
            <w:tcPrChange w:id="1166" w:author="Author">
              <w:tcPr>
                <w:tcW w:w="1710" w:type="dxa"/>
                <w:gridSpan w:val="3"/>
                <w:tcBorders>
                  <w:top w:val="nil"/>
                  <w:left w:val="nil"/>
                  <w:bottom w:val="nil"/>
                  <w:right w:val="nil"/>
                </w:tcBorders>
                <w:noWrap/>
                <w:vAlign w:val="bottom"/>
                <w:hideMark/>
              </w:tcPr>
            </w:tcPrChange>
          </w:tcPr>
          <w:p w14:paraId="7A576881" w14:textId="16272412" w:rsidR="00C25C99" w:rsidRPr="00652AA4" w:rsidRDefault="00C25C99" w:rsidP="00C25C99">
            <w:pPr>
              <w:spacing w:after="0" w:line="240" w:lineRule="auto"/>
              <w:jc w:val="center"/>
              <w:rPr>
                <w:rFonts w:ascii="Times New Roman" w:hAnsi="Times New Roman"/>
                <w:color w:val="000000"/>
                <w:kern w:val="0"/>
                <w:sz w:val="22"/>
                <w14:ligatures w14:val="none"/>
                <w:rPrChange w:id="116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168" w:author="Author">
                  <w:rPr>
                    <w:rFonts w:ascii="Times New Roman" w:hAnsi="Times New Roman"/>
                    <w:color w:val="000000" w:themeColor="text1"/>
                    <w:kern w:val="0"/>
                    <w14:ligatures w14:val="none"/>
                  </w:rPr>
                </w:rPrChange>
              </w:rPr>
              <w:t>0.</w:t>
            </w:r>
            <w:del w:id="1169" w:author="Author">
              <w:r w:rsidR="003D5C59" w:rsidRPr="00942F9A">
                <w:rPr>
                  <w:rFonts w:ascii="Times New Roman" w:eastAsia="Times New Roman" w:hAnsi="Times New Roman" w:cs="Times New Roman"/>
                  <w:color w:val="000000" w:themeColor="text1"/>
                  <w:kern w:val="0"/>
                  <w:lang w:eastAsia="en-AU"/>
                  <w14:ligatures w14:val="none"/>
                </w:rPr>
                <w:delText>68</w:delText>
              </w:r>
            </w:del>
            <w:ins w:id="1170" w:author="Author">
              <w:r w:rsidRPr="00C25C99">
                <w:rPr>
                  <w:rFonts w:ascii="Times New Roman" w:eastAsia="Times New Roman" w:hAnsi="Times New Roman" w:cs="Times New Roman"/>
                  <w:color w:val="000000"/>
                  <w:kern w:val="0"/>
                  <w:sz w:val="22"/>
                  <w:szCs w:val="22"/>
                  <w:lang w:eastAsia="en-AU"/>
                  <w14:ligatures w14:val="none"/>
                </w:rPr>
                <w:t>61</w:t>
              </w:r>
            </w:ins>
            <w:r w:rsidRPr="00652AA4">
              <w:rPr>
                <w:rFonts w:ascii="Times New Roman" w:hAnsi="Times New Roman"/>
                <w:color w:val="000000"/>
                <w:kern w:val="0"/>
                <w:sz w:val="22"/>
                <w14:ligatures w14:val="none"/>
                <w:rPrChange w:id="1171" w:author="Author">
                  <w:rPr>
                    <w:rFonts w:ascii="Times New Roman" w:hAnsi="Times New Roman"/>
                    <w:color w:val="000000" w:themeColor="text1"/>
                    <w:kern w:val="0"/>
                    <w14:ligatures w14:val="none"/>
                  </w:rPr>
                </w:rPrChange>
              </w:rPr>
              <w:t xml:space="preserve"> – 0.</w:t>
            </w:r>
            <w:del w:id="1172" w:author="Author">
              <w:r w:rsidR="003D5C59" w:rsidRPr="00942F9A">
                <w:rPr>
                  <w:rFonts w:ascii="Times New Roman" w:eastAsia="Times New Roman" w:hAnsi="Times New Roman" w:cs="Times New Roman"/>
                  <w:color w:val="000000" w:themeColor="text1"/>
                  <w:kern w:val="0"/>
                  <w:lang w:eastAsia="en-AU"/>
                  <w14:ligatures w14:val="none"/>
                </w:rPr>
                <w:delText>76</w:delText>
              </w:r>
            </w:del>
            <w:ins w:id="1173" w:author="Author">
              <w:r w:rsidRPr="00C25C99">
                <w:rPr>
                  <w:rFonts w:ascii="Times New Roman" w:eastAsia="Times New Roman" w:hAnsi="Times New Roman" w:cs="Times New Roman"/>
                  <w:color w:val="000000"/>
                  <w:kern w:val="0"/>
                  <w:sz w:val="22"/>
                  <w:szCs w:val="22"/>
                  <w:lang w:eastAsia="en-AU"/>
                  <w14:ligatures w14:val="none"/>
                </w:rPr>
                <w:t>68</w:t>
              </w:r>
            </w:ins>
          </w:p>
        </w:tc>
        <w:tc>
          <w:tcPr>
            <w:tcW w:w="836" w:type="dxa"/>
            <w:tcBorders>
              <w:top w:val="nil"/>
              <w:left w:val="nil"/>
              <w:bottom w:val="nil"/>
              <w:right w:val="nil"/>
            </w:tcBorders>
            <w:noWrap/>
            <w:vAlign w:val="bottom"/>
            <w:hideMark/>
            <w:tcPrChange w:id="1174" w:author="Author">
              <w:tcPr>
                <w:tcW w:w="1890" w:type="dxa"/>
                <w:gridSpan w:val="2"/>
                <w:tcBorders>
                  <w:top w:val="nil"/>
                  <w:left w:val="nil"/>
                  <w:bottom w:val="nil"/>
                  <w:right w:val="nil"/>
                </w:tcBorders>
                <w:noWrap/>
                <w:vAlign w:val="bottom"/>
                <w:hideMark/>
              </w:tcPr>
            </w:tcPrChange>
          </w:tcPr>
          <w:p w14:paraId="06510385"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175" w:author="Author">
                  <w:rPr>
                    <w:rFonts w:ascii="Times New Roman" w:hAnsi="Times New Roman"/>
                    <w:color w:val="000000" w:themeColor="text1"/>
                    <w:kern w:val="0"/>
                    <w14:ligatures w14:val="none"/>
                  </w:rPr>
                </w:rPrChange>
              </w:rPr>
              <w:pPrChange w:id="1176" w:author="Author">
                <w:pPr>
                  <w:spacing w:after="0" w:line="240" w:lineRule="auto"/>
                  <w:jc w:val="center"/>
                </w:pPr>
              </w:pPrChange>
            </w:pPr>
            <w:r w:rsidRPr="00652AA4">
              <w:rPr>
                <w:rFonts w:ascii="Times New Roman" w:hAnsi="Times New Roman"/>
                <w:color w:val="000000"/>
                <w:kern w:val="0"/>
                <w:sz w:val="22"/>
                <w14:ligatures w14:val="none"/>
                <w:rPrChange w:id="1177" w:author="Author">
                  <w:rPr>
                    <w:rFonts w:ascii="Times New Roman" w:hAnsi="Times New Roman"/>
                    <w:color w:val="000000" w:themeColor="text1"/>
                    <w:kern w:val="0"/>
                    <w14:ligatures w14:val="none"/>
                  </w:rPr>
                </w:rPrChange>
              </w:rPr>
              <w:t>&lt;0.001</w:t>
            </w:r>
          </w:p>
        </w:tc>
      </w:tr>
      <w:tr w:rsidR="003D5C59" w:rsidRPr="00942F9A" w14:paraId="07A3D2AF" w14:textId="77777777" w:rsidTr="00640079">
        <w:trPr>
          <w:trHeight w:val="288"/>
          <w:jc w:val="center"/>
          <w:del w:id="1178" w:author="Author"/>
        </w:trPr>
        <w:tc>
          <w:tcPr>
            <w:tcW w:w="2790" w:type="dxa"/>
            <w:gridSpan w:val="2"/>
            <w:tcBorders>
              <w:top w:val="nil"/>
              <w:left w:val="nil"/>
              <w:bottom w:val="nil"/>
              <w:right w:val="nil"/>
            </w:tcBorders>
            <w:noWrap/>
            <w:vAlign w:val="bottom"/>
            <w:hideMark/>
          </w:tcPr>
          <w:p w14:paraId="769F9390" w14:textId="77777777" w:rsidR="003D5C59" w:rsidRPr="00942F9A" w:rsidRDefault="003D5C59" w:rsidP="00640079">
            <w:pPr>
              <w:spacing w:after="0" w:line="240" w:lineRule="auto"/>
              <w:rPr>
                <w:del w:id="1179" w:author="Author"/>
                <w:rFonts w:ascii="Times New Roman" w:eastAsia="Times New Roman" w:hAnsi="Times New Roman" w:cs="Times New Roman"/>
                <w:color w:val="000000" w:themeColor="text1"/>
                <w:kern w:val="0"/>
                <w:lang w:eastAsia="en-AU"/>
                <w14:ligatures w14:val="none"/>
              </w:rPr>
            </w:pPr>
            <w:del w:id="1180" w:author="Author">
              <w:r w:rsidRPr="00942F9A">
                <w:rPr>
                  <w:rFonts w:ascii="Times New Roman" w:eastAsia="Times New Roman" w:hAnsi="Times New Roman" w:cs="Times New Roman"/>
                  <w:color w:val="000000" w:themeColor="text1"/>
                  <w:kern w:val="0"/>
                  <w:lang w:eastAsia="en-AU"/>
                  <w14:ligatures w14:val="none"/>
                </w:rPr>
                <w:delText>topic [media]</w:delText>
              </w:r>
            </w:del>
          </w:p>
        </w:tc>
        <w:tc>
          <w:tcPr>
            <w:tcW w:w="1800" w:type="dxa"/>
            <w:gridSpan w:val="2"/>
            <w:tcBorders>
              <w:top w:val="nil"/>
              <w:left w:val="nil"/>
              <w:bottom w:val="nil"/>
              <w:right w:val="nil"/>
            </w:tcBorders>
            <w:noWrap/>
            <w:vAlign w:val="bottom"/>
            <w:hideMark/>
          </w:tcPr>
          <w:p w14:paraId="62ECF106" w14:textId="77777777" w:rsidR="003D5C59" w:rsidRPr="00942F9A" w:rsidRDefault="003D5C59" w:rsidP="00640079">
            <w:pPr>
              <w:spacing w:after="0" w:line="240" w:lineRule="auto"/>
              <w:jc w:val="center"/>
              <w:rPr>
                <w:del w:id="1181" w:author="Author"/>
                <w:rFonts w:ascii="Times New Roman" w:eastAsia="Times New Roman" w:hAnsi="Times New Roman" w:cs="Times New Roman"/>
                <w:color w:val="000000" w:themeColor="text1"/>
                <w:kern w:val="0"/>
                <w:lang w:eastAsia="en-AU"/>
                <w14:ligatures w14:val="none"/>
              </w:rPr>
            </w:pPr>
            <w:moveFromRangeStart w:id="1182" w:author="Author" w:name="move210317407"/>
            <w:moveFrom w:id="1183" w:author="Author" w16du:dateUtc="2025-10-02T07:09:00Z">
              <w:r w:rsidRPr="00942F9A">
                <w:rPr>
                  <w:rFonts w:ascii="Times New Roman" w:eastAsia="Times New Roman" w:hAnsi="Times New Roman" w:cs="Times New Roman"/>
                  <w:color w:val="000000" w:themeColor="text1"/>
                  <w:kern w:val="0"/>
                  <w:lang w:eastAsia="en-AU"/>
                  <w14:ligatures w14:val="none"/>
                </w:rPr>
                <w:t>1.18</w:t>
              </w:r>
            </w:moveFrom>
            <w:moveFromRangeEnd w:id="1182"/>
          </w:p>
        </w:tc>
        <w:tc>
          <w:tcPr>
            <w:tcW w:w="1710" w:type="dxa"/>
            <w:gridSpan w:val="2"/>
            <w:tcBorders>
              <w:top w:val="nil"/>
              <w:left w:val="nil"/>
              <w:bottom w:val="nil"/>
              <w:right w:val="nil"/>
            </w:tcBorders>
            <w:noWrap/>
            <w:vAlign w:val="bottom"/>
            <w:hideMark/>
          </w:tcPr>
          <w:p w14:paraId="36E75ACE" w14:textId="77777777" w:rsidR="003D5C59" w:rsidRPr="00942F9A" w:rsidRDefault="003D5C59" w:rsidP="00640079">
            <w:pPr>
              <w:spacing w:after="0" w:line="240" w:lineRule="auto"/>
              <w:jc w:val="center"/>
              <w:rPr>
                <w:del w:id="1184" w:author="Author"/>
                <w:rFonts w:ascii="Times New Roman" w:eastAsia="Times New Roman" w:hAnsi="Times New Roman" w:cs="Times New Roman"/>
                <w:color w:val="000000" w:themeColor="text1"/>
                <w:kern w:val="0"/>
                <w:lang w:eastAsia="en-AU"/>
                <w14:ligatures w14:val="none"/>
              </w:rPr>
            </w:pPr>
            <w:del w:id="1185" w:author="Author">
              <w:r w:rsidRPr="00942F9A">
                <w:rPr>
                  <w:rFonts w:ascii="Times New Roman" w:eastAsia="Times New Roman" w:hAnsi="Times New Roman" w:cs="Times New Roman"/>
                  <w:color w:val="000000" w:themeColor="text1"/>
                  <w:kern w:val="0"/>
                  <w:lang w:eastAsia="en-AU"/>
                  <w14:ligatures w14:val="none"/>
                </w:rPr>
                <w:delText>1.12 – 1.24</w:delText>
              </w:r>
            </w:del>
          </w:p>
        </w:tc>
        <w:tc>
          <w:tcPr>
            <w:tcW w:w="1890" w:type="dxa"/>
            <w:tcBorders>
              <w:top w:val="nil"/>
              <w:left w:val="nil"/>
              <w:bottom w:val="nil"/>
              <w:right w:val="nil"/>
            </w:tcBorders>
            <w:noWrap/>
            <w:vAlign w:val="bottom"/>
            <w:hideMark/>
          </w:tcPr>
          <w:p w14:paraId="649372B1" w14:textId="77777777" w:rsidR="003D5C59" w:rsidRPr="00942F9A" w:rsidRDefault="003D5C59" w:rsidP="00640079">
            <w:pPr>
              <w:spacing w:after="0" w:line="240" w:lineRule="auto"/>
              <w:jc w:val="center"/>
              <w:rPr>
                <w:del w:id="1186" w:author="Author"/>
                <w:rFonts w:ascii="Times New Roman" w:eastAsia="Times New Roman" w:hAnsi="Times New Roman" w:cs="Times New Roman"/>
                <w:color w:val="000000" w:themeColor="text1"/>
                <w:kern w:val="0"/>
                <w:lang w:eastAsia="en-AU"/>
                <w14:ligatures w14:val="none"/>
              </w:rPr>
            </w:pPr>
            <w:moveFromRangeStart w:id="1187" w:author="Author" w:name="move210317405"/>
            <w:moveFrom w:id="1188" w:author="Author" w16du:dateUtc="2025-10-02T07:09:00Z">
              <w:r w:rsidRPr="00942F9A">
                <w:rPr>
                  <w:rFonts w:ascii="Times New Roman" w:eastAsia="Times New Roman" w:hAnsi="Times New Roman" w:cs="Times New Roman"/>
                  <w:color w:val="000000" w:themeColor="text1"/>
                  <w:kern w:val="0"/>
                  <w:lang w:eastAsia="en-AU"/>
                  <w14:ligatures w14:val="none"/>
                </w:rPr>
                <w:t>&lt;0.001</w:t>
              </w:r>
            </w:moveFrom>
            <w:moveFromRangeEnd w:id="1187"/>
          </w:p>
        </w:tc>
      </w:tr>
      <w:tr w:rsidR="003D5C59" w:rsidRPr="00942F9A" w14:paraId="7E7253AA" w14:textId="77777777" w:rsidTr="00640079">
        <w:trPr>
          <w:trHeight w:val="288"/>
          <w:jc w:val="center"/>
          <w:del w:id="1189" w:author="Author"/>
        </w:trPr>
        <w:tc>
          <w:tcPr>
            <w:tcW w:w="2790" w:type="dxa"/>
            <w:gridSpan w:val="2"/>
            <w:tcBorders>
              <w:top w:val="nil"/>
              <w:left w:val="nil"/>
              <w:bottom w:val="nil"/>
              <w:right w:val="nil"/>
            </w:tcBorders>
            <w:noWrap/>
            <w:vAlign w:val="bottom"/>
            <w:hideMark/>
          </w:tcPr>
          <w:p w14:paraId="32D64A02" w14:textId="77777777" w:rsidR="003D5C59" w:rsidRPr="00942F9A" w:rsidRDefault="003D5C59" w:rsidP="00640079">
            <w:pPr>
              <w:spacing w:after="0" w:line="240" w:lineRule="auto"/>
              <w:rPr>
                <w:del w:id="1190" w:author="Author"/>
                <w:rFonts w:ascii="Times New Roman" w:eastAsia="Times New Roman" w:hAnsi="Times New Roman" w:cs="Times New Roman"/>
                <w:color w:val="000000" w:themeColor="text1"/>
                <w:kern w:val="0"/>
                <w:lang w:eastAsia="en-AU"/>
                <w14:ligatures w14:val="none"/>
              </w:rPr>
            </w:pPr>
            <w:del w:id="1191" w:author="Author">
              <w:r w:rsidRPr="00942F9A">
                <w:rPr>
                  <w:rFonts w:ascii="Times New Roman" w:eastAsia="Times New Roman" w:hAnsi="Times New Roman" w:cs="Times New Roman"/>
                  <w:color w:val="000000" w:themeColor="text1"/>
                  <w:kern w:val="0"/>
                  <w:lang w:eastAsia="en-AU"/>
                  <w14:ligatures w14:val="none"/>
                </w:rPr>
                <w:delText>topic [porn]</w:delText>
              </w:r>
            </w:del>
          </w:p>
        </w:tc>
        <w:tc>
          <w:tcPr>
            <w:tcW w:w="1800" w:type="dxa"/>
            <w:gridSpan w:val="2"/>
            <w:tcBorders>
              <w:top w:val="nil"/>
              <w:left w:val="nil"/>
              <w:bottom w:val="nil"/>
              <w:right w:val="nil"/>
            </w:tcBorders>
            <w:noWrap/>
            <w:vAlign w:val="bottom"/>
            <w:hideMark/>
          </w:tcPr>
          <w:p w14:paraId="61E1FEAC" w14:textId="77777777" w:rsidR="003D5C59" w:rsidRPr="00942F9A" w:rsidRDefault="003D5C59" w:rsidP="00640079">
            <w:pPr>
              <w:spacing w:after="0" w:line="240" w:lineRule="auto"/>
              <w:jc w:val="center"/>
              <w:rPr>
                <w:del w:id="1192" w:author="Author"/>
                <w:rFonts w:ascii="Times New Roman" w:eastAsia="Times New Roman" w:hAnsi="Times New Roman" w:cs="Times New Roman"/>
                <w:color w:val="000000" w:themeColor="text1"/>
                <w:kern w:val="0"/>
                <w:lang w:eastAsia="en-AU"/>
                <w14:ligatures w14:val="none"/>
              </w:rPr>
            </w:pPr>
            <w:del w:id="1193" w:author="Author">
              <w:r w:rsidRPr="00942F9A">
                <w:rPr>
                  <w:rFonts w:ascii="Times New Roman" w:eastAsia="Times New Roman" w:hAnsi="Times New Roman" w:cs="Times New Roman"/>
                  <w:color w:val="000000" w:themeColor="text1"/>
                  <w:kern w:val="0"/>
                  <w:lang w:eastAsia="en-AU"/>
                  <w14:ligatures w14:val="none"/>
                </w:rPr>
                <w:delText>1.49</w:delText>
              </w:r>
            </w:del>
          </w:p>
        </w:tc>
        <w:tc>
          <w:tcPr>
            <w:tcW w:w="1710" w:type="dxa"/>
            <w:gridSpan w:val="2"/>
            <w:tcBorders>
              <w:top w:val="nil"/>
              <w:left w:val="nil"/>
              <w:bottom w:val="nil"/>
              <w:right w:val="nil"/>
            </w:tcBorders>
            <w:noWrap/>
            <w:vAlign w:val="bottom"/>
            <w:hideMark/>
          </w:tcPr>
          <w:p w14:paraId="35F4056B" w14:textId="77777777" w:rsidR="003D5C59" w:rsidRPr="00942F9A" w:rsidRDefault="003D5C59" w:rsidP="00640079">
            <w:pPr>
              <w:spacing w:after="0" w:line="240" w:lineRule="auto"/>
              <w:jc w:val="center"/>
              <w:rPr>
                <w:del w:id="1194" w:author="Author"/>
                <w:rFonts w:ascii="Times New Roman" w:eastAsia="Times New Roman" w:hAnsi="Times New Roman" w:cs="Times New Roman"/>
                <w:color w:val="000000" w:themeColor="text1"/>
                <w:kern w:val="0"/>
                <w:lang w:eastAsia="en-AU"/>
                <w14:ligatures w14:val="none"/>
              </w:rPr>
            </w:pPr>
            <w:del w:id="1195" w:author="Author">
              <w:r w:rsidRPr="00942F9A">
                <w:rPr>
                  <w:rFonts w:ascii="Times New Roman" w:eastAsia="Times New Roman" w:hAnsi="Times New Roman" w:cs="Times New Roman"/>
                  <w:color w:val="000000" w:themeColor="text1"/>
                  <w:kern w:val="0"/>
                  <w:lang w:eastAsia="en-AU"/>
                  <w14:ligatures w14:val="none"/>
                </w:rPr>
                <w:delText>1.43 – 1.56</w:delText>
              </w:r>
            </w:del>
          </w:p>
        </w:tc>
        <w:tc>
          <w:tcPr>
            <w:tcW w:w="1890" w:type="dxa"/>
            <w:tcBorders>
              <w:top w:val="nil"/>
              <w:left w:val="nil"/>
              <w:bottom w:val="nil"/>
              <w:right w:val="nil"/>
            </w:tcBorders>
            <w:noWrap/>
            <w:vAlign w:val="bottom"/>
            <w:hideMark/>
          </w:tcPr>
          <w:p w14:paraId="6D80BA27" w14:textId="77777777" w:rsidR="003D5C59" w:rsidRPr="00942F9A" w:rsidRDefault="003D5C59" w:rsidP="00640079">
            <w:pPr>
              <w:spacing w:after="0" w:line="240" w:lineRule="auto"/>
              <w:jc w:val="center"/>
              <w:rPr>
                <w:del w:id="1196" w:author="Author"/>
                <w:rFonts w:ascii="Times New Roman" w:eastAsia="Times New Roman" w:hAnsi="Times New Roman" w:cs="Times New Roman"/>
                <w:color w:val="000000" w:themeColor="text1"/>
                <w:kern w:val="0"/>
                <w:lang w:eastAsia="en-AU"/>
                <w14:ligatures w14:val="none"/>
              </w:rPr>
            </w:pPr>
            <w:moveFromRangeStart w:id="1197" w:author="Author" w:name="move210317406"/>
            <w:moveFrom w:id="1198" w:author="Author" w16du:dateUtc="2025-10-02T07:09:00Z">
              <w:r w:rsidRPr="00942F9A">
                <w:rPr>
                  <w:rFonts w:ascii="Times New Roman" w:eastAsia="Times New Roman" w:hAnsi="Times New Roman" w:cs="Times New Roman"/>
                  <w:color w:val="000000" w:themeColor="text1"/>
                  <w:kern w:val="0"/>
                  <w:lang w:eastAsia="en-AU"/>
                  <w14:ligatures w14:val="none"/>
                </w:rPr>
                <w:t>&lt;0.001</w:t>
              </w:r>
            </w:moveFrom>
            <w:moveFromRangeEnd w:id="1197"/>
          </w:p>
        </w:tc>
      </w:tr>
      <w:tr w:rsidR="003D5C59" w:rsidRPr="00942F9A" w14:paraId="34ADCACE" w14:textId="77777777" w:rsidTr="00640079">
        <w:trPr>
          <w:trHeight w:val="288"/>
          <w:jc w:val="center"/>
          <w:del w:id="1199" w:author="Author"/>
        </w:trPr>
        <w:tc>
          <w:tcPr>
            <w:tcW w:w="2790" w:type="dxa"/>
            <w:gridSpan w:val="2"/>
            <w:tcBorders>
              <w:top w:val="nil"/>
              <w:left w:val="nil"/>
              <w:bottom w:val="nil"/>
              <w:right w:val="nil"/>
            </w:tcBorders>
            <w:noWrap/>
            <w:vAlign w:val="bottom"/>
            <w:hideMark/>
          </w:tcPr>
          <w:p w14:paraId="03009760" w14:textId="77777777" w:rsidR="003D5C59" w:rsidRPr="00942F9A" w:rsidRDefault="003D5C59" w:rsidP="00640079">
            <w:pPr>
              <w:spacing w:after="0" w:line="240" w:lineRule="auto"/>
              <w:rPr>
                <w:del w:id="1200" w:author="Author"/>
                <w:rFonts w:ascii="Times New Roman" w:eastAsia="Times New Roman" w:hAnsi="Times New Roman" w:cs="Times New Roman"/>
                <w:color w:val="000000" w:themeColor="text1"/>
                <w:kern w:val="0"/>
                <w:lang w:eastAsia="en-AU"/>
                <w14:ligatures w14:val="none"/>
              </w:rPr>
            </w:pPr>
            <w:del w:id="1201" w:author="Author">
              <w:r w:rsidRPr="00942F9A">
                <w:rPr>
                  <w:rFonts w:ascii="Times New Roman" w:eastAsia="Times New Roman" w:hAnsi="Times New Roman" w:cs="Times New Roman"/>
                  <w:color w:val="000000" w:themeColor="text1"/>
                  <w:kern w:val="0"/>
                  <w:lang w:eastAsia="en-AU"/>
                  <w14:ligatures w14:val="none"/>
                </w:rPr>
                <w:delText>topic [other]</w:delText>
              </w:r>
            </w:del>
          </w:p>
        </w:tc>
        <w:tc>
          <w:tcPr>
            <w:tcW w:w="1800" w:type="dxa"/>
            <w:gridSpan w:val="2"/>
            <w:tcBorders>
              <w:top w:val="nil"/>
              <w:left w:val="nil"/>
              <w:bottom w:val="nil"/>
              <w:right w:val="nil"/>
            </w:tcBorders>
            <w:noWrap/>
            <w:vAlign w:val="bottom"/>
            <w:hideMark/>
          </w:tcPr>
          <w:p w14:paraId="48BBDFAB" w14:textId="77777777" w:rsidR="003D5C59" w:rsidRPr="00942F9A" w:rsidRDefault="003D5C59" w:rsidP="00640079">
            <w:pPr>
              <w:spacing w:after="0" w:line="240" w:lineRule="auto"/>
              <w:jc w:val="center"/>
              <w:rPr>
                <w:del w:id="1202" w:author="Author"/>
                <w:rFonts w:ascii="Times New Roman" w:eastAsia="Times New Roman" w:hAnsi="Times New Roman" w:cs="Times New Roman"/>
                <w:color w:val="000000" w:themeColor="text1"/>
                <w:kern w:val="0"/>
                <w:lang w:eastAsia="en-AU"/>
                <w14:ligatures w14:val="none"/>
              </w:rPr>
            </w:pPr>
            <w:del w:id="1203" w:author="Author">
              <w:r w:rsidRPr="00942F9A">
                <w:rPr>
                  <w:rFonts w:ascii="Times New Roman" w:eastAsia="Times New Roman" w:hAnsi="Times New Roman" w:cs="Times New Roman"/>
                  <w:color w:val="000000" w:themeColor="text1"/>
                  <w:kern w:val="0"/>
                  <w:lang w:eastAsia="en-AU"/>
                  <w14:ligatures w14:val="none"/>
                </w:rPr>
                <w:delText>1.07</w:delText>
              </w:r>
            </w:del>
          </w:p>
        </w:tc>
        <w:tc>
          <w:tcPr>
            <w:tcW w:w="1710" w:type="dxa"/>
            <w:gridSpan w:val="2"/>
            <w:tcBorders>
              <w:top w:val="nil"/>
              <w:left w:val="nil"/>
              <w:bottom w:val="nil"/>
              <w:right w:val="nil"/>
            </w:tcBorders>
            <w:noWrap/>
            <w:vAlign w:val="bottom"/>
            <w:hideMark/>
          </w:tcPr>
          <w:p w14:paraId="6A8079E3" w14:textId="77777777" w:rsidR="003D5C59" w:rsidRPr="00942F9A" w:rsidRDefault="003D5C59" w:rsidP="00640079">
            <w:pPr>
              <w:spacing w:after="0" w:line="240" w:lineRule="auto"/>
              <w:jc w:val="center"/>
              <w:rPr>
                <w:del w:id="1204" w:author="Author"/>
                <w:rFonts w:ascii="Times New Roman" w:eastAsia="Times New Roman" w:hAnsi="Times New Roman" w:cs="Times New Roman"/>
                <w:color w:val="000000" w:themeColor="text1"/>
                <w:kern w:val="0"/>
                <w:lang w:eastAsia="en-AU"/>
                <w14:ligatures w14:val="none"/>
              </w:rPr>
            </w:pPr>
            <w:del w:id="1205" w:author="Author">
              <w:r w:rsidRPr="00942F9A">
                <w:rPr>
                  <w:rFonts w:ascii="Times New Roman" w:eastAsia="Times New Roman" w:hAnsi="Times New Roman" w:cs="Times New Roman"/>
                  <w:color w:val="000000" w:themeColor="text1"/>
                  <w:kern w:val="0"/>
                  <w:lang w:eastAsia="en-AU"/>
                  <w14:ligatures w14:val="none"/>
                </w:rPr>
                <w:delText>1.02 – 1.12</w:delText>
              </w:r>
            </w:del>
          </w:p>
        </w:tc>
        <w:tc>
          <w:tcPr>
            <w:tcW w:w="1890" w:type="dxa"/>
            <w:tcBorders>
              <w:top w:val="nil"/>
              <w:left w:val="nil"/>
              <w:bottom w:val="nil"/>
              <w:right w:val="nil"/>
            </w:tcBorders>
            <w:noWrap/>
            <w:vAlign w:val="bottom"/>
            <w:hideMark/>
          </w:tcPr>
          <w:p w14:paraId="5DD0F758" w14:textId="77777777" w:rsidR="003D5C59" w:rsidRPr="00942F9A" w:rsidRDefault="003D5C59" w:rsidP="00640079">
            <w:pPr>
              <w:spacing w:after="0" w:line="240" w:lineRule="auto"/>
              <w:jc w:val="center"/>
              <w:rPr>
                <w:del w:id="1206" w:author="Author"/>
                <w:rFonts w:ascii="Times New Roman" w:eastAsia="Times New Roman" w:hAnsi="Times New Roman" w:cs="Times New Roman"/>
                <w:color w:val="000000" w:themeColor="text1"/>
                <w:kern w:val="0"/>
                <w:lang w:eastAsia="en-AU"/>
                <w14:ligatures w14:val="none"/>
              </w:rPr>
            </w:pPr>
            <w:del w:id="1207" w:author="Author">
              <w:r w:rsidRPr="00942F9A">
                <w:rPr>
                  <w:rFonts w:ascii="Times New Roman" w:eastAsia="Times New Roman" w:hAnsi="Times New Roman" w:cs="Times New Roman"/>
                  <w:color w:val="000000" w:themeColor="text1"/>
                  <w:kern w:val="0"/>
                  <w:lang w:eastAsia="en-AU"/>
                  <w14:ligatures w14:val="none"/>
                </w:rPr>
                <w:delText>0.007</w:delText>
              </w:r>
            </w:del>
          </w:p>
        </w:tc>
      </w:tr>
      <w:tr w:rsidR="00C25C99" w:rsidRPr="00C25C99" w14:paraId="7BF2E073" w14:textId="77777777" w:rsidTr="00652AA4">
        <w:trPr>
          <w:trHeight w:val="288"/>
          <w:jc w:val="center"/>
          <w:trPrChange w:id="1208" w:author="Author">
            <w:trPr>
              <w:gridAfter w:val="0"/>
              <w:trHeight w:val="288"/>
              <w:jc w:val="center"/>
            </w:trPr>
          </w:trPrChange>
        </w:trPr>
        <w:tc>
          <w:tcPr>
            <w:tcW w:w="2560" w:type="dxa"/>
            <w:gridSpan w:val="2"/>
            <w:tcBorders>
              <w:top w:val="nil"/>
              <w:left w:val="nil"/>
              <w:bottom w:val="nil"/>
              <w:right w:val="nil"/>
            </w:tcBorders>
            <w:noWrap/>
            <w:vAlign w:val="bottom"/>
            <w:hideMark/>
            <w:tcPrChange w:id="1209" w:author="Author">
              <w:tcPr>
                <w:tcW w:w="2790" w:type="dxa"/>
                <w:gridSpan w:val="2"/>
                <w:tcBorders>
                  <w:top w:val="nil"/>
                  <w:left w:val="nil"/>
                  <w:bottom w:val="nil"/>
                  <w:right w:val="nil"/>
                </w:tcBorders>
                <w:noWrap/>
                <w:vAlign w:val="bottom"/>
                <w:hideMark/>
              </w:tcPr>
            </w:tcPrChange>
          </w:tcPr>
          <w:p w14:paraId="4EE39F3F" w14:textId="77777777" w:rsidR="00C25C99" w:rsidRPr="00652AA4" w:rsidRDefault="00C25C99" w:rsidP="00C25C99">
            <w:pPr>
              <w:spacing w:after="0" w:line="240" w:lineRule="auto"/>
              <w:rPr>
                <w:rFonts w:ascii="Times New Roman" w:hAnsi="Times New Roman"/>
                <w:color w:val="000000"/>
                <w:kern w:val="0"/>
                <w:sz w:val="22"/>
                <w14:ligatures w14:val="none"/>
                <w:rPrChange w:id="1210"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11" w:author="Author">
                  <w:rPr>
                    <w:rFonts w:ascii="Times New Roman" w:hAnsi="Times New Roman"/>
                    <w:color w:val="000000" w:themeColor="text1"/>
                    <w:kern w:val="0"/>
                    <w14:ligatures w14:val="none"/>
                  </w:rPr>
                </w:rPrChange>
              </w:rPr>
              <w:t>logretweets</w:t>
            </w:r>
          </w:p>
        </w:tc>
        <w:tc>
          <w:tcPr>
            <w:tcW w:w="1490" w:type="dxa"/>
            <w:gridSpan w:val="2"/>
            <w:tcBorders>
              <w:top w:val="nil"/>
              <w:left w:val="nil"/>
              <w:bottom w:val="nil"/>
              <w:right w:val="nil"/>
            </w:tcBorders>
            <w:noWrap/>
            <w:vAlign w:val="bottom"/>
            <w:hideMark/>
            <w:tcPrChange w:id="1212" w:author="Author">
              <w:tcPr>
                <w:tcW w:w="1800" w:type="dxa"/>
                <w:gridSpan w:val="3"/>
                <w:tcBorders>
                  <w:top w:val="nil"/>
                  <w:left w:val="nil"/>
                  <w:bottom w:val="nil"/>
                  <w:right w:val="nil"/>
                </w:tcBorders>
                <w:noWrap/>
                <w:vAlign w:val="bottom"/>
                <w:hideMark/>
              </w:tcPr>
            </w:tcPrChange>
          </w:tcPr>
          <w:p w14:paraId="0D6113B9" w14:textId="0A4A0087" w:rsidR="00C25C99" w:rsidRPr="00652AA4" w:rsidRDefault="00C25C99" w:rsidP="00C25C99">
            <w:pPr>
              <w:spacing w:after="0" w:line="240" w:lineRule="auto"/>
              <w:jc w:val="center"/>
              <w:rPr>
                <w:rFonts w:ascii="Times New Roman" w:hAnsi="Times New Roman"/>
                <w:color w:val="000000"/>
                <w:kern w:val="0"/>
                <w:sz w:val="22"/>
                <w14:ligatures w14:val="none"/>
                <w:rPrChange w:id="121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14" w:author="Author">
                  <w:rPr>
                    <w:rFonts w:ascii="Times New Roman" w:hAnsi="Times New Roman"/>
                    <w:color w:val="000000" w:themeColor="text1"/>
                    <w:kern w:val="0"/>
                    <w14:ligatures w14:val="none"/>
                  </w:rPr>
                </w:rPrChange>
              </w:rPr>
              <w:t>0.</w:t>
            </w:r>
            <w:del w:id="1215" w:author="Author">
              <w:r w:rsidR="003D5C59" w:rsidRPr="00942F9A">
                <w:rPr>
                  <w:rFonts w:ascii="Times New Roman" w:eastAsia="Times New Roman" w:hAnsi="Times New Roman" w:cs="Times New Roman"/>
                  <w:color w:val="000000" w:themeColor="text1"/>
                  <w:kern w:val="0"/>
                  <w:lang w:eastAsia="en-AU"/>
                  <w14:ligatures w14:val="none"/>
                </w:rPr>
                <w:delText>98</w:delText>
              </w:r>
            </w:del>
            <w:ins w:id="1216" w:author="Author">
              <w:r w:rsidRPr="00C25C99">
                <w:rPr>
                  <w:rFonts w:ascii="Times New Roman" w:eastAsia="Times New Roman" w:hAnsi="Times New Roman" w:cs="Times New Roman"/>
                  <w:color w:val="000000"/>
                  <w:kern w:val="0"/>
                  <w:sz w:val="22"/>
                  <w:szCs w:val="22"/>
                  <w:lang w:eastAsia="en-AU"/>
                  <w14:ligatures w14:val="none"/>
                </w:rPr>
                <w:t>97</w:t>
              </w:r>
            </w:ins>
          </w:p>
        </w:tc>
        <w:tc>
          <w:tcPr>
            <w:tcW w:w="1594" w:type="dxa"/>
            <w:gridSpan w:val="2"/>
            <w:tcBorders>
              <w:top w:val="nil"/>
              <w:left w:val="nil"/>
              <w:bottom w:val="nil"/>
              <w:right w:val="nil"/>
            </w:tcBorders>
            <w:noWrap/>
            <w:vAlign w:val="bottom"/>
            <w:hideMark/>
            <w:tcPrChange w:id="1217" w:author="Author">
              <w:tcPr>
                <w:tcW w:w="1710" w:type="dxa"/>
                <w:gridSpan w:val="3"/>
                <w:tcBorders>
                  <w:top w:val="nil"/>
                  <w:left w:val="nil"/>
                  <w:bottom w:val="nil"/>
                  <w:right w:val="nil"/>
                </w:tcBorders>
                <w:noWrap/>
                <w:vAlign w:val="bottom"/>
                <w:hideMark/>
              </w:tcPr>
            </w:tcPrChange>
          </w:tcPr>
          <w:p w14:paraId="603E5FE5"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18"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19" w:author="Author">
                  <w:rPr>
                    <w:rFonts w:ascii="Times New Roman" w:hAnsi="Times New Roman"/>
                    <w:color w:val="000000" w:themeColor="text1"/>
                    <w:kern w:val="0"/>
                    <w14:ligatures w14:val="none"/>
                  </w:rPr>
                </w:rPrChange>
              </w:rPr>
              <w:t>0.97 – 0.98</w:t>
            </w:r>
          </w:p>
        </w:tc>
        <w:tc>
          <w:tcPr>
            <w:tcW w:w="836" w:type="dxa"/>
            <w:tcBorders>
              <w:top w:val="nil"/>
              <w:left w:val="nil"/>
              <w:bottom w:val="nil"/>
              <w:right w:val="nil"/>
            </w:tcBorders>
            <w:noWrap/>
            <w:vAlign w:val="bottom"/>
            <w:hideMark/>
            <w:tcPrChange w:id="1220" w:author="Author">
              <w:tcPr>
                <w:tcW w:w="1890" w:type="dxa"/>
                <w:gridSpan w:val="2"/>
                <w:tcBorders>
                  <w:top w:val="nil"/>
                  <w:left w:val="nil"/>
                  <w:bottom w:val="nil"/>
                  <w:right w:val="nil"/>
                </w:tcBorders>
                <w:noWrap/>
                <w:vAlign w:val="bottom"/>
                <w:hideMark/>
              </w:tcPr>
            </w:tcPrChange>
          </w:tcPr>
          <w:p w14:paraId="53F1BD2A"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221" w:author="Author">
                  <w:rPr>
                    <w:rFonts w:ascii="Times New Roman" w:hAnsi="Times New Roman"/>
                    <w:color w:val="000000" w:themeColor="text1"/>
                    <w:kern w:val="0"/>
                    <w14:ligatures w14:val="none"/>
                  </w:rPr>
                </w:rPrChange>
              </w:rPr>
              <w:pPrChange w:id="1222" w:author="Author">
                <w:pPr>
                  <w:spacing w:after="0" w:line="240" w:lineRule="auto"/>
                  <w:jc w:val="center"/>
                </w:pPr>
              </w:pPrChange>
            </w:pPr>
            <w:r w:rsidRPr="00652AA4">
              <w:rPr>
                <w:rFonts w:ascii="Times New Roman" w:hAnsi="Times New Roman"/>
                <w:color w:val="000000"/>
                <w:kern w:val="0"/>
                <w:sz w:val="22"/>
                <w14:ligatures w14:val="none"/>
                <w:rPrChange w:id="1223" w:author="Author">
                  <w:rPr>
                    <w:rFonts w:ascii="Times New Roman" w:hAnsi="Times New Roman"/>
                    <w:color w:val="000000" w:themeColor="text1"/>
                    <w:kern w:val="0"/>
                    <w14:ligatures w14:val="none"/>
                  </w:rPr>
                </w:rPrChange>
              </w:rPr>
              <w:t>&lt;0.001</w:t>
            </w:r>
          </w:p>
        </w:tc>
      </w:tr>
      <w:tr w:rsidR="00C25C99" w:rsidRPr="00C25C99" w14:paraId="27A7766F" w14:textId="77777777" w:rsidTr="00652AA4">
        <w:trPr>
          <w:trHeight w:val="288"/>
          <w:jc w:val="center"/>
          <w:trPrChange w:id="1224" w:author="Author">
            <w:trPr>
              <w:gridAfter w:val="0"/>
              <w:trHeight w:val="288"/>
              <w:jc w:val="center"/>
            </w:trPr>
          </w:trPrChange>
        </w:trPr>
        <w:tc>
          <w:tcPr>
            <w:tcW w:w="2560" w:type="dxa"/>
            <w:gridSpan w:val="2"/>
            <w:tcBorders>
              <w:top w:val="nil"/>
              <w:left w:val="nil"/>
              <w:bottom w:val="nil"/>
              <w:right w:val="nil"/>
            </w:tcBorders>
            <w:noWrap/>
            <w:vAlign w:val="bottom"/>
            <w:hideMark/>
            <w:tcPrChange w:id="1225" w:author="Author">
              <w:tcPr>
                <w:tcW w:w="2790" w:type="dxa"/>
                <w:gridSpan w:val="2"/>
                <w:tcBorders>
                  <w:top w:val="nil"/>
                  <w:left w:val="nil"/>
                  <w:bottom w:val="nil"/>
                  <w:right w:val="nil"/>
                </w:tcBorders>
                <w:noWrap/>
                <w:vAlign w:val="bottom"/>
                <w:hideMark/>
              </w:tcPr>
            </w:tcPrChange>
          </w:tcPr>
          <w:p w14:paraId="2F99A712" w14:textId="77777777" w:rsidR="00C25C99" w:rsidRPr="00652AA4" w:rsidRDefault="00C25C99" w:rsidP="00C25C99">
            <w:pPr>
              <w:spacing w:after="0" w:line="240" w:lineRule="auto"/>
              <w:rPr>
                <w:rFonts w:ascii="Times New Roman" w:hAnsi="Times New Roman"/>
                <w:color w:val="000000"/>
                <w:kern w:val="0"/>
                <w:sz w:val="22"/>
                <w14:ligatures w14:val="none"/>
                <w:rPrChange w:id="122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27" w:author="Author">
                  <w:rPr>
                    <w:rFonts w:ascii="Times New Roman" w:hAnsi="Times New Roman"/>
                    <w:color w:val="000000" w:themeColor="text1"/>
                    <w:kern w:val="0"/>
                    <w14:ligatures w14:val="none"/>
                  </w:rPr>
                </w:rPrChange>
              </w:rPr>
              <w:t>loglikes</w:t>
            </w:r>
          </w:p>
        </w:tc>
        <w:tc>
          <w:tcPr>
            <w:tcW w:w="1490" w:type="dxa"/>
            <w:gridSpan w:val="2"/>
            <w:tcBorders>
              <w:top w:val="nil"/>
              <w:left w:val="nil"/>
              <w:bottom w:val="nil"/>
              <w:right w:val="nil"/>
            </w:tcBorders>
            <w:noWrap/>
            <w:vAlign w:val="bottom"/>
            <w:hideMark/>
            <w:tcPrChange w:id="1228" w:author="Author">
              <w:tcPr>
                <w:tcW w:w="1800" w:type="dxa"/>
                <w:gridSpan w:val="3"/>
                <w:tcBorders>
                  <w:top w:val="nil"/>
                  <w:left w:val="nil"/>
                  <w:bottom w:val="nil"/>
                  <w:right w:val="nil"/>
                </w:tcBorders>
                <w:noWrap/>
                <w:vAlign w:val="bottom"/>
                <w:hideMark/>
              </w:tcPr>
            </w:tcPrChange>
          </w:tcPr>
          <w:p w14:paraId="34AB2ACB"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29"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30" w:author="Author">
                  <w:rPr>
                    <w:rFonts w:ascii="Times New Roman" w:hAnsi="Times New Roman"/>
                    <w:color w:val="000000" w:themeColor="text1"/>
                    <w:kern w:val="0"/>
                    <w14:ligatures w14:val="none"/>
                  </w:rPr>
                </w:rPrChange>
              </w:rPr>
              <w:t>0.99</w:t>
            </w:r>
          </w:p>
        </w:tc>
        <w:tc>
          <w:tcPr>
            <w:tcW w:w="1594" w:type="dxa"/>
            <w:gridSpan w:val="2"/>
            <w:tcBorders>
              <w:top w:val="nil"/>
              <w:left w:val="nil"/>
              <w:bottom w:val="nil"/>
              <w:right w:val="nil"/>
            </w:tcBorders>
            <w:noWrap/>
            <w:vAlign w:val="bottom"/>
            <w:hideMark/>
            <w:tcPrChange w:id="1231" w:author="Author">
              <w:tcPr>
                <w:tcW w:w="1710" w:type="dxa"/>
                <w:gridSpan w:val="3"/>
                <w:tcBorders>
                  <w:top w:val="nil"/>
                  <w:left w:val="nil"/>
                  <w:bottom w:val="nil"/>
                  <w:right w:val="nil"/>
                </w:tcBorders>
                <w:noWrap/>
                <w:vAlign w:val="bottom"/>
                <w:hideMark/>
              </w:tcPr>
            </w:tcPrChange>
          </w:tcPr>
          <w:p w14:paraId="25956BA4"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32"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33" w:author="Author">
                  <w:rPr>
                    <w:rFonts w:ascii="Times New Roman" w:hAnsi="Times New Roman"/>
                    <w:color w:val="000000" w:themeColor="text1"/>
                    <w:kern w:val="0"/>
                    <w14:ligatures w14:val="none"/>
                  </w:rPr>
                </w:rPrChange>
              </w:rPr>
              <w:t>0.98 – 0.99</w:t>
            </w:r>
          </w:p>
        </w:tc>
        <w:tc>
          <w:tcPr>
            <w:tcW w:w="836" w:type="dxa"/>
            <w:tcBorders>
              <w:top w:val="nil"/>
              <w:left w:val="nil"/>
              <w:bottom w:val="nil"/>
              <w:right w:val="nil"/>
            </w:tcBorders>
            <w:noWrap/>
            <w:vAlign w:val="bottom"/>
            <w:hideMark/>
            <w:tcPrChange w:id="1234" w:author="Author">
              <w:tcPr>
                <w:tcW w:w="1890" w:type="dxa"/>
                <w:gridSpan w:val="2"/>
                <w:tcBorders>
                  <w:top w:val="nil"/>
                  <w:left w:val="nil"/>
                  <w:bottom w:val="nil"/>
                  <w:right w:val="nil"/>
                </w:tcBorders>
                <w:noWrap/>
                <w:vAlign w:val="bottom"/>
                <w:hideMark/>
              </w:tcPr>
            </w:tcPrChange>
          </w:tcPr>
          <w:p w14:paraId="704F2766"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235" w:author="Author">
                  <w:rPr>
                    <w:rFonts w:ascii="Times New Roman" w:hAnsi="Times New Roman"/>
                    <w:color w:val="000000" w:themeColor="text1"/>
                    <w:kern w:val="0"/>
                    <w14:ligatures w14:val="none"/>
                  </w:rPr>
                </w:rPrChange>
              </w:rPr>
              <w:pPrChange w:id="1236" w:author="Author">
                <w:pPr>
                  <w:spacing w:after="0" w:line="240" w:lineRule="auto"/>
                  <w:jc w:val="center"/>
                </w:pPr>
              </w:pPrChange>
            </w:pPr>
            <w:r w:rsidRPr="00652AA4">
              <w:rPr>
                <w:rFonts w:ascii="Times New Roman" w:hAnsi="Times New Roman"/>
                <w:color w:val="000000"/>
                <w:kern w:val="0"/>
                <w:sz w:val="22"/>
                <w14:ligatures w14:val="none"/>
                <w:rPrChange w:id="1237" w:author="Author">
                  <w:rPr>
                    <w:rFonts w:ascii="Times New Roman" w:hAnsi="Times New Roman"/>
                    <w:color w:val="000000" w:themeColor="text1"/>
                    <w:kern w:val="0"/>
                    <w14:ligatures w14:val="none"/>
                  </w:rPr>
                </w:rPrChange>
              </w:rPr>
              <w:t>&lt;0.001</w:t>
            </w:r>
          </w:p>
        </w:tc>
      </w:tr>
      <w:tr w:rsidR="00C25C99" w:rsidRPr="00C25C99" w14:paraId="0734A266" w14:textId="77777777" w:rsidTr="00652AA4">
        <w:trPr>
          <w:trHeight w:val="288"/>
          <w:jc w:val="center"/>
          <w:trPrChange w:id="1238" w:author="Author">
            <w:trPr>
              <w:gridAfter w:val="0"/>
              <w:trHeight w:val="288"/>
              <w:jc w:val="center"/>
            </w:trPr>
          </w:trPrChange>
        </w:trPr>
        <w:tc>
          <w:tcPr>
            <w:tcW w:w="2560" w:type="dxa"/>
            <w:gridSpan w:val="2"/>
            <w:tcBorders>
              <w:top w:val="nil"/>
              <w:left w:val="nil"/>
              <w:bottom w:val="nil"/>
              <w:right w:val="nil"/>
            </w:tcBorders>
            <w:noWrap/>
            <w:vAlign w:val="bottom"/>
            <w:hideMark/>
            <w:tcPrChange w:id="1239" w:author="Author">
              <w:tcPr>
                <w:tcW w:w="2790" w:type="dxa"/>
                <w:gridSpan w:val="2"/>
                <w:tcBorders>
                  <w:top w:val="nil"/>
                  <w:left w:val="nil"/>
                  <w:bottom w:val="nil"/>
                  <w:right w:val="nil"/>
                </w:tcBorders>
                <w:noWrap/>
                <w:vAlign w:val="bottom"/>
                <w:hideMark/>
              </w:tcPr>
            </w:tcPrChange>
          </w:tcPr>
          <w:p w14:paraId="5E7735E5" w14:textId="77777777" w:rsidR="00C25C99" w:rsidRPr="00652AA4" w:rsidRDefault="00C25C99" w:rsidP="00C25C99">
            <w:pPr>
              <w:spacing w:after="0" w:line="240" w:lineRule="auto"/>
              <w:rPr>
                <w:rFonts w:ascii="Times New Roman" w:hAnsi="Times New Roman"/>
                <w:color w:val="000000"/>
                <w:kern w:val="0"/>
                <w:sz w:val="22"/>
                <w14:ligatures w14:val="none"/>
                <w:rPrChange w:id="1240"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41" w:author="Author">
                  <w:rPr>
                    <w:rFonts w:ascii="Times New Roman" w:hAnsi="Times New Roman"/>
                    <w:color w:val="000000" w:themeColor="text1"/>
                    <w:kern w:val="0"/>
                    <w14:ligatures w14:val="none"/>
                  </w:rPr>
                </w:rPrChange>
              </w:rPr>
              <w:t>logquotes</w:t>
            </w:r>
          </w:p>
        </w:tc>
        <w:tc>
          <w:tcPr>
            <w:tcW w:w="1490" w:type="dxa"/>
            <w:gridSpan w:val="2"/>
            <w:tcBorders>
              <w:top w:val="nil"/>
              <w:left w:val="nil"/>
              <w:bottom w:val="nil"/>
              <w:right w:val="nil"/>
            </w:tcBorders>
            <w:noWrap/>
            <w:vAlign w:val="bottom"/>
            <w:hideMark/>
            <w:tcPrChange w:id="1242" w:author="Author">
              <w:tcPr>
                <w:tcW w:w="1800" w:type="dxa"/>
                <w:gridSpan w:val="3"/>
                <w:tcBorders>
                  <w:top w:val="nil"/>
                  <w:left w:val="nil"/>
                  <w:bottom w:val="nil"/>
                  <w:right w:val="nil"/>
                </w:tcBorders>
                <w:noWrap/>
                <w:vAlign w:val="bottom"/>
                <w:hideMark/>
              </w:tcPr>
            </w:tcPrChange>
          </w:tcPr>
          <w:p w14:paraId="1E5B8D87"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4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44" w:author="Author">
                  <w:rPr>
                    <w:rFonts w:ascii="Times New Roman" w:hAnsi="Times New Roman"/>
                    <w:color w:val="000000" w:themeColor="text1"/>
                    <w:kern w:val="0"/>
                    <w14:ligatures w14:val="none"/>
                  </w:rPr>
                </w:rPrChange>
              </w:rPr>
              <w:t>1.04</w:t>
            </w:r>
          </w:p>
        </w:tc>
        <w:tc>
          <w:tcPr>
            <w:tcW w:w="1594" w:type="dxa"/>
            <w:gridSpan w:val="2"/>
            <w:tcBorders>
              <w:top w:val="nil"/>
              <w:left w:val="nil"/>
              <w:bottom w:val="nil"/>
              <w:right w:val="nil"/>
            </w:tcBorders>
            <w:noWrap/>
            <w:vAlign w:val="bottom"/>
            <w:hideMark/>
            <w:tcPrChange w:id="1245" w:author="Author">
              <w:tcPr>
                <w:tcW w:w="1710" w:type="dxa"/>
                <w:gridSpan w:val="3"/>
                <w:tcBorders>
                  <w:top w:val="nil"/>
                  <w:left w:val="nil"/>
                  <w:bottom w:val="nil"/>
                  <w:right w:val="nil"/>
                </w:tcBorders>
                <w:noWrap/>
                <w:vAlign w:val="bottom"/>
                <w:hideMark/>
              </w:tcPr>
            </w:tcPrChange>
          </w:tcPr>
          <w:p w14:paraId="395126C5" w14:textId="5402FDA7" w:rsidR="00C25C99" w:rsidRPr="00652AA4" w:rsidRDefault="00C25C99" w:rsidP="00C25C99">
            <w:pPr>
              <w:spacing w:after="0" w:line="240" w:lineRule="auto"/>
              <w:jc w:val="center"/>
              <w:rPr>
                <w:rFonts w:ascii="Times New Roman" w:hAnsi="Times New Roman"/>
                <w:color w:val="000000"/>
                <w:kern w:val="0"/>
                <w:sz w:val="22"/>
                <w14:ligatures w14:val="none"/>
                <w:rPrChange w:id="1246"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47" w:author="Author">
                  <w:rPr>
                    <w:rFonts w:ascii="Times New Roman" w:hAnsi="Times New Roman"/>
                    <w:color w:val="000000" w:themeColor="text1"/>
                    <w:kern w:val="0"/>
                    <w14:ligatures w14:val="none"/>
                  </w:rPr>
                </w:rPrChange>
              </w:rPr>
              <w:t>1.</w:t>
            </w:r>
            <w:del w:id="1248" w:author="Author">
              <w:r w:rsidR="003D5C59" w:rsidRPr="00942F9A">
                <w:rPr>
                  <w:rFonts w:ascii="Times New Roman" w:eastAsia="Times New Roman" w:hAnsi="Times New Roman" w:cs="Times New Roman"/>
                  <w:color w:val="000000" w:themeColor="text1"/>
                  <w:kern w:val="0"/>
                  <w:lang w:eastAsia="en-AU"/>
                  <w14:ligatures w14:val="none"/>
                </w:rPr>
                <w:delText>03</w:delText>
              </w:r>
            </w:del>
            <w:ins w:id="1249" w:author="Author">
              <w:r w:rsidRPr="00C25C99">
                <w:rPr>
                  <w:rFonts w:ascii="Times New Roman" w:eastAsia="Times New Roman" w:hAnsi="Times New Roman" w:cs="Times New Roman"/>
                  <w:color w:val="000000"/>
                  <w:kern w:val="0"/>
                  <w:sz w:val="22"/>
                  <w:szCs w:val="22"/>
                  <w:lang w:eastAsia="en-AU"/>
                  <w14:ligatures w14:val="none"/>
                </w:rPr>
                <w:t>04</w:t>
              </w:r>
            </w:ins>
            <w:r w:rsidRPr="00652AA4">
              <w:rPr>
                <w:rFonts w:ascii="Times New Roman" w:hAnsi="Times New Roman"/>
                <w:color w:val="000000"/>
                <w:kern w:val="0"/>
                <w:sz w:val="22"/>
                <w14:ligatures w14:val="none"/>
                <w:rPrChange w:id="1250" w:author="Author">
                  <w:rPr>
                    <w:rFonts w:ascii="Times New Roman" w:hAnsi="Times New Roman"/>
                    <w:color w:val="000000" w:themeColor="text1"/>
                    <w:kern w:val="0"/>
                    <w14:ligatures w14:val="none"/>
                  </w:rPr>
                </w:rPrChange>
              </w:rPr>
              <w:t xml:space="preserve"> – 1.05</w:t>
            </w:r>
          </w:p>
        </w:tc>
        <w:tc>
          <w:tcPr>
            <w:tcW w:w="836" w:type="dxa"/>
            <w:tcBorders>
              <w:top w:val="nil"/>
              <w:left w:val="nil"/>
              <w:bottom w:val="nil"/>
              <w:right w:val="nil"/>
            </w:tcBorders>
            <w:noWrap/>
            <w:vAlign w:val="bottom"/>
            <w:hideMark/>
            <w:tcPrChange w:id="1251" w:author="Author">
              <w:tcPr>
                <w:tcW w:w="1890" w:type="dxa"/>
                <w:gridSpan w:val="2"/>
                <w:tcBorders>
                  <w:top w:val="nil"/>
                  <w:left w:val="nil"/>
                  <w:bottom w:val="nil"/>
                  <w:right w:val="nil"/>
                </w:tcBorders>
                <w:noWrap/>
                <w:vAlign w:val="bottom"/>
                <w:hideMark/>
              </w:tcPr>
            </w:tcPrChange>
          </w:tcPr>
          <w:p w14:paraId="79492C47"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252" w:author="Author">
                  <w:rPr>
                    <w:rFonts w:ascii="Times New Roman" w:hAnsi="Times New Roman"/>
                    <w:color w:val="000000" w:themeColor="text1"/>
                    <w:kern w:val="0"/>
                    <w14:ligatures w14:val="none"/>
                  </w:rPr>
                </w:rPrChange>
              </w:rPr>
              <w:pPrChange w:id="1253" w:author="Author">
                <w:pPr>
                  <w:spacing w:after="0" w:line="240" w:lineRule="auto"/>
                  <w:jc w:val="center"/>
                </w:pPr>
              </w:pPrChange>
            </w:pPr>
            <w:r w:rsidRPr="00652AA4">
              <w:rPr>
                <w:rFonts w:ascii="Times New Roman" w:hAnsi="Times New Roman"/>
                <w:color w:val="000000"/>
                <w:kern w:val="0"/>
                <w:sz w:val="22"/>
                <w14:ligatures w14:val="none"/>
                <w:rPrChange w:id="1254" w:author="Author">
                  <w:rPr>
                    <w:rFonts w:ascii="Times New Roman" w:hAnsi="Times New Roman"/>
                    <w:color w:val="000000" w:themeColor="text1"/>
                    <w:kern w:val="0"/>
                    <w14:ligatures w14:val="none"/>
                  </w:rPr>
                </w:rPrChange>
              </w:rPr>
              <w:t>&lt;0.001</w:t>
            </w:r>
          </w:p>
        </w:tc>
      </w:tr>
      <w:tr w:rsidR="00C25C99" w:rsidRPr="00C25C99" w14:paraId="40516C53" w14:textId="77777777" w:rsidTr="00652AA4">
        <w:trPr>
          <w:trHeight w:val="288"/>
          <w:jc w:val="center"/>
          <w:trPrChange w:id="1255" w:author="Author">
            <w:trPr>
              <w:gridAfter w:val="0"/>
              <w:trHeight w:val="288"/>
              <w:jc w:val="center"/>
            </w:trPr>
          </w:trPrChange>
        </w:trPr>
        <w:tc>
          <w:tcPr>
            <w:tcW w:w="2560" w:type="dxa"/>
            <w:gridSpan w:val="2"/>
            <w:tcBorders>
              <w:top w:val="nil"/>
              <w:left w:val="nil"/>
              <w:bottom w:val="nil"/>
              <w:right w:val="nil"/>
            </w:tcBorders>
            <w:noWrap/>
            <w:vAlign w:val="bottom"/>
            <w:hideMark/>
            <w:tcPrChange w:id="1256" w:author="Author">
              <w:tcPr>
                <w:tcW w:w="2790" w:type="dxa"/>
                <w:gridSpan w:val="2"/>
                <w:tcBorders>
                  <w:top w:val="nil"/>
                  <w:left w:val="nil"/>
                  <w:bottom w:val="nil"/>
                  <w:right w:val="nil"/>
                </w:tcBorders>
                <w:noWrap/>
                <w:vAlign w:val="bottom"/>
                <w:hideMark/>
              </w:tcPr>
            </w:tcPrChange>
          </w:tcPr>
          <w:p w14:paraId="0946C740" w14:textId="77777777" w:rsidR="00C25C99" w:rsidRPr="00652AA4" w:rsidRDefault="00C25C99" w:rsidP="00C25C99">
            <w:pPr>
              <w:spacing w:after="0" w:line="240" w:lineRule="auto"/>
              <w:rPr>
                <w:rFonts w:ascii="Times New Roman" w:hAnsi="Times New Roman"/>
                <w:color w:val="000000"/>
                <w:kern w:val="0"/>
                <w:sz w:val="22"/>
                <w14:ligatures w14:val="none"/>
                <w:rPrChange w:id="125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58" w:author="Author">
                  <w:rPr>
                    <w:rFonts w:ascii="Times New Roman" w:hAnsi="Times New Roman"/>
                    <w:color w:val="000000" w:themeColor="text1"/>
                    <w:kern w:val="0"/>
                    <w14:ligatures w14:val="none"/>
                  </w:rPr>
                </w:rPrChange>
              </w:rPr>
              <w:t>words</w:t>
            </w:r>
          </w:p>
        </w:tc>
        <w:tc>
          <w:tcPr>
            <w:tcW w:w="1490" w:type="dxa"/>
            <w:gridSpan w:val="2"/>
            <w:tcBorders>
              <w:top w:val="nil"/>
              <w:left w:val="nil"/>
              <w:bottom w:val="nil"/>
              <w:right w:val="nil"/>
            </w:tcBorders>
            <w:noWrap/>
            <w:vAlign w:val="bottom"/>
            <w:hideMark/>
            <w:tcPrChange w:id="1259" w:author="Author">
              <w:tcPr>
                <w:tcW w:w="1800" w:type="dxa"/>
                <w:gridSpan w:val="3"/>
                <w:tcBorders>
                  <w:top w:val="nil"/>
                  <w:left w:val="nil"/>
                  <w:bottom w:val="nil"/>
                  <w:right w:val="nil"/>
                </w:tcBorders>
                <w:noWrap/>
                <w:vAlign w:val="bottom"/>
                <w:hideMark/>
              </w:tcPr>
            </w:tcPrChange>
          </w:tcPr>
          <w:p w14:paraId="7B568B75"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60"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61" w:author="Author">
                  <w:rPr>
                    <w:rFonts w:ascii="Times New Roman" w:hAnsi="Times New Roman"/>
                    <w:color w:val="000000" w:themeColor="text1"/>
                    <w:kern w:val="0"/>
                    <w14:ligatures w14:val="none"/>
                  </w:rPr>
                </w:rPrChange>
              </w:rPr>
              <w:t>1.02</w:t>
            </w:r>
          </w:p>
        </w:tc>
        <w:tc>
          <w:tcPr>
            <w:tcW w:w="1594" w:type="dxa"/>
            <w:gridSpan w:val="2"/>
            <w:tcBorders>
              <w:top w:val="nil"/>
              <w:left w:val="nil"/>
              <w:bottom w:val="nil"/>
              <w:right w:val="nil"/>
            </w:tcBorders>
            <w:noWrap/>
            <w:vAlign w:val="bottom"/>
            <w:hideMark/>
            <w:tcPrChange w:id="1262" w:author="Author">
              <w:tcPr>
                <w:tcW w:w="1710" w:type="dxa"/>
                <w:gridSpan w:val="3"/>
                <w:tcBorders>
                  <w:top w:val="nil"/>
                  <w:left w:val="nil"/>
                  <w:bottom w:val="nil"/>
                  <w:right w:val="nil"/>
                </w:tcBorders>
                <w:noWrap/>
                <w:vAlign w:val="bottom"/>
                <w:hideMark/>
              </w:tcPr>
            </w:tcPrChange>
          </w:tcPr>
          <w:p w14:paraId="423103F6"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63"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64" w:author="Author">
                  <w:rPr>
                    <w:rFonts w:ascii="Times New Roman" w:hAnsi="Times New Roman"/>
                    <w:color w:val="000000" w:themeColor="text1"/>
                    <w:kern w:val="0"/>
                    <w14:ligatures w14:val="none"/>
                  </w:rPr>
                </w:rPrChange>
              </w:rPr>
              <w:t>1.02 – 1.02</w:t>
            </w:r>
          </w:p>
        </w:tc>
        <w:tc>
          <w:tcPr>
            <w:tcW w:w="836" w:type="dxa"/>
            <w:tcBorders>
              <w:top w:val="nil"/>
              <w:left w:val="nil"/>
              <w:bottom w:val="nil"/>
              <w:right w:val="nil"/>
            </w:tcBorders>
            <w:noWrap/>
            <w:vAlign w:val="bottom"/>
            <w:hideMark/>
            <w:tcPrChange w:id="1265" w:author="Author">
              <w:tcPr>
                <w:tcW w:w="1890" w:type="dxa"/>
                <w:gridSpan w:val="2"/>
                <w:tcBorders>
                  <w:top w:val="nil"/>
                  <w:left w:val="nil"/>
                  <w:bottom w:val="nil"/>
                  <w:right w:val="nil"/>
                </w:tcBorders>
                <w:noWrap/>
                <w:vAlign w:val="bottom"/>
                <w:hideMark/>
              </w:tcPr>
            </w:tcPrChange>
          </w:tcPr>
          <w:p w14:paraId="6D71C2F7"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266" w:author="Author">
                  <w:rPr>
                    <w:rFonts w:ascii="Times New Roman" w:hAnsi="Times New Roman"/>
                    <w:color w:val="000000" w:themeColor="text1"/>
                    <w:kern w:val="0"/>
                    <w14:ligatures w14:val="none"/>
                  </w:rPr>
                </w:rPrChange>
              </w:rPr>
              <w:pPrChange w:id="1267" w:author="Author">
                <w:pPr>
                  <w:spacing w:after="0" w:line="240" w:lineRule="auto"/>
                  <w:jc w:val="center"/>
                </w:pPr>
              </w:pPrChange>
            </w:pPr>
            <w:r w:rsidRPr="00652AA4">
              <w:rPr>
                <w:rFonts w:ascii="Times New Roman" w:hAnsi="Times New Roman"/>
                <w:color w:val="000000"/>
                <w:kern w:val="0"/>
                <w:sz w:val="22"/>
                <w14:ligatures w14:val="none"/>
                <w:rPrChange w:id="1268" w:author="Author">
                  <w:rPr>
                    <w:rFonts w:ascii="Times New Roman" w:hAnsi="Times New Roman"/>
                    <w:color w:val="000000" w:themeColor="text1"/>
                    <w:kern w:val="0"/>
                    <w14:ligatures w14:val="none"/>
                  </w:rPr>
                </w:rPrChange>
              </w:rPr>
              <w:t>&lt;0.001</w:t>
            </w:r>
          </w:p>
        </w:tc>
      </w:tr>
      <w:tr w:rsidR="00C25C99" w:rsidRPr="00C25C99" w14:paraId="12DBA442" w14:textId="77777777" w:rsidTr="00652AA4">
        <w:trPr>
          <w:trHeight w:val="288"/>
          <w:jc w:val="center"/>
          <w:trPrChange w:id="1269" w:author="Author">
            <w:trPr>
              <w:gridAfter w:val="0"/>
              <w:trHeight w:val="288"/>
              <w:jc w:val="center"/>
            </w:trPr>
          </w:trPrChange>
        </w:trPr>
        <w:tc>
          <w:tcPr>
            <w:tcW w:w="2560" w:type="dxa"/>
            <w:gridSpan w:val="2"/>
            <w:tcBorders>
              <w:top w:val="nil"/>
              <w:left w:val="nil"/>
              <w:bottom w:val="nil"/>
              <w:right w:val="nil"/>
            </w:tcBorders>
            <w:noWrap/>
            <w:vAlign w:val="bottom"/>
            <w:hideMark/>
            <w:tcPrChange w:id="1270" w:author="Author">
              <w:tcPr>
                <w:tcW w:w="2790" w:type="dxa"/>
                <w:gridSpan w:val="2"/>
                <w:tcBorders>
                  <w:top w:val="nil"/>
                  <w:left w:val="nil"/>
                  <w:bottom w:val="single" w:sz="2" w:space="0" w:color="auto"/>
                  <w:right w:val="nil"/>
                </w:tcBorders>
                <w:noWrap/>
                <w:vAlign w:val="bottom"/>
                <w:hideMark/>
              </w:tcPr>
            </w:tcPrChange>
          </w:tcPr>
          <w:p w14:paraId="0EB589E4" w14:textId="77777777" w:rsidR="00C25C99" w:rsidRPr="00652AA4" w:rsidRDefault="00C25C99" w:rsidP="00C25C99">
            <w:pPr>
              <w:spacing w:after="0" w:line="240" w:lineRule="auto"/>
              <w:rPr>
                <w:rFonts w:ascii="Times New Roman" w:hAnsi="Times New Roman"/>
                <w:color w:val="000000"/>
                <w:kern w:val="0"/>
                <w:sz w:val="22"/>
                <w14:ligatures w14:val="none"/>
                <w:rPrChange w:id="1271"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72" w:author="Author">
                  <w:rPr>
                    <w:rFonts w:ascii="Times New Roman" w:hAnsi="Times New Roman"/>
                    <w:color w:val="000000" w:themeColor="text1"/>
                    <w:kern w:val="0"/>
                    <w14:ligatures w14:val="none"/>
                  </w:rPr>
                </w:rPrChange>
              </w:rPr>
              <w:t>logreplies</w:t>
            </w:r>
          </w:p>
        </w:tc>
        <w:tc>
          <w:tcPr>
            <w:tcW w:w="1490" w:type="dxa"/>
            <w:gridSpan w:val="2"/>
            <w:tcBorders>
              <w:top w:val="nil"/>
              <w:left w:val="nil"/>
              <w:bottom w:val="nil"/>
              <w:right w:val="nil"/>
            </w:tcBorders>
            <w:noWrap/>
            <w:vAlign w:val="bottom"/>
            <w:hideMark/>
            <w:tcPrChange w:id="1273" w:author="Author">
              <w:tcPr>
                <w:tcW w:w="1800" w:type="dxa"/>
                <w:gridSpan w:val="3"/>
                <w:tcBorders>
                  <w:top w:val="nil"/>
                  <w:left w:val="nil"/>
                  <w:bottom w:val="single" w:sz="2" w:space="0" w:color="auto"/>
                  <w:right w:val="nil"/>
                </w:tcBorders>
                <w:noWrap/>
                <w:vAlign w:val="bottom"/>
                <w:hideMark/>
              </w:tcPr>
            </w:tcPrChange>
          </w:tcPr>
          <w:p w14:paraId="6577AC38" w14:textId="77777777" w:rsidR="00C25C99" w:rsidRPr="00652AA4" w:rsidRDefault="00C25C99" w:rsidP="00C25C99">
            <w:pPr>
              <w:spacing w:after="0" w:line="240" w:lineRule="auto"/>
              <w:jc w:val="center"/>
              <w:rPr>
                <w:rFonts w:ascii="Times New Roman" w:hAnsi="Times New Roman"/>
                <w:color w:val="000000"/>
                <w:kern w:val="0"/>
                <w:sz w:val="22"/>
                <w14:ligatures w14:val="none"/>
                <w:rPrChange w:id="1274"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75" w:author="Author">
                  <w:rPr>
                    <w:rFonts w:ascii="Times New Roman" w:hAnsi="Times New Roman"/>
                    <w:color w:val="000000" w:themeColor="text1"/>
                    <w:kern w:val="0"/>
                    <w14:ligatures w14:val="none"/>
                  </w:rPr>
                </w:rPrChange>
              </w:rPr>
              <w:t>0.99</w:t>
            </w:r>
          </w:p>
        </w:tc>
        <w:tc>
          <w:tcPr>
            <w:tcW w:w="1594" w:type="dxa"/>
            <w:gridSpan w:val="2"/>
            <w:tcBorders>
              <w:top w:val="nil"/>
              <w:left w:val="nil"/>
              <w:bottom w:val="nil"/>
              <w:right w:val="nil"/>
            </w:tcBorders>
            <w:noWrap/>
            <w:vAlign w:val="bottom"/>
            <w:hideMark/>
            <w:tcPrChange w:id="1276" w:author="Author">
              <w:tcPr>
                <w:tcW w:w="1710" w:type="dxa"/>
                <w:gridSpan w:val="3"/>
                <w:tcBorders>
                  <w:top w:val="nil"/>
                  <w:left w:val="nil"/>
                  <w:bottom w:val="single" w:sz="2" w:space="0" w:color="auto"/>
                  <w:right w:val="nil"/>
                </w:tcBorders>
                <w:noWrap/>
                <w:vAlign w:val="bottom"/>
                <w:hideMark/>
              </w:tcPr>
            </w:tcPrChange>
          </w:tcPr>
          <w:p w14:paraId="3B16C99E" w14:textId="11C9DBDE" w:rsidR="00C25C99" w:rsidRPr="00652AA4" w:rsidRDefault="00C25C99" w:rsidP="00C25C99">
            <w:pPr>
              <w:spacing w:after="0" w:line="240" w:lineRule="auto"/>
              <w:jc w:val="center"/>
              <w:rPr>
                <w:rFonts w:ascii="Times New Roman" w:hAnsi="Times New Roman"/>
                <w:color w:val="000000"/>
                <w:kern w:val="0"/>
                <w:sz w:val="22"/>
                <w14:ligatures w14:val="none"/>
                <w:rPrChange w:id="1277" w:author="Author">
                  <w:rPr>
                    <w:rFonts w:ascii="Times New Roman" w:hAnsi="Times New Roman"/>
                    <w:color w:val="000000" w:themeColor="text1"/>
                    <w:kern w:val="0"/>
                    <w14:ligatures w14:val="none"/>
                  </w:rPr>
                </w:rPrChange>
              </w:rPr>
            </w:pPr>
            <w:r w:rsidRPr="00652AA4">
              <w:rPr>
                <w:rFonts w:ascii="Times New Roman" w:hAnsi="Times New Roman"/>
                <w:color w:val="000000"/>
                <w:kern w:val="0"/>
                <w:sz w:val="22"/>
                <w14:ligatures w14:val="none"/>
                <w:rPrChange w:id="1278" w:author="Author">
                  <w:rPr>
                    <w:rFonts w:ascii="Times New Roman" w:hAnsi="Times New Roman"/>
                    <w:color w:val="000000" w:themeColor="text1"/>
                    <w:kern w:val="0"/>
                    <w14:ligatures w14:val="none"/>
                  </w:rPr>
                </w:rPrChange>
              </w:rPr>
              <w:t xml:space="preserve">0.99 – </w:t>
            </w:r>
            <w:del w:id="1279" w:author="Author">
              <w:r w:rsidR="003D5C59" w:rsidRPr="00942F9A">
                <w:rPr>
                  <w:rFonts w:ascii="Times New Roman" w:eastAsia="Times New Roman" w:hAnsi="Times New Roman" w:cs="Times New Roman"/>
                  <w:color w:val="000000" w:themeColor="text1"/>
                  <w:kern w:val="0"/>
                  <w:lang w:eastAsia="en-AU"/>
                  <w14:ligatures w14:val="none"/>
                </w:rPr>
                <w:delText>0.99</w:delText>
              </w:r>
            </w:del>
            <w:ins w:id="1280" w:author="Author">
              <w:r w:rsidRPr="00C25C99">
                <w:rPr>
                  <w:rFonts w:ascii="Times New Roman" w:eastAsia="Times New Roman" w:hAnsi="Times New Roman" w:cs="Times New Roman"/>
                  <w:color w:val="000000"/>
                  <w:kern w:val="0"/>
                  <w:sz w:val="22"/>
                  <w:szCs w:val="22"/>
                  <w:lang w:eastAsia="en-AU"/>
                  <w14:ligatures w14:val="none"/>
                </w:rPr>
                <w:t>1.00</w:t>
              </w:r>
            </w:ins>
          </w:p>
        </w:tc>
        <w:tc>
          <w:tcPr>
            <w:tcW w:w="836" w:type="dxa"/>
            <w:tcBorders>
              <w:top w:val="nil"/>
              <w:left w:val="nil"/>
              <w:bottom w:val="nil"/>
              <w:right w:val="nil"/>
            </w:tcBorders>
            <w:noWrap/>
            <w:vAlign w:val="bottom"/>
            <w:hideMark/>
            <w:tcPrChange w:id="1281" w:author="Author">
              <w:tcPr>
                <w:tcW w:w="1890" w:type="dxa"/>
                <w:gridSpan w:val="2"/>
                <w:tcBorders>
                  <w:top w:val="nil"/>
                  <w:left w:val="nil"/>
                  <w:bottom w:val="single" w:sz="2" w:space="0" w:color="auto"/>
                  <w:right w:val="nil"/>
                </w:tcBorders>
                <w:noWrap/>
                <w:vAlign w:val="bottom"/>
                <w:hideMark/>
              </w:tcPr>
            </w:tcPrChange>
          </w:tcPr>
          <w:p w14:paraId="7441941A" w14:textId="77777777" w:rsidR="00C25C99" w:rsidRPr="00652AA4" w:rsidRDefault="00C25C99" w:rsidP="00652AA4">
            <w:pPr>
              <w:spacing w:after="0" w:line="240" w:lineRule="auto"/>
              <w:jc w:val="right"/>
              <w:rPr>
                <w:rFonts w:ascii="Times New Roman" w:hAnsi="Times New Roman"/>
                <w:color w:val="000000"/>
                <w:kern w:val="0"/>
                <w:sz w:val="22"/>
                <w14:ligatures w14:val="none"/>
                <w:rPrChange w:id="1282" w:author="Author">
                  <w:rPr>
                    <w:rFonts w:ascii="Times New Roman" w:hAnsi="Times New Roman"/>
                    <w:color w:val="000000" w:themeColor="text1"/>
                    <w:kern w:val="0"/>
                    <w14:ligatures w14:val="none"/>
                  </w:rPr>
                </w:rPrChange>
              </w:rPr>
              <w:pPrChange w:id="1283" w:author="Author">
                <w:pPr>
                  <w:spacing w:after="0" w:line="240" w:lineRule="auto"/>
                  <w:jc w:val="center"/>
                </w:pPr>
              </w:pPrChange>
            </w:pPr>
            <w:r w:rsidRPr="00652AA4">
              <w:rPr>
                <w:rFonts w:ascii="Times New Roman" w:hAnsi="Times New Roman"/>
                <w:color w:val="000000"/>
                <w:kern w:val="0"/>
                <w:sz w:val="22"/>
                <w14:ligatures w14:val="none"/>
                <w:rPrChange w:id="1284" w:author="Author">
                  <w:rPr>
                    <w:rFonts w:ascii="Times New Roman" w:hAnsi="Times New Roman"/>
                    <w:color w:val="000000" w:themeColor="text1"/>
                    <w:kern w:val="0"/>
                    <w14:ligatures w14:val="none"/>
                  </w:rPr>
                </w:rPrChange>
              </w:rPr>
              <w:t>&lt;0.001</w:t>
            </w:r>
          </w:p>
        </w:tc>
      </w:tr>
      <w:tr w:rsidR="00C25C99" w:rsidRPr="00C25C99" w14:paraId="41FFF1CA" w14:textId="77777777" w:rsidTr="00652AA4">
        <w:trPr>
          <w:trHeight w:val="288"/>
          <w:jc w:val="center"/>
          <w:trPrChange w:id="1285" w:author="Author">
            <w:trPr>
              <w:gridAfter w:val="0"/>
              <w:trHeight w:val="288"/>
              <w:jc w:val="center"/>
            </w:trPr>
          </w:trPrChange>
        </w:trPr>
        <w:tc>
          <w:tcPr>
            <w:tcW w:w="2560" w:type="dxa"/>
            <w:gridSpan w:val="2"/>
            <w:tcBorders>
              <w:top w:val="single" w:sz="4" w:space="0" w:color="auto"/>
              <w:left w:val="nil"/>
              <w:bottom w:val="nil"/>
              <w:right w:val="nil"/>
            </w:tcBorders>
            <w:noWrap/>
            <w:vAlign w:val="bottom"/>
            <w:hideMark/>
            <w:tcPrChange w:id="1286" w:author="Author">
              <w:tcPr>
                <w:tcW w:w="2790" w:type="dxa"/>
                <w:gridSpan w:val="2"/>
                <w:tcBorders>
                  <w:top w:val="single" w:sz="2" w:space="0" w:color="auto"/>
                  <w:left w:val="nil"/>
                  <w:right w:val="nil"/>
                </w:tcBorders>
                <w:noWrap/>
                <w:vAlign w:val="bottom"/>
                <w:hideMark/>
              </w:tcPr>
            </w:tcPrChange>
          </w:tcPr>
          <w:p w14:paraId="0F39205E" w14:textId="77777777" w:rsidR="00C25C99" w:rsidRPr="00652AA4" w:rsidRDefault="00C25C99" w:rsidP="00C25C99">
            <w:pPr>
              <w:spacing w:after="0" w:line="240" w:lineRule="auto"/>
              <w:rPr>
                <w:rFonts w:ascii="Times New Roman" w:hAnsi="Times New Roman"/>
                <w:b/>
                <w:color w:val="000000"/>
                <w:kern w:val="0"/>
                <w:sz w:val="22"/>
                <w14:ligatures w14:val="none"/>
                <w:rPrChange w:id="1287" w:author="Author">
                  <w:rPr>
                    <w:rFonts w:ascii="Times New Roman" w:hAnsi="Times New Roman"/>
                    <w:color w:val="000000" w:themeColor="text1"/>
                    <w:kern w:val="0"/>
                    <w14:ligatures w14:val="none"/>
                  </w:rPr>
                </w:rPrChange>
              </w:rPr>
            </w:pPr>
            <w:r w:rsidRPr="00652AA4">
              <w:rPr>
                <w:rFonts w:ascii="Times New Roman" w:hAnsi="Times New Roman"/>
                <w:b/>
                <w:color w:val="000000"/>
                <w:kern w:val="0"/>
                <w:sz w:val="22"/>
                <w14:ligatures w14:val="none"/>
                <w:rPrChange w:id="1288" w:author="Author">
                  <w:rPr>
                    <w:rFonts w:ascii="Times New Roman" w:hAnsi="Times New Roman"/>
                    <w:color w:val="000000" w:themeColor="text1"/>
                    <w:kern w:val="0"/>
                    <w14:ligatures w14:val="none"/>
                  </w:rPr>
                </w:rPrChange>
              </w:rPr>
              <w:t>Observations</w:t>
            </w:r>
          </w:p>
        </w:tc>
        <w:tc>
          <w:tcPr>
            <w:tcW w:w="1490" w:type="dxa"/>
            <w:gridSpan w:val="2"/>
            <w:tcBorders>
              <w:top w:val="single" w:sz="4" w:space="0" w:color="auto"/>
              <w:left w:val="nil"/>
              <w:bottom w:val="nil"/>
              <w:right w:val="nil"/>
            </w:tcBorders>
            <w:noWrap/>
            <w:vAlign w:val="bottom"/>
            <w:hideMark/>
            <w:tcPrChange w:id="1289" w:author="Author">
              <w:tcPr>
                <w:tcW w:w="1800" w:type="dxa"/>
                <w:gridSpan w:val="3"/>
                <w:tcBorders>
                  <w:top w:val="single" w:sz="2" w:space="0" w:color="auto"/>
                  <w:left w:val="nil"/>
                  <w:right w:val="nil"/>
                </w:tcBorders>
                <w:noWrap/>
                <w:vAlign w:val="bottom"/>
                <w:hideMark/>
              </w:tcPr>
            </w:tcPrChange>
          </w:tcPr>
          <w:p w14:paraId="1D9B65F5" w14:textId="08049238" w:rsidR="00C25C99" w:rsidRPr="00652AA4" w:rsidRDefault="003D5C59" w:rsidP="00652AA4">
            <w:pPr>
              <w:spacing w:after="0" w:line="240" w:lineRule="auto"/>
              <w:jc w:val="center"/>
              <w:rPr>
                <w:rFonts w:ascii="Times New Roman" w:hAnsi="Times New Roman"/>
                <w:b/>
                <w:color w:val="000000"/>
                <w:kern w:val="0"/>
                <w:sz w:val="22"/>
                <w14:ligatures w14:val="none"/>
                <w:rPrChange w:id="1290" w:author="Author">
                  <w:rPr>
                    <w:rFonts w:ascii="Times New Roman" w:hAnsi="Times New Roman"/>
                    <w:color w:val="000000" w:themeColor="text1"/>
                    <w:kern w:val="0"/>
                    <w14:ligatures w14:val="none"/>
                  </w:rPr>
                </w:rPrChange>
              </w:rPr>
              <w:pPrChange w:id="1291" w:author="Author">
                <w:pPr>
                  <w:spacing w:after="0" w:line="240" w:lineRule="auto"/>
                  <w:jc w:val="right"/>
                </w:pPr>
              </w:pPrChange>
            </w:pPr>
            <w:del w:id="1292" w:author="Author">
              <w:r w:rsidRPr="00942F9A">
                <w:rPr>
                  <w:rFonts w:ascii="Times New Roman" w:eastAsia="Times New Roman" w:hAnsi="Times New Roman" w:cs="Times New Roman"/>
                  <w:color w:val="000000" w:themeColor="text1"/>
                  <w:kern w:val="0"/>
                  <w:lang w:eastAsia="en-AU"/>
                  <w14:ligatures w14:val="none"/>
                </w:rPr>
                <w:delText>1800252</w:delText>
              </w:r>
            </w:del>
            <w:ins w:id="1293" w:author="Author">
              <w:r w:rsidR="00C25C99" w:rsidRPr="00C25C99">
                <w:rPr>
                  <w:rFonts w:ascii="Times New Roman" w:eastAsia="Times New Roman" w:hAnsi="Times New Roman" w:cs="Times New Roman"/>
                  <w:b/>
                  <w:bCs/>
                  <w:color w:val="000000"/>
                  <w:kern w:val="0"/>
                  <w:sz w:val="22"/>
                  <w:szCs w:val="22"/>
                  <w:lang w:eastAsia="en-AU"/>
                  <w14:ligatures w14:val="none"/>
                </w:rPr>
                <w:t>1</w:t>
              </w:r>
              <w:r w:rsidR="00C25C99">
                <w:rPr>
                  <w:rFonts w:ascii="Times New Roman" w:eastAsia="Times New Roman" w:hAnsi="Times New Roman" w:cs="Times New Roman"/>
                  <w:b/>
                  <w:bCs/>
                  <w:color w:val="000000"/>
                  <w:kern w:val="0"/>
                  <w:sz w:val="22"/>
                  <w:szCs w:val="22"/>
                  <w:lang w:eastAsia="en-AU"/>
                  <w14:ligatures w14:val="none"/>
                </w:rPr>
                <w:t>.</w:t>
              </w:r>
              <w:r w:rsidR="00C25C99" w:rsidRPr="00C25C99">
                <w:rPr>
                  <w:rFonts w:ascii="Times New Roman" w:eastAsia="Times New Roman" w:hAnsi="Times New Roman" w:cs="Times New Roman"/>
                  <w:b/>
                  <w:bCs/>
                  <w:color w:val="000000"/>
                  <w:kern w:val="0"/>
                  <w:sz w:val="22"/>
                  <w:szCs w:val="22"/>
                  <w:lang w:eastAsia="en-AU"/>
                  <w14:ligatures w14:val="none"/>
                </w:rPr>
                <w:t>902</w:t>
              </w:r>
              <w:r w:rsidR="00C25C99">
                <w:rPr>
                  <w:rFonts w:ascii="Times New Roman" w:eastAsia="Times New Roman" w:hAnsi="Times New Roman" w:cs="Times New Roman"/>
                  <w:b/>
                  <w:bCs/>
                  <w:color w:val="000000"/>
                  <w:kern w:val="0"/>
                  <w:sz w:val="22"/>
                  <w:szCs w:val="22"/>
                  <w:lang w:eastAsia="en-AU"/>
                  <w14:ligatures w14:val="none"/>
                </w:rPr>
                <w:t>.</w:t>
              </w:r>
              <w:r w:rsidR="00C25C99" w:rsidRPr="00C25C99">
                <w:rPr>
                  <w:rFonts w:ascii="Times New Roman" w:eastAsia="Times New Roman" w:hAnsi="Times New Roman" w:cs="Times New Roman"/>
                  <w:b/>
                  <w:bCs/>
                  <w:color w:val="000000"/>
                  <w:kern w:val="0"/>
                  <w:sz w:val="22"/>
                  <w:szCs w:val="22"/>
                  <w:lang w:eastAsia="en-AU"/>
                  <w14:ligatures w14:val="none"/>
                </w:rPr>
                <w:t>354</w:t>
              </w:r>
            </w:ins>
          </w:p>
        </w:tc>
        <w:tc>
          <w:tcPr>
            <w:tcW w:w="1594" w:type="dxa"/>
            <w:gridSpan w:val="2"/>
            <w:tcBorders>
              <w:top w:val="single" w:sz="4" w:space="0" w:color="auto"/>
              <w:left w:val="nil"/>
              <w:bottom w:val="nil"/>
              <w:right w:val="nil"/>
            </w:tcBorders>
            <w:noWrap/>
            <w:vAlign w:val="bottom"/>
            <w:hideMark/>
            <w:tcPrChange w:id="1294" w:author="Author">
              <w:tcPr>
                <w:tcW w:w="1710" w:type="dxa"/>
                <w:gridSpan w:val="3"/>
                <w:tcBorders>
                  <w:top w:val="single" w:sz="2" w:space="0" w:color="auto"/>
                  <w:left w:val="nil"/>
                  <w:right w:val="nil"/>
                </w:tcBorders>
                <w:noWrap/>
                <w:vAlign w:val="bottom"/>
                <w:hideMark/>
              </w:tcPr>
            </w:tcPrChange>
          </w:tcPr>
          <w:p w14:paraId="6DA31722" w14:textId="77777777" w:rsidR="00C25C99" w:rsidRPr="00652AA4" w:rsidRDefault="00C25C99" w:rsidP="00652AA4">
            <w:pPr>
              <w:spacing w:after="0" w:line="240" w:lineRule="auto"/>
              <w:jc w:val="center"/>
              <w:rPr>
                <w:rFonts w:ascii="Times New Roman" w:hAnsi="Times New Roman"/>
                <w:b/>
                <w:color w:val="000000"/>
                <w:kern w:val="0"/>
                <w:sz w:val="22"/>
                <w14:ligatures w14:val="none"/>
                <w:rPrChange w:id="1295" w:author="Author">
                  <w:rPr>
                    <w:rFonts w:ascii="Times New Roman" w:hAnsi="Times New Roman"/>
                    <w:color w:val="000000" w:themeColor="text1"/>
                    <w:kern w:val="0"/>
                    <w14:ligatures w14:val="none"/>
                  </w:rPr>
                </w:rPrChange>
              </w:rPr>
              <w:pPrChange w:id="1296" w:author="Author">
                <w:pPr>
                  <w:spacing w:after="0" w:line="240" w:lineRule="auto"/>
                  <w:jc w:val="right"/>
                </w:pPr>
              </w:pPrChange>
            </w:pPr>
            <w:ins w:id="1297" w:author="Author">
              <w:r w:rsidRPr="00C25C99">
                <w:rPr>
                  <w:rFonts w:ascii="Times New Roman" w:eastAsia="Times New Roman" w:hAnsi="Times New Roman" w:cs="Times New Roman"/>
                  <w:b/>
                  <w:bCs/>
                  <w:color w:val="000000"/>
                  <w:kern w:val="0"/>
                  <w:sz w:val="22"/>
                  <w:szCs w:val="22"/>
                  <w:lang w:eastAsia="en-AU"/>
                  <w14:ligatures w14:val="none"/>
                </w:rPr>
                <w:t> </w:t>
              </w:r>
            </w:ins>
          </w:p>
        </w:tc>
        <w:tc>
          <w:tcPr>
            <w:tcW w:w="836" w:type="dxa"/>
            <w:tcBorders>
              <w:top w:val="single" w:sz="4" w:space="0" w:color="auto"/>
              <w:left w:val="nil"/>
              <w:bottom w:val="nil"/>
              <w:right w:val="nil"/>
            </w:tcBorders>
            <w:noWrap/>
            <w:vAlign w:val="bottom"/>
            <w:hideMark/>
            <w:tcPrChange w:id="1298" w:author="Author">
              <w:tcPr>
                <w:tcW w:w="1890" w:type="dxa"/>
                <w:gridSpan w:val="2"/>
                <w:tcBorders>
                  <w:top w:val="single" w:sz="2" w:space="0" w:color="auto"/>
                  <w:left w:val="nil"/>
                  <w:right w:val="nil"/>
                </w:tcBorders>
                <w:noWrap/>
                <w:vAlign w:val="bottom"/>
                <w:hideMark/>
              </w:tcPr>
            </w:tcPrChange>
          </w:tcPr>
          <w:p w14:paraId="24BB56DC" w14:textId="77777777" w:rsidR="00C25C99" w:rsidRPr="00652AA4" w:rsidRDefault="00C25C99" w:rsidP="00652AA4">
            <w:pPr>
              <w:spacing w:after="0" w:line="240" w:lineRule="auto"/>
              <w:jc w:val="right"/>
              <w:rPr>
                <w:rFonts w:ascii="Times New Roman" w:hAnsi="Times New Roman"/>
                <w:b/>
                <w:color w:val="000000"/>
                <w:kern w:val="0"/>
                <w:sz w:val="22"/>
                <w14:ligatures w14:val="none"/>
                <w:rPrChange w:id="1299" w:author="Author">
                  <w:rPr>
                    <w:rFonts w:ascii="Times New Roman" w:hAnsi="Times New Roman"/>
                    <w:color w:val="000000" w:themeColor="text1"/>
                    <w:kern w:val="0"/>
                    <w14:ligatures w14:val="none"/>
                  </w:rPr>
                </w:rPrChange>
              </w:rPr>
              <w:pPrChange w:id="1300" w:author="Author">
                <w:pPr>
                  <w:spacing w:after="0" w:line="240" w:lineRule="auto"/>
                </w:pPr>
              </w:pPrChange>
            </w:pPr>
            <w:ins w:id="1301" w:author="Author">
              <w:r w:rsidRPr="00C25C99">
                <w:rPr>
                  <w:rFonts w:ascii="Times New Roman" w:eastAsia="Times New Roman" w:hAnsi="Times New Roman" w:cs="Times New Roman"/>
                  <w:b/>
                  <w:bCs/>
                  <w:color w:val="000000"/>
                  <w:kern w:val="0"/>
                  <w:sz w:val="22"/>
                  <w:szCs w:val="22"/>
                  <w:lang w:eastAsia="en-AU"/>
                  <w14:ligatures w14:val="none"/>
                </w:rPr>
                <w:t> </w:t>
              </w:r>
            </w:ins>
          </w:p>
        </w:tc>
      </w:tr>
      <w:tr w:rsidR="00C25C99" w:rsidRPr="00C25C99" w14:paraId="1CBF35F5" w14:textId="77777777" w:rsidTr="00652AA4">
        <w:trPr>
          <w:trHeight w:val="300"/>
          <w:jc w:val="center"/>
          <w:trPrChange w:id="1302" w:author="Author">
            <w:trPr>
              <w:gridAfter w:val="0"/>
              <w:trHeight w:val="288"/>
              <w:jc w:val="center"/>
            </w:trPr>
          </w:trPrChange>
        </w:trPr>
        <w:tc>
          <w:tcPr>
            <w:tcW w:w="2560" w:type="dxa"/>
            <w:gridSpan w:val="2"/>
            <w:tcBorders>
              <w:top w:val="nil"/>
              <w:left w:val="nil"/>
              <w:bottom w:val="single" w:sz="8" w:space="0" w:color="auto"/>
              <w:right w:val="nil"/>
            </w:tcBorders>
            <w:noWrap/>
            <w:vAlign w:val="bottom"/>
            <w:hideMark/>
            <w:tcPrChange w:id="1303" w:author="Author">
              <w:tcPr>
                <w:tcW w:w="2790" w:type="dxa"/>
                <w:gridSpan w:val="2"/>
                <w:tcBorders>
                  <w:top w:val="nil"/>
                  <w:left w:val="nil"/>
                  <w:bottom w:val="single" w:sz="18" w:space="0" w:color="auto"/>
                  <w:right w:val="nil"/>
                </w:tcBorders>
                <w:noWrap/>
                <w:vAlign w:val="bottom"/>
                <w:hideMark/>
              </w:tcPr>
            </w:tcPrChange>
          </w:tcPr>
          <w:p w14:paraId="12EBB13F" w14:textId="77777777" w:rsidR="00C25C99" w:rsidRPr="00652AA4" w:rsidRDefault="00C25C99" w:rsidP="00C25C99">
            <w:pPr>
              <w:spacing w:after="0" w:line="240" w:lineRule="auto"/>
              <w:rPr>
                <w:rFonts w:ascii="Times New Roman" w:hAnsi="Times New Roman"/>
                <w:b/>
                <w:color w:val="000000"/>
                <w:kern w:val="0"/>
                <w:sz w:val="22"/>
                <w14:ligatures w14:val="none"/>
                <w:rPrChange w:id="1304" w:author="Author">
                  <w:rPr>
                    <w:rFonts w:ascii="Times New Roman" w:hAnsi="Times New Roman"/>
                    <w:color w:val="000000" w:themeColor="text1"/>
                    <w:kern w:val="0"/>
                    <w14:ligatures w14:val="none"/>
                  </w:rPr>
                </w:rPrChange>
              </w:rPr>
            </w:pPr>
            <w:r w:rsidRPr="00652AA4">
              <w:rPr>
                <w:rFonts w:ascii="Times New Roman" w:hAnsi="Times New Roman"/>
                <w:b/>
                <w:color w:val="000000"/>
                <w:kern w:val="0"/>
                <w:sz w:val="22"/>
                <w14:ligatures w14:val="none"/>
                <w:rPrChange w:id="1305" w:author="Author">
                  <w:rPr>
                    <w:rFonts w:ascii="Times New Roman" w:hAnsi="Times New Roman"/>
                    <w:color w:val="000000" w:themeColor="text1"/>
                    <w:kern w:val="0"/>
                    <w14:ligatures w14:val="none"/>
                  </w:rPr>
                </w:rPrChange>
              </w:rPr>
              <w:t>R</w:t>
            </w:r>
            <w:r w:rsidRPr="00652AA4">
              <w:rPr>
                <w:rFonts w:ascii="Times New Roman" w:hAnsi="Times New Roman"/>
                <w:b/>
                <w:color w:val="000000"/>
                <w:kern w:val="0"/>
                <w:sz w:val="22"/>
                <w:vertAlign w:val="superscript"/>
                <w14:ligatures w14:val="none"/>
                <w:rPrChange w:id="1306" w:author="Author">
                  <w:rPr>
                    <w:rFonts w:ascii="Times New Roman" w:hAnsi="Times New Roman"/>
                    <w:color w:val="000000" w:themeColor="text1"/>
                    <w:kern w:val="0"/>
                    <w:vertAlign w:val="superscript"/>
                    <w14:ligatures w14:val="none"/>
                  </w:rPr>
                </w:rPrChange>
              </w:rPr>
              <w:t>2</w:t>
            </w:r>
            <w:r w:rsidRPr="00652AA4">
              <w:rPr>
                <w:rFonts w:ascii="Times New Roman" w:hAnsi="Times New Roman"/>
                <w:b/>
                <w:color w:val="000000"/>
                <w:kern w:val="0"/>
                <w:sz w:val="22"/>
                <w14:ligatures w14:val="none"/>
                <w:rPrChange w:id="1307" w:author="Author">
                  <w:rPr>
                    <w:rFonts w:ascii="Times New Roman" w:hAnsi="Times New Roman"/>
                    <w:color w:val="000000" w:themeColor="text1"/>
                    <w:kern w:val="0"/>
                    <w14:ligatures w14:val="none"/>
                  </w:rPr>
                </w:rPrChange>
              </w:rPr>
              <w:t xml:space="preserve"> Tjur</w:t>
            </w:r>
          </w:p>
        </w:tc>
        <w:tc>
          <w:tcPr>
            <w:tcW w:w="1490" w:type="dxa"/>
            <w:gridSpan w:val="2"/>
            <w:tcBorders>
              <w:top w:val="nil"/>
              <w:left w:val="nil"/>
              <w:bottom w:val="single" w:sz="8" w:space="0" w:color="auto"/>
              <w:right w:val="nil"/>
            </w:tcBorders>
            <w:noWrap/>
            <w:vAlign w:val="bottom"/>
            <w:hideMark/>
            <w:tcPrChange w:id="1308" w:author="Author">
              <w:tcPr>
                <w:tcW w:w="1800" w:type="dxa"/>
                <w:gridSpan w:val="3"/>
                <w:tcBorders>
                  <w:top w:val="nil"/>
                  <w:left w:val="nil"/>
                  <w:bottom w:val="single" w:sz="18" w:space="0" w:color="auto"/>
                  <w:right w:val="nil"/>
                </w:tcBorders>
                <w:noWrap/>
                <w:vAlign w:val="bottom"/>
                <w:hideMark/>
              </w:tcPr>
            </w:tcPrChange>
          </w:tcPr>
          <w:p w14:paraId="76FB6FB6" w14:textId="326A1528" w:rsidR="00C25C99" w:rsidRPr="00652AA4" w:rsidRDefault="00C25C99" w:rsidP="00652AA4">
            <w:pPr>
              <w:spacing w:after="0" w:line="240" w:lineRule="auto"/>
              <w:jc w:val="center"/>
              <w:rPr>
                <w:rFonts w:ascii="Times New Roman" w:hAnsi="Times New Roman"/>
                <w:b/>
                <w:color w:val="000000"/>
                <w:kern w:val="0"/>
                <w:sz w:val="22"/>
                <w14:ligatures w14:val="none"/>
                <w:rPrChange w:id="1309" w:author="Author">
                  <w:rPr>
                    <w:rFonts w:ascii="Times New Roman" w:hAnsi="Times New Roman"/>
                    <w:color w:val="000000" w:themeColor="text1"/>
                    <w:kern w:val="0"/>
                    <w14:ligatures w14:val="none"/>
                  </w:rPr>
                </w:rPrChange>
              </w:rPr>
              <w:pPrChange w:id="1310" w:author="Author">
                <w:pPr>
                  <w:spacing w:after="0" w:line="240" w:lineRule="auto"/>
                  <w:jc w:val="right"/>
                </w:pPr>
              </w:pPrChange>
            </w:pPr>
            <w:r w:rsidRPr="00652AA4">
              <w:rPr>
                <w:rFonts w:ascii="Times New Roman" w:hAnsi="Times New Roman"/>
                <w:b/>
                <w:color w:val="000000"/>
                <w:kern w:val="0"/>
                <w:sz w:val="22"/>
                <w14:ligatures w14:val="none"/>
                <w:rPrChange w:id="1311" w:author="Author">
                  <w:rPr>
                    <w:rFonts w:ascii="Times New Roman" w:hAnsi="Times New Roman"/>
                    <w:color w:val="000000" w:themeColor="text1"/>
                    <w:kern w:val="0"/>
                    <w14:ligatures w14:val="none"/>
                  </w:rPr>
                </w:rPrChange>
              </w:rPr>
              <w:t>0.</w:t>
            </w:r>
            <w:del w:id="1312" w:author="Author">
              <w:r w:rsidR="003D5C59" w:rsidRPr="00942F9A">
                <w:rPr>
                  <w:rFonts w:ascii="Times New Roman" w:eastAsia="Times New Roman" w:hAnsi="Times New Roman" w:cs="Times New Roman"/>
                  <w:color w:val="000000" w:themeColor="text1"/>
                  <w:kern w:val="0"/>
                  <w:lang w:eastAsia="en-AU"/>
                  <w14:ligatures w14:val="none"/>
                </w:rPr>
                <w:delText>057</w:delText>
              </w:r>
            </w:del>
            <w:ins w:id="1313" w:author="Author">
              <w:r w:rsidRPr="00C25C99">
                <w:rPr>
                  <w:rFonts w:ascii="Times New Roman" w:eastAsia="Times New Roman" w:hAnsi="Times New Roman" w:cs="Times New Roman"/>
                  <w:b/>
                  <w:bCs/>
                  <w:color w:val="000000"/>
                  <w:kern w:val="0"/>
                  <w:sz w:val="22"/>
                  <w:szCs w:val="22"/>
                  <w:lang w:eastAsia="en-AU"/>
                  <w14:ligatures w14:val="none"/>
                </w:rPr>
                <w:t>069</w:t>
              </w:r>
            </w:ins>
          </w:p>
        </w:tc>
        <w:tc>
          <w:tcPr>
            <w:tcW w:w="1594" w:type="dxa"/>
            <w:gridSpan w:val="2"/>
            <w:tcBorders>
              <w:top w:val="nil"/>
              <w:left w:val="nil"/>
              <w:bottom w:val="single" w:sz="8" w:space="0" w:color="auto"/>
              <w:right w:val="nil"/>
            </w:tcBorders>
            <w:noWrap/>
            <w:vAlign w:val="bottom"/>
            <w:hideMark/>
            <w:tcPrChange w:id="1314" w:author="Author">
              <w:tcPr>
                <w:tcW w:w="1710" w:type="dxa"/>
                <w:gridSpan w:val="3"/>
                <w:tcBorders>
                  <w:top w:val="nil"/>
                  <w:left w:val="nil"/>
                  <w:bottom w:val="single" w:sz="18" w:space="0" w:color="auto"/>
                  <w:right w:val="nil"/>
                </w:tcBorders>
                <w:noWrap/>
                <w:vAlign w:val="bottom"/>
                <w:hideMark/>
              </w:tcPr>
            </w:tcPrChange>
          </w:tcPr>
          <w:p w14:paraId="26F9914E" w14:textId="77777777" w:rsidR="00C25C99" w:rsidRPr="00652AA4" w:rsidRDefault="00C25C99" w:rsidP="00652AA4">
            <w:pPr>
              <w:spacing w:after="0" w:line="240" w:lineRule="auto"/>
              <w:jc w:val="center"/>
              <w:rPr>
                <w:rFonts w:ascii="Times New Roman" w:hAnsi="Times New Roman"/>
                <w:b/>
                <w:color w:val="000000"/>
                <w:kern w:val="0"/>
                <w:sz w:val="22"/>
                <w14:ligatures w14:val="none"/>
                <w:rPrChange w:id="1315" w:author="Author">
                  <w:rPr>
                    <w:rFonts w:ascii="Times New Roman" w:hAnsi="Times New Roman"/>
                    <w:color w:val="000000" w:themeColor="text1"/>
                    <w:kern w:val="0"/>
                    <w14:ligatures w14:val="none"/>
                  </w:rPr>
                </w:rPrChange>
              </w:rPr>
              <w:pPrChange w:id="1316" w:author="Author">
                <w:pPr>
                  <w:spacing w:after="0" w:line="240" w:lineRule="auto"/>
                  <w:jc w:val="right"/>
                </w:pPr>
              </w:pPrChange>
            </w:pPr>
            <w:ins w:id="1317" w:author="Author">
              <w:r w:rsidRPr="00C25C99">
                <w:rPr>
                  <w:rFonts w:ascii="Times New Roman" w:eastAsia="Times New Roman" w:hAnsi="Times New Roman" w:cs="Times New Roman"/>
                  <w:b/>
                  <w:bCs/>
                  <w:color w:val="000000"/>
                  <w:kern w:val="0"/>
                  <w:sz w:val="22"/>
                  <w:szCs w:val="22"/>
                  <w:lang w:eastAsia="en-AU"/>
                  <w14:ligatures w14:val="none"/>
                </w:rPr>
                <w:t> </w:t>
              </w:r>
            </w:ins>
          </w:p>
        </w:tc>
        <w:tc>
          <w:tcPr>
            <w:tcW w:w="836" w:type="dxa"/>
            <w:tcBorders>
              <w:top w:val="nil"/>
              <w:left w:val="nil"/>
              <w:bottom w:val="single" w:sz="8" w:space="0" w:color="auto"/>
              <w:right w:val="nil"/>
            </w:tcBorders>
            <w:noWrap/>
            <w:vAlign w:val="bottom"/>
            <w:hideMark/>
            <w:tcPrChange w:id="1318" w:author="Author">
              <w:tcPr>
                <w:tcW w:w="1890" w:type="dxa"/>
                <w:gridSpan w:val="2"/>
                <w:tcBorders>
                  <w:top w:val="nil"/>
                  <w:left w:val="nil"/>
                  <w:bottom w:val="single" w:sz="18" w:space="0" w:color="auto"/>
                  <w:right w:val="nil"/>
                </w:tcBorders>
                <w:noWrap/>
                <w:vAlign w:val="bottom"/>
                <w:hideMark/>
              </w:tcPr>
            </w:tcPrChange>
          </w:tcPr>
          <w:p w14:paraId="4F481E4C" w14:textId="77777777" w:rsidR="00C25C99" w:rsidRPr="00652AA4" w:rsidRDefault="00C25C99" w:rsidP="00652AA4">
            <w:pPr>
              <w:spacing w:after="0" w:line="240" w:lineRule="auto"/>
              <w:jc w:val="right"/>
              <w:rPr>
                <w:rFonts w:ascii="Times New Roman" w:hAnsi="Times New Roman"/>
                <w:b/>
                <w:color w:val="000000"/>
                <w:kern w:val="0"/>
                <w:sz w:val="22"/>
                <w14:ligatures w14:val="none"/>
                <w:rPrChange w:id="1319" w:author="Author">
                  <w:rPr>
                    <w:rFonts w:ascii="Times New Roman" w:hAnsi="Times New Roman"/>
                    <w:color w:val="000000" w:themeColor="text1"/>
                    <w:kern w:val="0"/>
                    <w14:ligatures w14:val="none"/>
                  </w:rPr>
                </w:rPrChange>
              </w:rPr>
              <w:pPrChange w:id="1320" w:author="Author">
                <w:pPr>
                  <w:spacing w:after="0" w:line="240" w:lineRule="auto"/>
                </w:pPr>
              </w:pPrChange>
            </w:pPr>
            <w:ins w:id="1321" w:author="Author">
              <w:r w:rsidRPr="00C25C99">
                <w:rPr>
                  <w:rFonts w:ascii="Times New Roman" w:eastAsia="Times New Roman" w:hAnsi="Times New Roman" w:cs="Times New Roman"/>
                  <w:b/>
                  <w:bCs/>
                  <w:color w:val="000000"/>
                  <w:kern w:val="0"/>
                  <w:sz w:val="22"/>
                  <w:szCs w:val="22"/>
                  <w:lang w:eastAsia="en-AU"/>
                  <w14:ligatures w14:val="none"/>
                </w:rPr>
                <w:t> </w:t>
              </w:r>
            </w:ins>
          </w:p>
        </w:tc>
      </w:tr>
    </w:tbl>
    <w:p w14:paraId="2ABA7CD2" w14:textId="77777777" w:rsidR="00BF01B4" w:rsidRPr="00942F9A" w:rsidRDefault="00BF01B4" w:rsidP="003D5C59">
      <w:pPr>
        <w:spacing w:after="0"/>
        <w:jc w:val="right"/>
        <w:rPr>
          <w:del w:id="1322" w:author="Author"/>
          <w:rFonts w:ascii="Times New Roman" w:hAnsi="Times New Roman" w:cs="Times New Roman"/>
          <w:color w:val="000000" w:themeColor="text1"/>
        </w:rPr>
      </w:pPr>
    </w:p>
    <w:p w14:paraId="459E06FC" w14:textId="4F533D3C" w:rsidR="00C25C99" w:rsidRPr="00942F9A" w:rsidRDefault="00C25C99" w:rsidP="00C25C9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del w:id="1323" w:author="Autho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delInstrText xml:space="preserve"> SEQ Table \* ARABIC </w:del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delText>4</w:delText>
        </w:r>
        <w:r w:rsidR="003D5C59" w:rsidRPr="00942F9A">
          <w:rPr>
            <w:rFonts w:ascii="Times New Roman" w:hAnsi="Times New Roman" w:cs="Times New Roman"/>
            <w:b/>
            <w:bCs/>
            <w:color w:val="000000" w:themeColor="text1"/>
          </w:rPr>
          <w:fldChar w:fldCharType="end"/>
        </w:r>
        <w:r w:rsidR="003D5C59" w:rsidRPr="00942F9A">
          <w:rPr>
            <w:rFonts w:ascii="Times New Roman" w:hAnsi="Times New Roman" w:cs="Times New Roman"/>
            <w:color w:val="000000" w:themeColor="text1"/>
          </w:rPr>
          <w:delText>:</w:delText>
        </w:r>
      </w:del>
      <w:ins w:id="1324" w:author="Author">
        <w:r>
          <w:rPr>
            <w:rFonts w:ascii="Times New Roman" w:hAnsi="Times New Roman" w:cs="Times New Roman"/>
            <w:b/>
            <w:bCs/>
            <w:color w:val="000000" w:themeColor="text1"/>
          </w:rPr>
          <w:t>5</w:t>
        </w:r>
        <w:r w:rsidRPr="00942F9A">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Results of the fixed-effects logistic regression model.</w:t>
      </w:r>
    </w:p>
    <w:p w14:paraId="0970573E" w14:textId="77777777" w:rsidR="003D5C59" w:rsidRPr="00942F9A" w:rsidRDefault="003D5C59" w:rsidP="00AA0C23">
      <w:pPr>
        <w:spacing w:after="0"/>
        <w:rPr>
          <w:rFonts w:ascii="Times New Roman" w:hAnsi="Times New Roman" w:cs="Times New Roman"/>
          <w:color w:val="000000" w:themeColor="text1"/>
        </w:rPr>
      </w:pPr>
    </w:p>
    <w:p w14:paraId="17F54B9A" w14:textId="6A1EC666" w:rsidR="00BE2519" w:rsidRPr="00942F9A" w:rsidRDefault="00BE2519" w:rsidP="00D1722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logistic regression analysis that was fit on 1,</w:t>
      </w:r>
      <w:del w:id="1325" w:author="Author">
        <w:r w:rsidRPr="00942F9A">
          <w:rPr>
            <w:rFonts w:ascii="Times New Roman" w:hAnsi="Times New Roman" w:cs="Times New Roman"/>
            <w:color w:val="000000" w:themeColor="text1"/>
          </w:rPr>
          <w:delText>800,252</w:delText>
        </w:r>
      </w:del>
      <w:ins w:id="1326" w:author="Author">
        <w:r w:rsidR="00C25C99">
          <w:rPr>
            <w:rFonts w:ascii="Times New Roman" w:hAnsi="Times New Roman" w:cs="Times New Roman"/>
            <w:color w:val="000000" w:themeColor="text1"/>
          </w:rPr>
          <w:t>9</w:t>
        </w:r>
        <w:r w:rsidRPr="00942F9A">
          <w:rPr>
            <w:rFonts w:ascii="Times New Roman" w:hAnsi="Times New Roman" w:cs="Times New Roman"/>
            <w:color w:val="000000" w:themeColor="text1"/>
          </w:rPr>
          <w:t>0</w:t>
        </w:r>
        <w:r w:rsidR="00C25C99">
          <w:rPr>
            <w:rFonts w:ascii="Times New Roman" w:hAnsi="Times New Roman" w:cs="Times New Roman"/>
            <w:color w:val="000000" w:themeColor="text1"/>
          </w:rPr>
          <w:t>2</w:t>
        </w:r>
        <w:r w:rsidRPr="00942F9A">
          <w:rPr>
            <w:rFonts w:ascii="Times New Roman" w:hAnsi="Times New Roman" w:cs="Times New Roman"/>
            <w:color w:val="000000" w:themeColor="text1"/>
          </w:rPr>
          <w:t>,</w:t>
        </w:r>
        <w:r w:rsidR="00C25C99">
          <w:rPr>
            <w:rFonts w:ascii="Times New Roman" w:hAnsi="Times New Roman" w:cs="Times New Roman"/>
            <w:color w:val="000000" w:themeColor="text1"/>
          </w:rPr>
          <w:t>354</w:t>
        </w:r>
      </w:ins>
      <w:r w:rsidRPr="00942F9A">
        <w:rPr>
          <w:rFonts w:ascii="Times New Roman" w:hAnsi="Times New Roman" w:cs="Times New Roman"/>
          <w:color w:val="000000" w:themeColor="text1"/>
        </w:rPr>
        <w:t xml:space="preserve"> tweets of which </w:t>
      </w:r>
      <w:del w:id="1327" w:author="Author">
        <w:r w:rsidRPr="00942F9A">
          <w:rPr>
            <w:rFonts w:ascii="Times New Roman" w:hAnsi="Times New Roman" w:cs="Times New Roman"/>
            <w:color w:val="000000" w:themeColor="text1"/>
          </w:rPr>
          <w:delText>100,597</w:delText>
        </w:r>
      </w:del>
      <w:ins w:id="1328" w:author="Author">
        <w:r w:rsidRPr="00942F9A">
          <w:rPr>
            <w:rFonts w:ascii="Times New Roman" w:hAnsi="Times New Roman" w:cs="Times New Roman"/>
            <w:color w:val="000000" w:themeColor="text1"/>
          </w:rPr>
          <w:t>10</w:t>
        </w:r>
        <w:r w:rsidR="00C25C99">
          <w:rPr>
            <w:rFonts w:ascii="Times New Roman" w:hAnsi="Times New Roman" w:cs="Times New Roman"/>
            <w:color w:val="000000" w:themeColor="text1"/>
          </w:rPr>
          <w:t>1,947</w:t>
        </w:r>
      </w:ins>
      <w:r w:rsidRPr="00942F9A">
        <w:rPr>
          <w:rFonts w:ascii="Times New Roman" w:hAnsi="Times New Roman" w:cs="Times New Roman"/>
          <w:color w:val="000000" w:themeColor="text1"/>
        </w:rPr>
        <w:t xml:space="preserve"> contained vulgar language</w:t>
      </w:r>
      <w:del w:id="1329" w:author="Author">
        <w:r w:rsidRPr="00942F9A">
          <w:rPr>
            <w:rFonts w:ascii="Times New Roman" w:hAnsi="Times New Roman" w:cs="Times New Roman"/>
            <w:color w:val="000000" w:themeColor="text1"/>
          </w:rPr>
          <w:delText xml:space="preserve"> (tweets with less than 5 words were removed</w:delText>
        </w:r>
      </w:del>
      <w:ins w:id="1330" w:author="Author">
        <w:r w:rsidR="00855A65">
          <w:rPr>
            <w:rStyle w:val="FootnoteReference"/>
            <w:rFonts w:ascii="Times New Roman" w:hAnsi="Times New Roman" w:cs="Times New Roman"/>
            <w:color w:val="000000" w:themeColor="text1"/>
          </w:rPr>
          <w:footnoteReference w:id="13"/>
        </w:r>
      </w:ins>
      <w:r w:rsidRPr="00942F9A">
        <w:rPr>
          <w:rFonts w:ascii="Times New Roman" w:hAnsi="Times New Roman" w:cs="Times New Roman"/>
          <w:color w:val="000000" w:themeColor="text1"/>
        </w:rPr>
        <w:t>) has limited explanatory and predictive power (R</w:t>
      </w:r>
      <w:r w:rsidRPr="00942F9A">
        <w:rPr>
          <w:rFonts w:ascii="Times New Roman" w:hAnsi="Times New Roman" w:cs="Times New Roman"/>
          <w:color w:val="000000" w:themeColor="text1"/>
          <w:vertAlign w:val="superscript"/>
        </w:rPr>
        <w:t>2</w:t>
      </w:r>
      <w:r w:rsidRPr="00942F9A">
        <w:rPr>
          <w:rFonts w:ascii="Times New Roman" w:hAnsi="Times New Roman" w:cs="Times New Roman"/>
          <w:color w:val="000000" w:themeColor="text1"/>
        </w:rPr>
        <w:t xml:space="preserve"> Tjur: .</w:t>
      </w:r>
      <w:del w:id="1332" w:author="Author">
        <w:r w:rsidRPr="00942F9A">
          <w:rPr>
            <w:rFonts w:ascii="Times New Roman" w:hAnsi="Times New Roman" w:cs="Times New Roman"/>
            <w:color w:val="000000" w:themeColor="text1"/>
          </w:rPr>
          <w:delText>057); however</w:delText>
        </w:r>
      </w:del>
      <w:ins w:id="1333" w:author="Author">
        <w:r w:rsidRPr="00942F9A">
          <w:rPr>
            <w:rFonts w:ascii="Times New Roman" w:hAnsi="Times New Roman" w:cs="Times New Roman"/>
            <w:color w:val="000000" w:themeColor="text1"/>
          </w:rPr>
          <w:t>0</w:t>
        </w:r>
        <w:r w:rsidR="00C25C99">
          <w:rPr>
            <w:rFonts w:ascii="Times New Roman" w:hAnsi="Times New Roman" w:cs="Times New Roman"/>
            <w:color w:val="000000" w:themeColor="text1"/>
          </w:rPr>
          <w:t>69</w:t>
        </w:r>
        <w:r w:rsidRPr="00942F9A">
          <w:rPr>
            <w:rFonts w:ascii="Times New Roman" w:hAnsi="Times New Roman" w:cs="Times New Roman"/>
            <w:color w:val="000000" w:themeColor="text1"/>
          </w:rPr>
          <w:t>)</w:t>
        </w:r>
        <w:r w:rsidR="00855A65">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855A65">
          <w:rPr>
            <w:rFonts w:ascii="Times New Roman" w:hAnsi="Times New Roman" w:cs="Times New Roman"/>
            <w:color w:val="000000" w:themeColor="text1"/>
          </w:rPr>
          <w:t>H</w:t>
        </w:r>
        <w:r w:rsidRPr="00942F9A">
          <w:rPr>
            <w:rFonts w:ascii="Times New Roman" w:hAnsi="Times New Roman" w:cs="Times New Roman"/>
            <w:color w:val="000000" w:themeColor="text1"/>
          </w:rPr>
          <w:t>owever</w:t>
        </w:r>
      </w:ins>
      <w:r w:rsidRPr="00942F9A">
        <w:rPr>
          <w:rFonts w:ascii="Times New Roman" w:hAnsi="Times New Roman" w:cs="Times New Roman"/>
          <w:color w:val="000000" w:themeColor="text1"/>
        </w:rPr>
        <w:t xml:space="preserve">, its primary aim was to determine whether specific factors correlate positively or negatively with the use of vulgar language. The Odds Ratios in Table </w:t>
      </w:r>
      <w:del w:id="1334" w:author="Author">
        <w:r w:rsidRPr="00942F9A">
          <w:rPr>
            <w:rFonts w:ascii="Times New Roman" w:hAnsi="Times New Roman" w:cs="Times New Roman"/>
            <w:color w:val="000000" w:themeColor="text1"/>
          </w:rPr>
          <w:delText>4</w:delText>
        </w:r>
      </w:del>
      <w:ins w:id="1335" w:author="Author">
        <w:r w:rsidR="00BF7E97">
          <w:rPr>
            <w:rFonts w:ascii="Times New Roman" w:hAnsi="Times New Roman" w:cs="Times New Roman"/>
            <w:color w:val="000000" w:themeColor="text1"/>
          </w:rPr>
          <w:t>5</w:t>
        </w:r>
      </w:ins>
      <w:r w:rsidRPr="00942F9A">
        <w:rPr>
          <w:rFonts w:ascii="Times New Roman" w:hAnsi="Times New Roman" w:cs="Times New Roman"/>
          <w:color w:val="000000" w:themeColor="text1"/>
        </w:rPr>
        <w:t xml:space="preserve"> serve as an effect size measure with values below 1 indicating a negative effect, </w:t>
      </w:r>
      <w:del w:id="1336" w:author="Author">
        <w:r w:rsidRPr="00942F9A">
          <w:rPr>
            <w:rFonts w:ascii="Times New Roman" w:hAnsi="Times New Roman" w:cs="Times New Roman"/>
            <w:color w:val="000000" w:themeColor="text1"/>
          </w:rPr>
          <w:delText xml:space="preserve">i.e. </w:delText>
        </w:r>
      </w:del>
      <w:r w:rsidRPr="00942F9A">
        <w:rPr>
          <w:rFonts w:ascii="Times New Roman" w:hAnsi="Times New Roman" w:cs="Times New Roman"/>
          <w:color w:val="000000" w:themeColor="text1"/>
        </w:rPr>
        <w:t>that</w:t>
      </w:r>
      <w:ins w:id="1337" w:author="Author">
        <w:r w:rsidRPr="00942F9A">
          <w:rPr>
            <w:rFonts w:ascii="Times New Roman" w:hAnsi="Times New Roman" w:cs="Times New Roman"/>
            <w:color w:val="000000" w:themeColor="text1"/>
          </w:rPr>
          <w:t xml:space="preserve"> </w:t>
        </w:r>
        <w:r w:rsidR="00451529">
          <w:rPr>
            <w:rFonts w:ascii="Times New Roman" w:hAnsi="Times New Roman" w:cs="Times New Roman"/>
            <w:color w:val="000000" w:themeColor="text1"/>
          </w:rPr>
          <w:t>is,</w:t>
        </w:r>
      </w:ins>
      <w:r w:rsidR="0045152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the predictor correlates negatively with the use of vulgarity, values close to 1 suggesting no effect, and values greater than 1 indicating a positive effect. Taking the example of the effect of topic </w:t>
      </w:r>
      <w:del w:id="1338" w:author="Author">
        <w:r w:rsidRPr="00942F9A">
          <w:rPr>
            <w:rFonts w:ascii="Times New Roman" w:hAnsi="Times New Roman" w:cs="Times New Roman"/>
            <w:color w:val="000000" w:themeColor="text1"/>
          </w:rPr>
          <w:delText>[</w:delText>
        </w:r>
      </w:del>
      <w:r w:rsidRPr="00652AA4">
        <w:rPr>
          <w:rFonts w:ascii="Times New Roman" w:hAnsi="Times New Roman"/>
          <w:i/>
          <w:color w:val="000000" w:themeColor="text1"/>
          <w:rPrChange w:id="1339" w:author="Author">
            <w:rPr>
              <w:rFonts w:ascii="Times New Roman" w:hAnsi="Times New Roman"/>
              <w:color w:val="000000" w:themeColor="text1"/>
            </w:rPr>
          </w:rPrChange>
        </w:rPr>
        <w:t>employment</w:t>
      </w:r>
      <w:del w:id="1340" w:author="Author">
        <w:r w:rsidRPr="00942F9A">
          <w:rPr>
            <w:rFonts w:ascii="Times New Roman" w:hAnsi="Times New Roman" w:cs="Times New Roman"/>
            <w:color w:val="000000" w:themeColor="text1"/>
          </w:rPr>
          <w:delText>]:</w:delText>
        </w:r>
      </w:del>
      <w:ins w:id="1341" w:author="Author">
        <w:r w:rsidR="00451529">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an Odds Ratio value of 1.</w:t>
      </w:r>
      <w:del w:id="1342" w:author="Author">
        <w:r w:rsidRPr="00942F9A">
          <w:rPr>
            <w:rFonts w:ascii="Times New Roman" w:hAnsi="Times New Roman" w:cs="Times New Roman"/>
            <w:color w:val="000000" w:themeColor="text1"/>
          </w:rPr>
          <w:delText>37</w:delText>
        </w:r>
      </w:del>
      <w:ins w:id="1343" w:author="Author">
        <w:r w:rsidR="00C25C99">
          <w:rPr>
            <w:rFonts w:ascii="Times New Roman" w:hAnsi="Times New Roman" w:cs="Times New Roman"/>
            <w:color w:val="000000" w:themeColor="text1"/>
          </w:rPr>
          <w:t>14</w:t>
        </w:r>
      </w:ins>
      <w:r w:rsidRPr="00942F9A">
        <w:rPr>
          <w:rFonts w:ascii="Times New Roman" w:hAnsi="Times New Roman" w:cs="Times New Roman"/>
          <w:color w:val="000000" w:themeColor="text1"/>
        </w:rPr>
        <w:t xml:space="preserve"> means that if a tweets is classified as relating to </w:t>
      </w:r>
      <w:r w:rsidRPr="00652AA4">
        <w:rPr>
          <w:rFonts w:ascii="Times New Roman" w:hAnsi="Times New Roman"/>
          <w:i/>
          <w:color w:val="000000" w:themeColor="text1"/>
          <w:rPrChange w:id="1344" w:author="Author">
            <w:rPr>
              <w:rFonts w:ascii="Times New Roman" w:hAnsi="Times New Roman"/>
              <w:color w:val="000000" w:themeColor="text1"/>
            </w:rPr>
          </w:rPrChange>
        </w:rPr>
        <w:t>employment</w:t>
      </w:r>
      <w:r w:rsidRPr="00942F9A">
        <w:rPr>
          <w:rFonts w:ascii="Times New Roman" w:hAnsi="Times New Roman" w:cs="Times New Roman"/>
          <w:color w:val="000000" w:themeColor="text1"/>
        </w:rPr>
        <w:t>, this means that this tweet is 1.</w:t>
      </w:r>
      <w:del w:id="1345" w:author="Author">
        <w:r w:rsidRPr="00942F9A">
          <w:rPr>
            <w:rFonts w:ascii="Times New Roman" w:hAnsi="Times New Roman" w:cs="Times New Roman"/>
            <w:color w:val="000000" w:themeColor="text1"/>
          </w:rPr>
          <w:delText>37</w:delText>
        </w:r>
      </w:del>
      <w:ins w:id="1346" w:author="Author">
        <w:r w:rsidR="00C25C99">
          <w:rPr>
            <w:rFonts w:ascii="Times New Roman" w:hAnsi="Times New Roman" w:cs="Times New Roman"/>
            <w:color w:val="000000" w:themeColor="text1"/>
          </w:rPr>
          <w:t>14</w:t>
        </w:r>
      </w:ins>
      <w:r w:rsidRPr="00942F9A">
        <w:rPr>
          <w:rFonts w:ascii="Times New Roman" w:hAnsi="Times New Roman" w:cs="Times New Roman"/>
          <w:color w:val="000000" w:themeColor="text1"/>
        </w:rPr>
        <w:t xml:space="preserve"> times more likely to contain vulgarity than a tweet classified as a </w:t>
      </w:r>
      <w:del w:id="1347" w:author="Author">
        <w:r w:rsidRPr="00942F9A">
          <w:rPr>
            <w:rFonts w:ascii="Times New Roman" w:hAnsi="Times New Roman" w:cs="Times New Roman"/>
            <w:color w:val="000000" w:themeColor="text1"/>
          </w:rPr>
          <w:delText>crime</w:delText>
        </w:r>
      </w:del>
      <w:ins w:id="1348" w:author="Author">
        <w:r w:rsidR="00C25C99" w:rsidRPr="00C25C99">
          <w:rPr>
            <w:rFonts w:ascii="Times New Roman" w:hAnsi="Times New Roman" w:cs="Times New Roman"/>
            <w:i/>
            <w:iCs/>
            <w:color w:val="000000" w:themeColor="text1"/>
          </w:rPr>
          <w:t>activism</w:t>
        </w:r>
      </w:ins>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tweet (</w:t>
      </w:r>
      <w:del w:id="1349" w:author="Author">
        <w:r w:rsidRPr="00942F9A">
          <w:rPr>
            <w:rFonts w:ascii="Times New Roman" w:hAnsi="Times New Roman" w:cs="Times New Roman"/>
            <w:color w:val="000000" w:themeColor="text1"/>
          </w:rPr>
          <w:delText>crime</w:delText>
        </w:r>
      </w:del>
      <w:ins w:id="1350" w:author="Author">
        <w:r w:rsidR="00C25C99" w:rsidRPr="00C25C99">
          <w:rPr>
            <w:rFonts w:ascii="Times New Roman" w:hAnsi="Times New Roman" w:cs="Times New Roman"/>
            <w:i/>
            <w:iCs/>
            <w:color w:val="000000" w:themeColor="text1"/>
          </w:rPr>
          <w:t>activism</w:t>
        </w:r>
      </w:ins>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is the default level for topics and serves as the point of comparison against which other topics are evaluated). </w:t>
      </w:r>
    </w:p>
    <w:p w14:paraId="446E0A01" w14:textId="77777777" w:rsidR="00490492" w:rsidRPr="00942F9A" w:rsidRDefault="00B5592A" w:rsidP="00BE2519">
      <w:pPr>
        <w:spacing w:after="0"/>
        <w:ind w:firstLine="720"/>
        <w:rPr>
          <w:del w:id="1351" w:author="Author"/>
          <w:rFonts w:ascii="Times New Roman" w:hAnsi="Times New Roman" w:cs="Times New Roman"/>
          <w:color w:val="000000" w:themeColor="text1"/>
        </w:rPr>
      </w:pPr>
      <w:r w:rsidRPr="00B5592A">
        <w:rPr>
          <w:rFonts w:ascii="Times New Roman" w:hAnsi="Times New Roman" w:cs="Times New Roman"/>
          <w:color w:val="000000" w:themeColor="text1"/>
        </w:rPr>
        <w:t xml:space="preserve">The </w:t>
      </w:r>
      <w:ins w:id="1352" w:author="Author">
        <w:r w:rsidRPr="00B5592A">
          <w:rPr>
            <w:rFonts w:ascii="Times New Roman" w:hAnsi="Times New Roman" w:cs="Times New Roman"/>
            <w:color w:val="000000" w:themeColor="text1"/>
          </w:rPr>
          <w:t xml:space="preserve">regression </w:t>
        </w:r>
      </w:ins>
      <w:r w:rsidRPr="00B5592A">
        <w:rPr>
          <w:rFonts w:ascii="Times New Roman" w:hAnsi="Times New Roman" w:cs="Times New Roman"/>
          <w:color w:val="000000" w:themeColor="text1"/>
        </w:rPr>
        <w:t xml:space="preserve">results </w:t>
      </w:r>
      <w:del w:id="1353" w:author="Author">
        <w:r w:rsidR="00BE2519" w:rsidRPr="00942F9A">
          <w:rPr>
            <w:rFonts w:ascii="Times New Roman" w:hAnsi="Times New Roman" w:cs="Times New Roman"/>
            <w:color w:val="000000" w:themeColor="text1"/>
          </w:rPr>
          <w:delText>indicate</w:delText>
        </w:r>
      </w:del>
      <w:ins w:id="1354" w:author="Author">
        <w:r w:rsidRPr="00B5592A">
          <w:rPr>
            <w:rFonts w:ascii="Times New Roman" w:hAnsi="Times New Roman" w:cs="Times New Roman"/>
            <w:color w:val="000000" w:themeColor="text1"/>
          </w:rPr>
          <w:t>suggest</w:t>
        </w:r>
      </w:ins>
      <w:r w:rsidRPr="00B5592A">
        <w:rPr>
          <w:rFonts w:ascii="Times New Roman" w:hAnsi="Times New Roman" w:cs="Times New Roman"/>
          <w:color w:val="000000" w:themeColor="text1"/>
        </w:rPr>
        <w:t xml:space="preserve"> that a </w:t>
      </w:r>
      <w:del w:id="1355" w:author="Author">
        <w:r w:rsidR="00BE2519" w:rsidRPr="00942F9A">
          <w:rPr>
            <w:rFonts w:ascii="Times New Roman" w:hAnsi="Times New Roman" w:cs="Times New Roman"/>
            <w:color w:val="000000" w:themeColor="text1"/>
          </w:rPr>
          <w:delText>user's</w:delText>
        </w:r>
      </w:del>
      <w:ins w:id="1356" w:author="Author">
        <w:r w:rsidRPr="00B5592A">
          <w:rPr>
            <w:rFonts w:ascii="Times New Roman" w:hAnsi="Times New Roman" w:cs="Times New Roman"/>
            <w:color w:val="000000" w:themeColor="text1"/>
          </w:rPr>
          <w:t>user’s</w:t>
        </w:r>
      </w:ins>
      <w:r w:rsidRPr="00B5592A">
        <w:rPr>
          <w:rFonts w:ascii="Times New Roman" w:hAnsi="Times New Roman" w:cs="Times New Roman"/>
          <w:color w:val="000000" w:themeColor="text1"/>
        </w:rPr>
        <w:t xml:space="preserve"> social network size</w:t>
      </w:r>
      <w:del w:id="1357" w:author="Author">
        <w:r w:rsidR="00BE2519" w:rsidRPr="00942F9A">
          <w:rPr>
            <w:rFonts w:ascii="Times New Roman" w:hAnsi="Times New Roman" w:cs="Times New Roman"/>
            <w:color w:val="000000" w:themeColor="text1"/>
          </w:rPr>
          <w:delText>, as measured by the logarithm of</w:delText>
        </w:r>
      </w:del>
      <w:ins w:id="1358" w:author="Author">
        <w:r w:rsidRPr="00B5592A">
          <w:rPr>
            <w:rFonts w:ascii="Times New Roman" w:hAnsi="Times New Roman" w:cs="Times New Roman"/>
            <w:color w:val="000000" w:themeColor="text1"/>
          </w:rPr>
          <w:t xml:space="preserve"> is positively associated with the likelihood of vulgarity. Specifically, both</w:t>
        </w:r>
      </w:ins>
      <w:r w:rsidRPr="00B5592A">
        <w:rPr>
          <w:rFonts w:ascii="Times New Roman" w:hAnsi="Times New Roman" w:cs="Times New Roman"/>
          <w:color w:val="000000" w:themeColor="text1"/>
        </w:rPr>
        <w:t xml:space="preserve"> the number of accounts </w:t>
      </w:r>
      <w:del w:id="1359" w:author="Author">
        <w:r w:rsidR="00BE2519" w:rsidRPr="00942F9A">
          <w:rPr>
            <w:rFonts w:ascii="Times New Roman" w:hAnsi="Times New Roman" w:cs="Times New Roman"/>
            <w:color w:val="000000" w:themeColor="text1"/>
          </w:rPr>
          <w:delText>they follow</w:delText>
        </w:r>
      </w:del>
      <w:ins w:id="1360" w:author="Author">
        <w:r w:rsidRPr="00B5592A">
          <w:rPr>
            <w:rFonts w:ascii="Times New Roman" w:hAnsi="Times New Roman" w:cs="Times New Roman"/>
            <w:color w:val="000000" w:themeColor="text1"/>
          </w:rPr>
          <w:t>a user follows</w:t>
        </w:r>
      </w:ins>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logfollowing</w:t>
      </w:r>
      <w:del w:id="1361" w:author="Author">
        <w:r w:rsidR="00BE2519" w:rsidRPr="00942F9A">
          <w:rPr>
            <w:rFonts w:ascii="Times New Roman" w:hAnsi="Times New Roman" w:cs="Times New Roman"/>
            <w:color w:val="000000" w:themeColor="text1"/>
          </w:rPr>
          <w:delText>), correlates positively with vulgarity, which means</w:delText>
        </w:r>
      </w:del>
      <w:ins w:id="1362" w:author="Author">
        <w:r w:rsidRPr="00B5592A">
          <w:rPr>
            <w:rFonts w:ascii="Times New Roman" w:hAnsi="Times New Roman" w:cs="Times New Roman"/>
            <w:color w:val="000000" w:themeColor="text1"/>
          </w:rPr>
          <w:t>) and the number of accounts following them (</w:t>
        </w:r>
        <w:r w:rsidRPr="00B5592A">
          <w:rPr>
            <w:rFonts w:ascii="Times New Roman" w:hAnsi="Times New Roman" w:cs="Times New Roman"/>
            <w:i/>
            <w:iCs/>
            <w:color w:val="000000" w:themeColor="text1"/>
          </w:rPr>
          <w:t>logfollowers</w:t>
        </w:r>
        <w:r w:rsidRPr="00B5592A">
          <w:rPr>
            <w:rFonts w:ascii="Times New Roman" w:hAnsi="Times New Roman" w:cs="Times New Roman"/>
            <w:color w:val="000000" w:themeColor="text1"/>
          </w:rPr>
          <w:t>) increase the odds of vulgar language use. This indicates</w:t>
        </w:r>
      </w:ins>
      <w:r w:rsidRPr="00B5592A">
        <w:rPr>
          <w:rFonts w:ascii="Times New Roman" w:hAnsi="Times New Roman" w:cs="Times New Roman"/>
          <w:color w:val="000000" w:themeColor="text1"/>
        </w:rPr>
        <w:t xml:space="preserve"> that users </w:t>
      </w:r>
      <w:del w:id="1363" w:author="Author">
        <w:r w:rsidR="00BE2519" w:rsidRPr="00942F9A">
          <w:rPr>
            <w:rFonts w:ascii="Times New Roman" w:hAnsi="Times New Roman" w:cs="Times New Roman"/>
            <w:color w:val="000000" w:themeColor="text1"/>
          </w:rPr>
          <w:delText xml:space="preserve">who follow </w:delText>
        </w:r>
      </w:del>
      <w:ins w:id="1364" w:author="Author">
        <w:r w:rsidRPr="00B5592A">
          <w:rPr>
            <w:rFonts w:ascii="Times New Roman" w:hAnsi="Times New Roman" w:cs="Times New Roman"/>
            <w:color w:val="000000" w:themeColor="text1"/>
          </w:rPr>
          <w:t xml:space="preserve">with larger and </w:t>
        </w:r>
      </w:ins>
      <w:r w:rsidRPr="00B5592A">
        <w:rPr>
          <w:rFonts w:ascii="Times New Roman" w:hAnsi="Times New Roman" w:cs="Times New Roman"/>
          <w:color w:val="000000" w:themeColor="text1"/>
        </w:rPr>
        <w:t xml:space="preserve">more </w:t>
      </w:r>
      <w:del w:id="1365" w:author="Author">
        <w:r w:rsidR="00BE2519" w:rsidRPr="00942F9A">
          <w:rPr>
            <w:rFonts w:ascii="Times New Roman" w:hAnsi="Times New Roman" w:cs="Times New Roman"/>
            <w:color w:val="000000" w:themeColor="text1"/>
          </w:rPr>
          <w:delText>people</w:delText>
        </w:r>
      </w:del>
      <w:ins w:id="1366" w:author="Author">
        <w:r w:rsidRPr="00B5592A">
          <w:rPr>
            <w:rFonts w:ascii="Times New Roman" w:hAnsi="Times New Roman" w:cs="Times New Roman"/>
            <w:color w:val="000000" w:themeColor="text1"/>
          </w:rPr>
          <w:t>active networks</w:t>
        </w:r>
      </w:ins>
      <w:r w:rsidRPr="00B5592A">
        <w:rPr>
          <w:rFonts w:ascii="Times New Roman" w:hAnsi="Times New Roman" w:cs="Times New Roman"/>
          <w:color w:val="000000" w:themeColor="text1"/>
        </w:rPr>
        <w:t xml:space="preserve"> are more </w:t>
      </w:r>
      <w:del w:id="1367" w:author="Author">
        <w:r w:rsidR="00BE2519" w:rsidRPr="00942F9A">
          <w:rPr>
            <w:rFonts w:ascii="Times New Roman" w:hAnsi="Times New Roman" w:cs="Times New Roman"/>
            <w:color w:val="000000" w:themeColor="text1"/>
          </w:rPr>
          <w:delText>likely</w:delText>
        </w:r>
      </w:del>
      <w:ins w:id="1368" w:author="Author">
        <w:r w:rsidRPr="00B5592A">
          <w:rPr>
            <w:rFonts w:ascii="Times New Roman" w:hAnsi="Times New Roman" w:cs="Times New Roman"/>
            <w:color w:val="000000" w:themeColor="text1"/>
          </w:rPr>
          <w:t>prone</w:t>
        </w:r>
      </w:ins>
      <w:r w:rsidRPr="00B5592A">
        <w:rPr>
          <w:rFonts w:ascii="Times New Roman" w:hAnsi="Times New Roman" w:cs="Times New Roman"/>
          <w:color w:val="000000" w:themeColor="text1"/>
        </w:rPr>
        <w:t xml:space="preserve"> to </w:t>
      </w:r>
      <w:del w:id="1369" w:author="Author">
        <w:r w:rsidR="00BE2519" w:rsidRPr="00942F9A">
          <w:rPr>
            <w:rFonts w:ascii="Times New Roman" w:hAnsi="Times New Roman" w:cs="Times New Roman"/>
            <w:color w:val="000000" w:themeColor="text1"/>
          </w:rPr>
          <w:delText>use</w:delText>
        </w:r>
      </w:del>
      <w:ins w:id="1370" w:author="Author">
        <w:r w:rsidRPr="00B5592A">
          <w:rPr>
            <w:rFonts w:ascii="Times New Roman" w:hAnsi="Times New Roman" w:cs="Times New Roman"/>
            <w:color w:val="000000" w:themeColor="text1"/>
          </w:rPr>
          <w:t>employ</w:t>
        </w:r>
      </w:ins>
      <w:r w:rsidRPr="00B5592A">
        <w:rPr>
          <w:rFonts w:ascii="Times New Roman" w:hAnsi="Times New Roman" w:cs="Times New Roman"/>
          <w:color w:val="000000" w:themeColor="text1"/>
        </w:rPr>
        <w:t xml:space="preserve"> vulgarity.</w:t>
      </w:r>
    </w:p>
    <w:p w14:paraId="46A0441D" w14:textId="11C1248B" w:rsidR="00B5592A" w:rsidRDefault="00192B9A" w:rsidP="00B5592A">
      <w:pPr>
        <w:spacing w:after="0"/>
        <w:ind w:firstLine="720"/>
        <w:rPr>
          <w:rFonts w:ascii="Times New Roman" w:hAnsi="Times New Roman" w:cs="Times New Roman"/>
          <w:color w:val="000000" w:themeColor="text1"/>
        </w:rPr>
      </w:pPr>
      <w:del w:id="1371" w:author="Author">
        <w:r w:rsidRPr="00942F9A">
          <w:rPr>
            <w:rFonts w:ascii="Times New Roman" w:hAnsi="Times New Roman" w:cs="Times New Roman"/>
            <w:color w:val="000000" w:themeColor="text1"/>
          </w:rPr>
          <w:delText xml:space="preserve">Other </w:delText>
        </w:r>
      </w:del>
      <w:ins w:id="1372" w:author="Author">
        <w:r w:rsidR="00B5592A">
          <w:rPr>
            <w:rFonts w:ascii="Times New Roman" w:hAnsi="Times New Roman" w:cs="Times New Roman"/>
            <w:color w:val="000000" w:themeColor="text1"/>
          </w:rPr>
          <w:t xml:space="preserve"> </w:t>
        </w:r>
        <w:r w:rsidR="00B5592A" w:rsidRPr="00B5592A">
          <w:rPr>
            <w:rFonts w:ascii="Times New Roman" w:hAnsi="Times New Roman" w:cs="Times New Roman"/>
            <w:color w:val="000000" w:themeColor="text1"/>
          </w:rPr>
          <w:t xml:space="preserve">In contrast, </w:t>
        </w:r>
      </w:ins>
      <w:r w:rsidR="00B5592A" w:rsidRPr="00B5592A">
        <w:rPr>
          <w:rFonts w:ascii="Times New Roman" w:hAnsi="Times New Roman" w:cs="Times New Roman"/>
          <w:color w:val="000000" w:themeColor="text1"/>
        </w:rPr>
        <w:t xml:space="preserve">engagement-related </w:t>
      </w:r>
      <w:del w:id="1373" w:author="Author">
        <w:r w:rsidRPr="00942F9A">
          <w:rPr>
            <w:rFonts w:ascii="Times New Roman" w:hAnsi="Times New Roman" w:cs="Times New Roman"/>
            <w:color w:val="000000" w:themeColor="text1"/>
          </w:rPr>
          <w:delText>factors,</w:delText>
        </w:r>
      </w:del>
      <w:ins w:id="1374" w:author="Author">
        <w:r w:rsidR="00B5592A" w:rsidRPr="00B5592A">
          <w:rPr>
            <w:rFonts w:ascii="Times New Roman" w:hAnsi="Times New Roman" w:cs="Times New Roman"/>
            <w:color w:val="000000" w:themeColor="text1"/>
          </w:rPr>
          <w:t>metrics</w:t>
        </w:r>
      </w:ins>
      <w:r w:rsidR="00B5592A" w:rsidRPr="00B5592A">
        <w:rPr>
          <w:rFonts w:ascii="Times New Roman" w:hAnsi="Times New Roman" w:cs="Times New Roman"/>
          <w:color w:val="000000" w:themeColor="text1"/>
        </w:rPr>
        <w:t xml:space="preserve"> such as </w:t>
      </w:r>
      <w:del w:id="1375" w:author="Author">
        <w:r w:rsidRPr="00942F9A">
          <w:rPr>
            <w:rFonts w:ascii="Times New Roman" w:hAnsi="Times New Roman" w:cs="Times New Roman"/>
            <w:color w:val="000000" w:themeColor="text1"/>
          </w:rPr>
          <w:delText xml:space="preserve">the logarithm of </w:delText>
        </w:r>
      </w:del>
      <w:r w:rsidR="00B5592A" w:rsidRPr="00B5592A">
        <w:rPr>
          <w:rFonts w:ascii="Times New Roman" w:hAnsi="Times New Roman" w:cs="Times New Roman"/>
          <w:color w:val="000000" w:themeColor="text1"/>
        </w:rPr>
        <w:t>retweets (</w:t>
      </w:r>
      <w:r w:rsidR="00B5592A" w:rsidRPr="00B5592A">
        <w:rPr>
          <w:rFonts w:ascii="Times New Roman" w:hAnsi="Times New Roman" w:cs="Times New Roman"/>
          <w:i/>
          <w:iCs/>
          <w:color w:val="000000" w:themeColor="text1"/>
        </w:rPr>
        <w:t>logretweets</w:t>
      </w:r>
      <w:r w:rsidR="00B5592A" w:rsidRPr="00B5592A">
        <w:rPr>
          <w:rFonts w:ascii="Times New Roman" w:hAnsi="Times New Roman" w:cs="Times New Roman"/>
          <w:color w:val="000000" w:themeColor="text1"/>
        </w:rPr>
        <w:t xml:space="preserve">), </w:t>
      </w:r>
      <w:ins w:id="1376" w:author="Author">
        <w:r w:rsidR="00B5592A" w:rsidRPr="00B5592A">
          <w:rPr>
            <w:rFonts w:ascii="Times New Roman" w:hAnsi="Times New Roman" w:cs="Times New Roman"/>
            <w:color w:val="000000" w:themeColor="text1"/>
          </w:rPr>
          <w:t>likes (</w:t>
        </w:r>
        <w:r w:rsidR="00B5592A" w:rsidRPr="00B5592A">
          <w:rPr>
            <w:rFonts w:ascii="Times New Roman" w:hAnsi="Times New Roman" w:cs="Times New Roman"/>
            <w:i/>
            <w:iCs/>
            <w:color w:val="000000" w:themeColor="text1"/>
          </w:rPr>
          <w:t>loglikes</w:t>
        </w:r>
        <w:r w:rsidR="00B5592A" w:rsidRPr="00B5592A">
          <w:rPr>
            <w:rFonts w:ascii="Times New Roman" w:hAnsi="Times New Roman" w:cs="Times New Roman"/>
            <w:color w:val="000000" w:themeColor="text1"/>
          </w:rPr>
          <w:t>), and replies (</w:t>
        </w:r>
        <w:r w:rsidR="00B5592A" w:rsidRPr="00B5592A">
          <w:rPr>
            <w:rFonts w:ascii="Times New Roman" w:hAnsi="Times New Roman" w:cs="Times New Roman"/>
            <w:i/>
            <w:iCs/>
            <w:color w:val="000000" w:themeColor="text1"/>
          </w:rPr>
          <w:t>logreplies</w:t>
        </w:r>
        <w:r w:rsidR="00B5592A" w:rsidRPr="00B5592A">
          <w:rPr>
            <w:rFonts w:ascii="Times New Roman" w:hAnsi="Times New Roman" w:cs="Times New Roman"/>
            <w:color w:val="000000" w:themeColor="text1"/>
          </w:rPr>
          <w:t xml:space="preserve">) show statistically significant but relatively small negative associations with vulgarity, suggesting that tweets receiving higher engagement are slightly less likely to contain vulgar expressions. An exception is </w:t>
        </w:r>
      </w:ins>
      <w:r w:rsidR="00B5592A" w:rsidRPr="00B5592A">
        <w:rPr>
          <w:rFonts w:ascii="Times New Roman" w:hAnsi="Times New Roman" w:cs="Times New Roman"/>
          <w:color w:val="000000" w:themeColor="text1"/>
        </w:rPr>
        <w:t>quoted tweets (</w:t>
      </w:r>
      <w:r w:rsidR="00B5592A" w:rsidRPr="00B5592A">
        <w:rPr>
          <w:rFonts w:ascii="Times New Roman" w:hAnsi="Times New Roman" w:cs="Times New Roman"/>
          <w:i/>
          <w:iCs/>
          <w:color w:val="000000" w:themeColor="text1"/>
        </w:rPr>
        <w:t>logquotes</w:t>
      </w:r>
      <w:r w:rsidR="00B5592A" w:rsidRPr="00B5592A">
        <w:rPr>
          <w:rFonts w:ascii="Times New Roman" w:hAnsi="Times New Roman" w:cs="Times New Roman"/>
          <w:color w:val="000000" w:themeColor="text1"/>
        </w:rPr>
        <w:t xml:space="preserve">), </w:t>
      </w:r>
      <w:del w:id="1377" w:author="Author">
        <w:r w:rsidRPr="00942F9A">
          <w:rPr>
            <w:rFonts w:ascii="Times New Roman" w:hAnsi="Times New Roman" w:cs="Times New Roman"/>
            <w:color w:val="000000" w:themeColor="text1"/>
          </w:rPr>
          <w:delText>and replies (</w:delText>
        </w:r>
        <w:r w:rsidRPr="00942F9A">
          <w:rPr>
            <w:rFonts w:ascii="Times New Roman" w:hAnsi="Times New Roman" w:cs="Times New Roman"/>
            <w:i/>
            <w:iCs/>
            <w:color w:val="000000" w:themeColor="text1"/>
          </w:rPr>
          <w:delText>logreplies</w:delText>
        </w:r>
        <w:r w:rsidRPr="00942F9A">
          <w:rPr>
            <w:rFonts w:ascii="Times New Roman" w:hAnsi="Times New Roman" w:cs="Times New Roman"/>
            <w:color w:val="000000" w:themeColor="text1"/>
          </w:rPr>
          <w:delText>), show statistically significant but substantively weak associations with the likelihood of vulgarity. The number of followers (</w:delText>
        </w:r>
        <w:r w:rsidRPr="00942F9A">
          <w:rPr>
            <w:rFonts w:ascii="Times New Roman" w:hAnsi="Times New Roman" w:cs="Times New Roman"/>
            <w:i/>
            <w:iCs/>
            <w:color w:val="000000" w:themeColor="text1"/>
          </w:rPr>
          <w:delText>logfollowers</w:delText>
        </w:r>
        <w:r w:rsidRPr="00942F9A">
          <w:rPr>
            <w:rFonts w:ascii="Times New Roman" w:hAnsi="Times New Roman" w:cs="Times New Roman"/>
            <w:color w:val="000000" w:themeColor="text1"/>
          </w:rPr>
          <w:delText xml:space="preserve">) is </w:delText>
        </w:r>
      </w:del>
      <w:ins w:id="1378" w:author="Author">
        <w:r w:rsidR="00B5592A" w:rsidRPr="00B5592A">
          <w:rPr>
            <w:rFonts w:ascii="Times New Roman" w:hAnsi="Times New Roman" w:cs="Times New Roman"/>
            <w:color w:val="000000" w:themeColor="text1"/>
          </w:rPr>
          <w:t>which exhibit a positive effect, meaning that tweets involving quotes are more likely to include vulgarity than expected.</w:t>
        </w:r>
        <w:r w:rsidR="00B5592A">
          <w:rPr>
            <w:rFonts w:ascii="Times New Roman" w:hAnsi="Times New Roman" w:cs="Times New Roman"/>
            <w:color w:val="000000" w:themeColor="text1"/>
          </w:rPr>
          <w:t xml:space="preserve"> </w:t>
        </w:r>
        <w:r w:rsidR="00B5592A" w:rsidRPr="00B5592A">
          <w:rPr>
            <w:rFonts w:ascii="Times New Roman" w:hAnsi="Times New Roman" w:cs="Times New Roman"/>
            <w:color w:val="000000" w:themeColor="text1"/>
          </w:rPr>
          <w:t xml:space="preserve">It is important to note that the current model accounts only for main effects and does </w:t>
        </w:r>
      </w:ins>
      <w:r w:rsidR="00B5592A" w:rsidRPr="00B5592A">
        <w:rPr>
          <w:rFonts w:ascii="Times New Roman" w:hAnsi="Times New Roman" w:cs="Times New Roman"/>
          <w:color w:val="000000" w:themeColor="text1"/>
        </w:rPr>
        <w:t xml:space="preserve">not </w:t>
      </w:r>
      <w:del w:id="1379" w:author="Author">
        <w:r w:rsidRPr="00942F9A">
          <w:rPr>
            <w:rFonts w:ascii="Times New Roman" w:hAnsi="Times New Roman" w:cs="Times New Roman"/>
            <w:color w:val="000000" w:themeColor="text1"/>
          </w:rPr>
          <w:delText>reported as correlating significantly with the use of vulgarity which seemingly contradicts the results of the Boruta analysis. However, this only means that popularity of accounts has an effect only if it interacts with other factors but not by itself, i.e., as a main effect</w:delText>
        </w:r>
      </w:del>
      <w:ins w:id="1380" w:author="Author">
        <w:r w:rsidR="00B5592A" w:rsidRPr="00B5592A">
          <w:rPr>
            <w:rFonts w:ascii="Times New Roman" w:hAnsi="Times New Roman" w:cs="Times New Roman"/>
            <w:color w:val="000000" w:themeColor="text1"/>
          </w:rPr>
          <w:t>capture potential interactions among predictors, which may qualify or moderate these observed relationships</w:t>
        </w:r>
      </w:ins>
      <w:r w:rsidR="00B5592A" w:rsidRPr="00B5592A">
        <w:rPr>
          <w:rFonts w:ascii="Times New Roman" w:hAnsi="Times New Roman" w:cs="Times New Roman"/>
          <w:color w:val="000000" w:themeColor="text1"/>
        </w:rPr>
        <w:t>.</w:t>
      </w:r>
    </w:p>
    <w:p w14:paraId="39A3A0FE" w14:textId="77777777" w:rsidR="00490492" w:rsidRPr="00942F9A" w:rsidRDefault="00490492" w:rsidP="004C6735">
      <w:pPr>
        <w:spacing w:after="0"/>
        <w:ind w:firstLine="720"/>
        <w:rPr>
          <w:del w:id="1381" w:author="Author"/>
          <w:rFonts w:ascii="Times New Roman" w:hAnsi="Times New Roman" w:cs="Times New Roman"/>
          <w:color w:val="000000" w:themeColor="text1"/>
        </w:rPr>
      </w:pPr>
      <w:del w:id="1382" w:author="Author">
        <w:r w:rsidRPr="00942F9A">
          <w:rPr>
            <w:rFonts w:ascii="Times New Roman" w:hAnsi="Times New Roman" w:cs="Times New Roman"/>
            <w:color w:val="000000" w:themeColor="text1"/>
          </w:rPr>
          <w:delText xml:space="preserve">The analysis also highlights topic-related correlations: discourse on </w:delText>
        </w:r>
        <w:r w:rsidRPr="00942F9A">
          <w:rPr>
            <w:rFonts w:ascii="Times New Roman" w:hAnsi="Times New Roman" w:cs="Times New Roman"/>
            <w:i/>
            <w:iCs/>
            <w:color w:val="000000" w:themeColor="text1"/>
          </w:rPr>
          <w:delText>memes</w:delText>
        </w:r>
        <w:r w:rsidRPr="00942F9A">
          <w:rPr>
            <w:rFonts w:ascii="Times New Roman" w:hAnsi="Times New Roman" w:cs="Times New Roman"/>
            <w:color w:val="000000" w:themeColor="text1"/>
          </w:rPr>
          <w:delText xml:space="preserve">, as well as topics related to </w:delText>
        </w:r>
        <w:r w:rsidRPr="00942F9A">
          <w:rPr>
            <w:rFonts w:ascii="Times New Roman" w:hAnsi="Times New Roman" w:cs="Times New Roman"/>
            <w:i/>
            <w:iCs/>
            <w:color w:val="000000" w:themeColor="text1"/>
          </w:rPr>
          <w:delText>employment, fashion, food, science, mental health, pets, technology,</w:delText>
        </w:r>
        <w:r w:rsidRPr="00942F9A">
          <w:rPr>
            <w:rFonts w:ascii="Times New Roman" w:hAnsi="Times New Roman" w:cs="Times New Roman"/>
            <w:color w:val="000000" w:themeColor="text1"/>
          </w:rPr>
          <w:delText xml:space="preserve"> and </w:delText>
        </w:r>
        <w:r w:rsidRPr="00942F9A">
          <w:rPr>
            <w:rFonts w:ascii="Times New Roman" w:hAnsi="Times New Roman" w:cs="Times New Roman"/>
            <w:i/>
            <w:iCs/>
            <w:color w:val="000000" w:themeColor="text1"/>
          </w:rPr>
          <w:delText>porn</w:delText>
        </w:r>
        <w:r w:rsidRPr="00942F9A">
          <w:rPr>
            <w:rFonts w:ascii="Times New Roman" w:hAnsi="Times New Roman" w:cs="Times New Roman"/>
            <w:color w:val="000000" w:themeColor="text1"/>
          </w:rPr>
          <w:delText xml:space="preserve">, is associated with a higher likelihood of vulgar language use. In contrast, discussions about </w:delText>
        </w:r>
        <w:r w:rsidRPr="00942F9A">
          <w:rPr>
            <w:rFonts w:ascii="Times New Roman" w:hAnsi="Times New Roman" w:cs="Times New Roman"/>
            <w:i/>
            <w:iCs/>
            <w:color w:val="000000" w:themeColor="text1"/>
          </w:rPr>
          <w:delText>medical issues, relationships, transportation,</w:delText>
        </w:r>
        <w:r w:rsidRPr="00942F9A">
          <w:rPr>
            <w:rFonts w:ascii="Times New Roman" w:hAnsi="Times New Roman" w:cs="Times New Roman"/>
            <w:color w:val="000000" w:themeColor="text1"/>
          </w:rPr>
          <w:delText xml:space="preserve"> and </w:delText>
        </w:r>
        <w:r w:rsidRPr="00942F9A">
          <w:rPr>
            <w:rFonts w:ascii="Times New Roman" w:hAnsi="Times New Roman" w:cs="Times New Roman"/>
            <w:i/>
            <w:iCs/>
            <w:color w:val="000000" w:themeColor="text1"/>
          </w:rPr>
          <w:delText>shopping</w:delText>
        </w:r>
        <w:r w:rsidRPr="00942F9A">
          <w:rPr>
            <w:rFonts w:ascii="Times New Roman" w:hAnsi="Times New Roman" w:cs="Times New Roman"/>
            <w:color w:val="000000" w:themeColor="text1"/>
          </w:rPr>
          <w:delText xml:space="preserve"> tend to exhibit lower rates of vulgarity.</w:delText>
        </w:r>
      </w:del>
    </w:p>
    <w:p w14:paraId="1778644E" w14:textId="100A1BE5" w:rsidR="00B5592A" w:rsidRPr="00B5592A" w:rsidRDefault="00B5592A" w:rsidP="00B5592A">
      <w:pPr>
        <w:spacing w:after="0"/>
        <w:ind w:firstLine="720"/>
        <w:rPr>
          <w:ins w:id="1383" w:author="Author"/>
          <w:rFonts w:ascii="Times New Roman" w:hAnsi="Times New Roman" w:cs="Times New Roman"/>
          <w:color w:val="000000" w:themeColor="text1"/>
        </w:rPr>
      </w:pPr>
      <w:ins w:id="1384" w:author="Author">
        <w:r w:rsidRPr="00B5592A">
          <w:rPr>
            <w:rFonts w:ascii="Times New Roman" w:hAnsi="Times New Roman" w:cs="Times New Roman"/>
            <w:color w:val="000000" w:themeColor="text1"/>
          </w:rPr>
          <w:t xml:space="preserve">The regression analysis further underscores that the likelihood of vulgarity varies considerably across topics. Unsurprisingly, discourse related to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stands out with a dramatically higher odds ratio (OR = 9.84), indicating that tweets in this category are nearly ten times more likely to contain vulgar language compared to </w:t>
        </w:r>
        <w:r w:rsidRPr="00B5592A">
          <w:rPr>
            <w:rFonts w:ascii="Times New Roman" w:hAnsi="Times New Roman" w:cs="Times New Roman"/>
            <w:i/>
            <w:iCs/>
            <w:color w:val="000000" w:themeColor="text1"/>
          </w:rPr>
          <w:t>activism</w:t>
        </w:r>
        <w:r>
          <w:rPr>
            <w:rFonts w:ascii="Times New Roman" w:hAnsi="Times New Roman" w:cs="Times New Roman"/>
            <w:color w:val="000000" w:themeColor="text1"/>
          </w:rPr>
          <w:t xml:space="preserve"> (the baseline category against which other topics are compared)</w:t>
        </w:r>
        <w:r w:rsidRPr="00B5592A">
          <w:rPr>
            <w:rFonts w:ascii="Times New Roman" w:hAnsi="Times New Roman" w:cs="Times New Roman"/>
            <w:color w:val="000000" w:themeColor="text1"/>
          </w:rPr>
          <w:t xml:space="preserve">. Elevated odds of vulgarity are also observed, though to a much lesser degree, in topics such as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(OR = 1.36),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(OR = 1.22),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(OR = 1.21),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(OR = 1.18),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xml:space="preserve"> (OR = 1.14), and </w:t>
        </w:r>
        <w:r w:rsidRPr="00B5592A">
          <w:rPr>
            <w:rFonts w:ascii="Times New Roman" w:hAnsi="Times New Roman" w:cs="Times New Roman"/>
            <w:i/>
            <w:iCs/>
            <w:color w:val="000000" w:themeColor="text1"/>
          </w:rPr>
          <w:t>identity</w:t>
        </w:r>
        <w:r w:rsidRPr="00B5592A">
          <w:rPr>
            <w:rFonts w:ascii="Times New Roman" w:hAnsi="Times New Roman" w:cs="Times New Roman"/>
            <w:color w:val="000000" w:themeColor="text1"/>
          </w:rPr>
          <w:t xml:space="preserve"> (OR = 1.14). These findings suggest that vulgarity is more frequently employed in informal, entertainment-related, or socially expressive contexts.</w:t>
        </w:r>
      </w:ins>
    </w:p>
    <w:p w14:paraId="766DB4E4" w14:textId="27E2021C" w:rsidR="00B5592A" w:rsidRPr="00B5592A" w:rsidRDefault="00B5592A" w:rsidP="00B5592A">
      <w:pPr>
        <w:spacing w:after="0"/>
        <w:ind w:firstLine="720"/>
        <w:rPr>
          <w:ins w:id="1385" w:author="Author"/>
          <w:rFonts w:ascii="Times New Roman" w:hAnsi="Times New Roman" w:cs="Times New Roman"/>
          <w:color w:val="000000" w:themeColor="text1"/>
        </w:rPr>
      </w:pPr>
      <w:ins w:id="1386" w:author="Author">
        <w:r w:rsidRPr="00B5592A">
          <w:rPr>
            <w:rFonts w:ascii="Times New Roman" w:hAnsi="Times New Roman" w:cs="Times New Roman"/>
            <w:color w:val="000000" w:themeColor="text1"/>
          </w:rPr>
          <w:t xml:space="preserve">In contrast, a large set of topics shows significantly lower associations with vulgarity than </w:t>
        </w:r>
        <w:r w:rsidRPr="00B5592A">
          <w:rPr>
            <w:rFonts w:ascii="Times New Roman" w:hAnsi="Times New Roman" w:cs="Times New Roman"/>
            <w:i/>
            <w:iCs/>
            <w:color w:val="000000" w:themeColor="text1"/>
          </w:rPr>
          <w:t>activism</w:t>
        </w:r>
        <w:r w:rsidRPr="00B5592A">
          <w:rPr>
            <w:rFonts w:ascii="Times New Roman" w:hAnsi="Times New Roman" w:cs="Times New Roman"/>
            <w:color w:val="000000" w:themeColor="text1"/>
          </w:rPr>
          <w:t xml:space="preserve">. This includes discussions around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(OR = 0.31), </w:t>
        </w:r>
        <w:r w:rsidRPr="00B5592A">
          <w:rPr>
            <w:rFonts w:ascii="Times New Roman" w:hAnsi="Times New Roman" w:cs="Times New Roman"/>
            <w:i/>
            <w:iCs/>
            <w:color w:val="000000" w:themeColor="text1"/>
          </w:rPr>
          <w:t>AI innovation</w:t>
        </w:r>
        <w:r w:rsidRPr="00B5592A">
          <w:rPr>
            <w:rFonts w:ascii="Times New Roman" w:hAnsi="Times New Roman" w:cs="Times New Roman"/>
            <w:color w:val="000000" w:themeColor="text1"/>
          </w:rPr>
          <w:t xml:space="preserve"> (OR = 0.37),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(OR = 0.41), and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 xml:space="preserve"> (OR = 0.55), all of which indicate substantially reduced odds of vulgarity.</w:t>
        </w:r>
        <w:r w:rsidR="00451529">
          <w:rPr>
            <w:rStyle w:val="FootnoteReference"/>
            <w:rFonts w:ascii="Times New Roman" w:hAnsi="Times New Roman" w:cs="Times New Roman"/>
            <w:color w:val="000000" w:themeColor="text1"/>
          </w:rPr>
          <w:footnoteReference w:id="14"/>
        </w:r>
        <w:r w:rsidRPr="00B5592A">
          <w:rPr>
            <w:rFonts w:ascii="Times New Roman" w:hAnsi="Times New Roman" w:cs="Times New Roman"/>
            <w:color w:val="000000" w:themeColor="text1"/>
          </w:rPr>
          <w:t xml:space="preserve"> Similarly, topics such as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shopping</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(OR = 0.60), </w:t>
        </w:r>
        <w:r w:rsidRPr="00B5592A">
          <w:rPr>
            <w:rFonts w:ascii="Times New Roman" w:hAnsi="Times New Roman" w:cs="Times New Roman"/>
            <w:i/>
            <w:iCs/>
            <w:color w:val="000000" w:themeColor="text1"/>
          </w:rPr>
          <w:t>other/unspecified</w:t>
        </w:r>
        <w:r w:rsidRPr="00B5592A">
          <w:rPr>
            <w:rFonts w:ascii="Times New Roman" w:hAnsi="Times New Roman" w:cs="Times New Roman"/>
            <w:color w:val="000000" w:themeColor="text1"/>
          </w:rPr>
          <w:t xml:space="preserve"> (OR = 0.61), and </w:t>
        </w:r>
        <w:r w:rsidRPr="00B5592A">
          <w:rPr>
            <w:rFonts w:ascii="Times New Roman" w:hAnsi="Times New Roman" w:cs="Times New Roman"/>
            <w:i/>
            <w:iCs/>
            <w:color w:val="000000" w:themeColor="text1"/>
          </w:rPr>
          <w:t>transport</w:t>
        </w:r>
        <w:r w:rsidRPr="00B5592A">
          <w:rPr>
            <w:rFonts w:ascii="Times New Roman" w:hAnsi="Times New Roman" w:cs="Times New Roman"/>
            <w:color w:val="000000" w:themeColor="text1"/>
          </w:rPr>
          <w:t xml:space="preserve"> (OR = 0.62) are also comparatively unlikely to feature vulgar expressions.</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 xml:space="preserve">Moderately lower odds are found in domains such as </w:t>
        </w:r>
        <w:r w:rsidRPr="00B5592A">
          <w:rPr>
            <w:rFonts w:ascii="Times New Roman" w:hAnsi="Times New Roman" w:cs="Times New Roman"/>
            <w:i/>
            <w:iCs/>
            <w:color w:val="000000" w:themeColor="text1"/>
          </w:rPr>
          <w:t>finance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media</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medical issues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politics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sports</w:t>
        </w:r>
        <w:r w:rsidRPr="00B5592A">
          <w:rPr>
            <w:rFonts w:ascii="Times New Roman" w:hAnsi="Times New Roman" w:cs="Times New Roman"/>
            <w:color w:val="000000" w:themeColor="text1"/>
          </w:rPr>
          <w:t xml:space="preserve">, and </w:t>
        </w:r>
        <w:r w:rsidRPr="00B5592A">
          <w:rPr>
            <w:rFonts w:ascii="Times New Roman" w:hAnsi="Times New Roman" w:cs="Times New Roman"/>
            <w:i/>
            <w:iCs/>
            <w:color w:val="000000" w:themeColor="text1"/>
          </w:rPr>
          <w:t>technology</w:t>
        </w:r>
        <w:r w:rsidRPr="00B5592A">
          <w:rPr>
            <w:rFonts w:ascii="Times New Roman" w:hAnsi="Times New Roman" w:cs="Times New Roman"/>
            <w:color w:val="000000" w:themeColor="text1"/>
          </w:rPr>
          <w:t xml:space="preserve"> (all ORs between 0.60 and 0.82). This pattern suggests that vulgarity is less tolerated or less functional in discussions that centre on professional, institutional, or public domains.</w:t>
        </w:r>
      </w:ins>
    </w:p>
    <w:p w14:paraId="00E3B623" w14:textId="3F2933CB" w:rsidR="00B5592A" w:rsidRDefault="00B5592A" w:rsidP="00B5592A">
      <w:pPr>
        <w:spacing w:after="0"/>
        <w:ind w:firstLine="720"/>
        <w:rPr>
          <w:ins w:id="1388" w:author="Author"/>
          <w:rFonts w:ascii="Times New Roman" w:hAnsi="Times New Roman" w:cs="Times New Roman"/>
          <w:color w:val="000000" w:themeColor="text1"/>
        </w:rPr>
      </w:pPr>
      <w:ins w:id="1389" w:author="Author">
        <w:r w:rsidRPr="00B5592A">
          <w:rPr>
            <w:rFonts w:ascii="Times New Roman" w:hAnsi="Times New Roman" w:cs="Times New Roman"/>
            <w:color w:val="000000" w:themeColor="text1"/>
          </w:rPr>
          <w:t>Taken together, these results highlight stark contrasts in the communicative environments where vulgarity is more or less prevalent. Vulgar language is especially salient in playful or identity-driven discourse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but it is notably constrained in formal, policy-oriented, or informational domains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w:t>
        </w:r>
      </w:ins>
    </w:p>
    <w:p w14:paraId="0D95E933" w14:textId="77777777" w:rsidR="00EF13EC" w:rsidRPr="00942F9A" w:rsidRDefault="00F339BA" w:rsidP="00EF13EC">
      <w:pPr>
        <w:spacing w:after="0"/>
        <w:ind w:firstLine="360"/>
        <w:rPr>
          <w:rFonts w:ascii="Times New Roman" w:hAnsi="Times New Roman" w:cs="Times New Roman"/>
          <w:color w:val="000000" w:themeColor="text1"/>
        </w:rPr>
      </w:pPr>
      <w:r w:rsidRPr="00942F9A">
        <w:rPr>
          <w:rFonts w:ascii="Times New Roman" w:hAnsi="Times New Roman" w:cs="Times New Roman"/>
          <w:color w:val="000000" w:themeColor="text1"/>
        </w:rPr>
        <w:t>The following section examines the results of the analysis in relation to existing research, highlighting key findings and their implications. It also addresses potential limitations and challenges, discusses the contributions of this study, and explores directions for future research in this area.</w:t>
      </w:r>
    </w:p>
    <w:p w14:paraId="24A467C3" w14:textId="77777777" w:rsidR="00EF13EC" w:rsidRPr="00942F9A" w:rsidRDefault="00EF13EC" w:rsidP="00EF13EC">
      <w:pPr>
        <w:spacing w:after="0"/>
        <w:rPr>
          <w:rFonts w:ascii="Times New Roman" w:hAnsi="Times New Roman" w:cs="Times New Roman"/>
          <w:color w:val="000000" w:themeColor="text1"/>
        </w:rPr>
      </w:pPr>
    </w:p>
    <w:p w14:paraId="558054ED" w14:textId="1243F858" w:rsidR="00CF3C56" w:rsidRPr="00942F9A" w:rsidRDefault="00C3018A" w:rsidP="00EF13E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5</w:t>
      </w:r>
      <w:r w:rsidR="00EF13EC" w:rsidRPr="00942F9A">
        <w:rPr>
          <w:rFonts w:ascii="Times New Roman" w:hAnsi="Times New Roman" w:cs="Times New Roman"/>
          <w:b/>
          <w:bCs/>
          <w:color w:val="000000" w:themeColor="text1"/>
        </w:rPr>
        <w:t xml:space="preserve">. </w:t>
      </w:r>
      <w:r w:rsidR="00CF3C56" w:rsidRPr="00942F9A">
        <w:rPr>
          <w:rFonts w:ascii="Times New Roman" w:hAnsi="Times New Roman" w:cs="Times New Roman"/>
          <w:b/>
          <w:bCs/>
          <w:color w:val="000000" w:themeColor="text1"/>
        </w:rPr>
        <w:t>Discussion</w:t>
      </w:r>
    </w:p>
    <w:p w14:paraId="4CCEC4A0" w14:textId="5F6DCD0C" w:rsidR="00602D42" w:rsidRPr="00942F9A" w:rsidRDefault="00602D42"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Overall, the findings of this study contribute to a growing understanding of how vulgarity functions in online discourse. While confirming several established patterns</w:t>
      </w:r>
      <w:del w:id="1390" w:author="Author">
        <w:r w:rsidRPr="00942F9A">
          <w:rPr>
            <w:rFonts w:ascii="Times New Roman" w:hAnsi="Times New Roman" w:cs="Times New Roman"/>
            <w:color w:val="000000" w:themeColor="text1"/>
          </w:rPr>
          <w:delText>—</w:delText>
        </w:r>
      </w:del>
      <w:ins w:id="1391" w:author="Author">
        <w:r w:rsidR="00D17224">
          <w:rPr>
            <w:rFonts w:ascii="Times New Roman" w:hAnsi="Times New Roman" w:cs="Times New Roman"/>
            <w:color w:val="000000" w:themeColor="text1"/>
          </w:rPr>
          <w:t xml:space="preserve"> – </w:t>
        </w:r>
      </w:ins>
      <w:r w:rsidRPr="00942F9A">
        <w:rPr>
          <w:rFonts w:ascii="Times New Roman" w:hAnsi="Times New Roman" w:cs="Times New Roman"/>
          <w:color w:val="000000" w:themeColor="text1"/>
        </w:rPr>
        <w:t xml:space="preserve">such as the </w:t>
      </w:r>
      <w:del w:id="1392" w:author="Author">
        <w:r w:rsidRPr="00942F9A">
          <w:rPr>
            <w:rFonts w:ascii="Times New Roman" w:hAnsi="Times New Roman" w:cs="Times New Roman"/>
            <w:color w:val="000000" w:themeColor="text1"/>
          </w:rPr>
          <w:delText xml:space="preserve">strong </w:delText>
        </w:r>
      </w:del>
      <w:r w:rsidRPr="00942F9A">
        <w:rPr>
          <w:rFonts w:ascii="Times New Roman" w:hAnsi="Times New Roman" w:cs="Times New Roman"/>
          <w:color w:val="000000" w:themeColor="text1"/>
        </w:rPr>
        <w:t>influence of regional linguistic conventions and the social functions of swearing</w:t>
      </w:r>
      <w:del w:id="1393" w:author="Author">
        <w:r w:rsidRPr="00942F9A">
          <w:rPr>
            <w:rFonts w:ascii="Times New Roman" w:hAnsi="Times New Roman" w:cs="Times New Roman"/>
            <w:color w:val="000000" w:themeColor="text1"/>
          </w:rPr>
          <w:delText>—</w:delText>
        </w:r>
      </w:del>
      <w:ins w:id="1394" w:author="Author">
        <w:r w:rsidR="00D17224">
          <w:rPr>
            <w:rFonts w:ascii="Times New Roman" w:hAnsi="Times New Roman" w:cs="Times New Roman"/>
            <w:color w:val="000000" w:themeColor="text1"/>
          </w:rPr>
          <w:t xml:space="preserve"> – </w:t>
        </w:r>
      </w:ins>
      <w:r w:rsidRPr="00942F9A">
        <w:rPr>
          <w:rFonts w:ascii="Times New Roman" w:hAnsi="Times New Roman" w:cs="Times New Roman"/>
          <w:color w:val="000000" w:themeColor="text1"/>
        </w:rPr>
        <w:t xml:space="preserve">this study also extends previous work by demonstrating how these factors interact with digital communication structures, including audience size and topical relevance. These results suggest that despite the global reach of </w:t>
      </w:r>
      <w:r w:rsidR="00BD78B4" w:rsidRPr="00942F9A">
        <w:rPr>
          <w:rFonts w:ascii="Times New Roman" w:hAnsi="Times New Roman" w:cs="Times New Roman"/>
          <w:color w:val="000000" w:themeColor="text1"/>
        </w:rPr>
        <w:t>this social media application</w:t>
      </w:r>
      <w:r w:rsidRPr="00942F9A">
        <w:rPr>
          <w:rFonts w:ascii="Times New Roman" w:hAnsi="Times New Roman" w:cs="Times New Roman"/>
          <w:color w:val="000000" w:themeColor="text1"/>
        </w:rPr>
        <w:t>, regional norms continue to shape the pragmatics of vulgarity. The following section will discuss these findings and propose future directions for research.</w:t>
      </w:r>
    </w:p>
    <w:p w14:paraId="4AE3DE79" w14:textId="0F629921" w:rsidR="007B1392" w:rsidRPr="00942F9A" w:rsidRDefault="007D551D"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findings align with and extend previous research on vulgarity in digital communication, sociolinguistic variation, and swearing as a social practice. In particular, the results support existing claims about the role of cultural norms in shaping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(Stapleton, 2010; Jay </w:t>
      </w:r>
      <w:r w:rsidR="00C3018A"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w:t>
      </w:r>
      <w:del w:id="1395" w:author="Author">
        <w:r w:rsidRPr="00942F9A">
          <w:rPr>
            <w:rFonts w:ascii="Times New Roman" w:hAnsi="Times New Roman" w:cs="Times New Roman"/>
            <w:color w:val="000000" w:themeColor="text1"/>
          </w:rPr>
          <w:delText>)</w:delText>
        </w:r>
      </w:del>
      <w:ins w:id="1396" w:author="Author">
        <w:r w:rsidRPr="00942F9A">
          <w:rPr>
            <w:rFonts w:ascii="Times New Roman" w:hAnsi="Times New Roman" w:cs="Times New Roman"/>
            <w:color w:val="000000" w:themeColor="text1"/>
          </w:rPr>
          <w:t>)</w:t>
        </w:r>
        <w:r w:rsidR="00696656">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and highlight the influence of regional linguistic conventions on the lexical choices of vulgarity (McEnery, 2006; Beers Fägersten, 2012</w:t>
      </w:r>
      <w:del w:id="1397" w:author="Author">
        <w:r w:rsidRPr="00942F9A">
          <w:rPr>
            <w:rFonts w:ascii="Times New Roman" w:hAnsi="Times New Roman" w:cs="Times New Roman"/>
            <w:color w:val="000000" w:themeColor="text1"/>
          </w:rPr>
          <w:delText>).</w:delText>
        </w:r>
      </w:del>
      <w:ins w:id="1398" w:author="Author">
        <w:r w:rsidR="00E328FB">
          <w:rPr>
            <w:rFonts w:ascii="Times New Roman" w:hAnsi="Times New Roman" w:cs="Times New Roman"/>
            <w:color w:val="000000" w:themeColor="text1"/>
          </w:rPr>
          <w:t>; Schweinberger and Burridge, 2025</w:t>
        </w:r>
        <w:r w:rsidRPr="00942F9A">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The observed differences in vulgarity use across the United States, the United Kingdom, and Australia further reinforce the notion that swearing is a socioculturally embedded phenomenon, governed by pragmatic considerations and regional linguistic variation (Dynel, 2012; Bednarek, 2019).</w:t>
      </w:r>
    </w:p>
    <w:p w14:paraId="27C8A83E" w14:textId="010BEFDA" w:rsidR="0078168A" w:rsidRPr="00942F9A" w:rsidRDefault="00541D96"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Specifically, t</w:t>
      </w:r>
      <w:r w:rsidR="00CE0FE9" w:rsidRPr="00942F9A">
        <w:rPr>
          <w:rFonts w:ascii="Times New Roman" w:hAnsi="Times New Roman" w:cs="Times New Roman"/>
          <w:color w:val="000000" w:themeColor="text1"/>
        </w:rPr>
        <w:t>he results confirm that vulgar language constitutes a small but socially and pragmatically significant portion of Twitter discourse</w:t>
      </w:r>
      <w:ins w:id="1399" w:author="Author">
        <w:r w:rsidR="00696656">
          <w:rPr>
            <w:rFonts w:ascii="Times New Roman" w:hAnsi="Times New Roman" w:cs="Times New Roman"/>
            <w:color w:val="000000" w:themeColor="text1"/>
          </w:rPr>
          <w:t>,</w:t>
        </w:r>
      </w:ins>
      <w:r w:rsidR="0043657D" w:rsidRPr="00942F9A">
        <w:rPr>
          <w:rFonts w:ascii="Times New Roman" w:hAnsi="Times New Roman" w:cs="Times New Roman"/>
          <w:color w:val="000000" w:themeColor="text1"/>
        </w:rPr>
        <w:t xml:space="preserve"> </w:t>
      </w:r>
      <w:r w:rsidR="00703F89" w:rsidRPr="00942F9A">
        <w:rPr>
          <w:rFonts w:ascii="Times New Roman" w:hAnsi="Times New Roman" w:cs="Times New Roman"/>
          <w:color w:val="000000" w:themeColor="text1"/>
        </w:rPr>
        <w:t>thus confirming the results of Wang et al. (201</w:t>
      </w:r>
      <w:r w:rsidR="00B51F7B" w:rsidRPr="00942F9A">
        <w:rPr>
          <w:rFonts w:ascii="Times New Roman" w:hAnsi="Times New Roman" w:cs="Times New Roman"/>
          <w:color w:val="000000" w:themeColor="text1"/>
        </w:rPr>
        <w:t>4</w:t>
      </w:r>
      <w:r w:rsidR="00703F89" w:rsidRPr="00942F9A">
        <w:rPr>
          <w:rFonts w:ascii="Times New Roman" w:hAnsi="Times New Roman" w:cs="Times New Roman"/>
          <w:color w:val="000000" w:themeColor="text1"/>
        </w:rPr>
        <w:t>)</w:t>
      </w:r>
      <w:r w:rsidR="00CE0FE9" w:rsidRPr="00942F9A">
        <w:rPr>
          <w:rFonts w:ascii="Times New Roman" w:hAnsi="Times New Roman" w:cs="Times New Roman"/>
          <w:color w:val="000000" w:themeColor="text1"/>
        </w:rPr>
        <w:t>. While only a fraction of all tweets contain</w:t>
      </w:r>
      <w:r w:rsidR="00CE68CD" w:rsidRPr="00942F9A">
        <w:rPr>
          <w:rFonts w:ascii="Times New Roman" w:hAnsi="Times New Roman" w:cs="Times New Roman"/>
          <w:color w:val="000000" w:themeColor="text1"/>
        </w:rPr>
        <w:t>s</w:t>
      </w:r>
      <w:r w:rsidR="00CE0FE9" w:rsidRPr="00942F9A">
        <w:rPr>
          <w:rFonts w:ascii="Times New Roman" w:hAnsi="Times New Roman" w:cs="Times New Roman"/>
          <w:color w:val="000000" w:themeColor="text1"/>
        </w:rPr>
        <w:t xml:space="preserve"> vulgarity</w:t>
      </w:r>
      <w:r w:rsidR="00A9704A" w:rsidRPr="00942F9A">
        <w:rPr>
          <w:rFonts w:ascii="Times New Roman" w:hAnsi="Times New Roman" w:cs="Times New Roman"/>
          <w:color w:val="000000" w:themeColor="text1"/>
        </w:rPr>
        <w:t xml:space="preserve"> (</w:t>
      </w:r>
      <w:del w:id="1400" w:author="Author">
        <w:r w:rsidR="00A9704A" w:rsidRPr="00942F9A">
          <w:rPr>
            <w:rFonts w:ascii="Times New Roman" w:hAnsi="Times New Roman" w:cs="Times New Roman"/>
            <w:color w:val="000000" w:themeColor="text1"/>
          </w:rPr>
          <w:delText>5.17</w:delText>
        </w:r>
      </w:del>
      <w:ins w:id="1401" w:author="Author">
        <w:r w:rsidR="003744ED">
          <w:rPr>
            <w:rFonts w:ascii="Times New Roman" w:hAnsi="Times New Roman" w:cs="Times New Roman"/>
            <w:color w:val="000000" w:themeColor="text1"/>
          </w:rPr>
          <w:t>4.41</w:t>
        </w:r>
      </w:ins>
      <w:r w:rsidR="00A9704A" w:rsidRPr="00942F9A">
        <w:rPr>
          <w:rFonts w:ascii="Times New Roman" w:hAnsi="Times New Roman" w:cs="Times New Roman"/>
          <w:color w:val="000000" w:themeColor="text1"/>
        </w:rPr>
        <w:t xml:space="preserve"> percent)</w:t>
      </w:r>
      <w:r w:rsidR="00CE0FE9" w:rsidRPr="00942F9A">
        <w:rPr>
          <w:rFonts w:ascii="Times New Roman" w:hAnsi="Times New Roman" w:cs="Times New Roman"/>
          <w:color w:val="000000" w:themeColor="text1"/>
        </w:rPr>
        <w:t>, a substantial percentage of users engage in vulgar discourse at least once</w:t>
      </w:r>
      <w:r w:rsidR="00A9704A" w:rsidRPr="00942F9A">
        <w:rPr>
          <w:rFonts w:ascii="Times New Roman" w:hAnsi="Times New Roman" w:cs="Times New Roman"/>
          <w:color w:val="000000" w:themeColor="text1"/>
        </w:rPr>
        <w:t xml:space="preserve"> (</w:t>
      </w:r>
      <w:del w:id="1402" w:author="Author">
        <w:r w:rsidR="00A9704A" w:rsidRPr="00942F9A">
          <w:rPr>
            <w:rFonts w:ascii="Times New Roman" w:hAnsi="Times New Roman" w:cs="Times New Roman"/>
            <w:color w:val="000000" w:themeColor="text1"/>
          </w:rPr>
          <w:delText>48.73</w:delText>
        </w:r>
      </w:del>
      <w:ins w:id="1403" w:author="Author">
        <w:r w:rsidR="00A9704A" w:rsidRPr="00942F9A">
          <w:rPr>
            <w:rFonts w:ascii="Times New Roman" w:hAnsi="Times New Roman" w:cs="Times New Roman"/>
            <w:color w:val="000000" w:themeColor="text1"/>
          </w:rPr>
          <w:t>4</w:t>
        </w:r>
        <w:r w:rsidR="003744ED">
          <w:rPr>
            <w:rFonts w:ascii="Times New Roman" w:hAnsi="Times New Roman" w:cs="Times New Roman"/>
            <w:color w:val="000000" w:themeColor="text1"/>
          </w:rPr>
          <w:t>9</w:t>
        </w:r>
        <w:r w:rsidR="00A9704A" w:rsidRPr="00942F9A">
          <w:rPr>
            <w:rFonts w:ascii="Times New Roman" w:hAnsi="Times New Roman" w:cs="Times New Roman"/>
            <w:color w:val="000000" w:themeColor="text1"/>
          </w:rPr>
          <w:t>.3</w:t>
        </w:r>
      </w:ins>
      <w:r w:rsidR="00A9704A" w:rsidRPr="00942F9A">
        <w:rPr>
          <w:rFonts w:ascii="Times New Roman" w:hAnsi="Times New Roman" w:cs="Times New Roman"/>
          <w:color w:val="000000" w:themeColor="text1"/>
        </w:rPr>
        <w:t xml:space="preserve"> percent)</w:t>
      </w:r>
      <w:r w:rsidR="00CE0FE9" w:rsidRPr="00942F9A">
        <w:rPr>
          <w:rFonts w:ascii="Times New Roman" w:hAnsi="Times New Roman" w:cs="Times New Roman"/>
          <w:color w:val="000000" w:themeColor="text1"/>
        </w:rPr>
        <w:t>, albeit sparingly</w:t>
      </w:r>
      <w:r w:rsidR="00A9704A" w:rsidRPr="00942F9A">
        <w:rPr>
          <w:rFonts w:ascii="Times New Roman" w:hAnsi="Times New Roman" w:cs="Times New Roman"/>
          <w:color w:val="000000" w:themeColor="text1"/>
        </w:rPr>
        <w:t xml:space="preserve"> (0.</w:t>
      </w:r>
      <w:del w:id="1404" w:author="Author">
        <w:r w:rsidR="00A9704A" w:rsidRPr="00942F9A">
          <w:rPr>
            <w:rFonts w:ascii="Times New Roman" w:hAnsi="Times New Roman" w:cs="Times New Roman"/>
            <w:color w:val="000000" w:themeColor="text1"/>
          </w:rPr>
          <w:delText>37</w:delText>
        </w:r>
      </w:del>
      <w:ins w:id="1405" w:author="Author">
        <w:r w:rsidR="00A9704A" w:rsidRPr="00942F9A">
          <w:rPr>
            <w:rFonts w:ascii="Times New Roman" w:hAnsi="Times New Roman" w:cs="Times New Roman"/>
            <w:color w:val="000000" w:themeColor="text1"/>
          </w:rPr>
          <w:t>3</w:t>
        </w:r>
        <w:r w:rsidR="003744ED">
          <w:rPr>
            <w:rFonts w:ascii="Times New Roman" w:hAnsi="Times New Roman" w:cs="Times New Roman"/>
            <w:color w:val="000000" w:themeColor="text1"/>
          </w:rPr>
          <w:t>6</w:t>
        </w:r>
      </w:ins>
      <w:r w:rsidR="00A9704A" w:rsidRPr="00942F9A">
        <w:rPr>
          <w:rFonts w:ascii="Times New Roman" w:hAnsi="Times New Roman" w:cs="Times New Roman"/>
          <w:color w:val="000000" w:themeColor="text1"/>
        </w:rPr>
        <w:t xml:space="preserve"> percent of all tokens are identified as vulgar in this analysis)</w:t>
      </w:r>
      <w:r w:rsidR="00CE0FE9" w:rsidRPr="00942F9A">
        <w:rPr>
          <w:rFonts w:ascii="Times New Roman" w:hAnsi="Times New Roman" w:cs="Times New Roman"/>
          <w:color w:val="000000" w:themeColor="text1"/>
        </w:rPr>
        <w:t xml:space="preserve">. </w:t>
      </w:r>
    </w:p>
    <w:p w14:paraId="61E73668" w14:textId="2628AA89"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regional variation in vulgarity use </w:t>
      </w:r>
      <w:r w:rsidR="00083BFB" w:rsidRPr="00942F9A">
        <w:rPr>
          <w:rFonts w:ascii="Times New Roman" w:hAnsi="Times New Roman" w:cs="Times New Roman"/>
          <w:color w:val="000000" w:themeColor="text1"/>
        </w:rPr>
        <w:t>observed</w:t>
      </w:r>
      <w:r w:rsidRPr="00942F9A">
        <w:rPr>
          <w:rFonts w:ascii="Times New Roman" w:hAnsi="Times New Roman" w:cs="Times New Roman"/>
          <w:color w:val="000000" w:themeColor="text1"/>
        </w:rPr>
        <w:t xml:space="preserve"> echoes findings from studies on swearing in spoken English (McEnery, 2006; Murphy, 20</w:t>
      </w:r>
      <w:r w:rsidR="00B055F7" w:rsidRPr="00942F9A">
        <w:rPr>
          <w:rFonts w:ascii="Times New Roman" w:hAnsi="Times New Roman" w:cs="Times New Roman"/>
          <w:color w:val="000000" w:themeColor="text1"/>
        </w:rPr>
        <w:t>09</w:t>
      </w:r>
      <w:r w:rsidRPr="00942F9A">
        <w:rPr>
          <w:rFonts w:ascii="Times New Roman" w:hAnsi="Times New Roman" w:cs="Times New Roman"/>
          <w:color w:val="000000" w:themeColor="text1"/>
        </w:rPr>
        <w:t>) and online discourse (Wang et al., 201</w:t>
      </w:r>
      <w:r w:rsidR="00B51F7B" w:rsidRPr="00942F9A">
        <w:rPr>
          <w:rFonts w:ascii="Times New Roman" w:hAnsi="Times New Roman" w:cs="Times New Roman"/>
          <w:color w:val="000000" w:themeColor="text1"/>
        </w:rPr>
        <w:t>4</w:t>
      </w:r>
      <w:r w:rsidRPr="00942F9A">
        <w:rPr>
          <w:rFonts w:ascii="Times New Roman" w:hAnsi="Times New Roman" w:cs="Times New Roman"/>
          <w:color w:val="000000" w:themeColor="text1"/>
        </w:rPr>
        <w:t xml:space="preserve">). The prevalence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across all varieties supports previous claims that it is among the most frequent swear words in English, regardless of modality (Jay, 2009</w:t>
      </w:r>
      <w:r w:rsidR="0078168A"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However, the differentiation in lexical choices, with Americans </w:t>
      </w:r>
      <w:r w:rsidR="00757891" w:rsidRPr="00942F9A">
        <w:rPr>
          <w:rFonts w:ascii="Times New Roman" w:hAnsi="Times New Roman" w:cs="Times New Roman"/>
          <w:color w:val="000000" w:themeColor="text1"/>
        </w:rPr>
        <w:t>favouring</w:t>
      </w:r>
      <w:r w:rsidRPr="00942F9A">
        <w:rPr>
          <w:rFonts w:ascii="Times New Roman" w:hAnsi="Times New Roman" w:cs="Times New Roman"/>
          <w:color w:val="000000" w:themeColor="text1"/>
        </w:rPr>
        <w:t xml:space="preserve"> general profanity and racial slurs while British and Australian users display a stronger preference for </w:t>
      </w:r>
      <w:r w:rsidR="00A9704A" w:rsidRPr="00942F9A">
        <w:rPr>
          <w:rFonts w:ascii="Times New Roman" w:hAnsi="Times New Roman" w:cs="Times New Roman"/>
          <w:i/>
          <w:iCs/>
          <w:color w:val="000000" w:themeColor="text1"/>
        </w:rPr>
        <w:t>bloody</w:t>
      </w:r>
      <w:r w:rsidRPr="00942F9A">
        <w:rPr>
          <w:rFonts w:ascii="Times New Roman" w:hAnsi="Times New Roman" w:cs="Times New Roman"/>
          <w:color w:val="000000" w:themeColor="text1"/>
        </w:rPr>
        <w:t xml:space="preserve">, </w:t>
      </w:r>
      <w:r w:rsidR="00A9704A" w:rsidRPr="00942F9A">
        <w:rPr>
          <w:rFonts w:ascii="Times New Roman" w:hAnsi="Times New Roman" w:cs="Times New Roman"/>
          <w:i/>
          <w:iCs/>
          <w:color w:val="000000" w:themeColor="text1"/>
        </w:rPr>
        <w:t>wank</w:t>
      </w:r>
      <w:r w:rsidRPr="00942F9A">
        <w:rPr>
          <w:rFonts w:ascii="Times New Roman" w:hAnsi="Times New Roman" w:cs="Times New Roman"/>
          <w:color w:val="000000" w:themeColor="text1"/>
        </w:rPr>
        <w:t xml:space="preserve">, and </w:t>
      </w:r>
      <w:r w:rsidR="00A9704A" w:rsidRPr="00942F9A">
        <w:rPr>
          <w:rFonts w:ascii="Times New Roman" w:hAnsi="Times New Roman" w:cs="Times New Roman"/>
          <w:i/>
          <w:iCs/>
          <w:color w:val="000000" w:themeColor="text1"/>
        </w:rPr>
        <w:t>twat</w:t>
      </w:r>
      <w:r w:rsidRPr="00942F9A">
        <w:rPr>
          <w:rFonts w:ascii="Times New Roman" w:hAnsi="Times New Roman" w:cs="Times New Roman"/>
          <w:color w:val="000000" w:themeColor="text1"/>
        </w:rPr>
        <w:t xml:space="preserve">, confirms that certain terms remain regionally marked despite the global nature of social media (Bruns </w:t>
      </w:r>
      <w:del w:id="1406" w:author="Author">
        <w:r w:rsidR="00CE11F2" w:rsidRPr="00942F9A">
          <w:rPr>
            <w:rFonts w:ascii="Times New Roman" w:hAnsi="Times New Roman" w:cs="Times New Roman"/>
            <w:color w:val="000000" w:themeColor="text1"/>
          </w:rPr>
          <w:delText>&amp;</w:delText>
        </w:r>
      </w:del>
      <w:ins w:id="1407" w:author="Author">
        <w:r w:rsidR="00800ED4">
          <w:rPr>
            <w:rFonts w:ascii="Times New Roman" w:hAnsi="Times New Roman" w:cs="Times New Roman"/>
            <w:color w:val="000000" w:themeColor="text1"/>
          </w:rPr>
          <w:t>and</w:t>
        </w:r>
      </w:ins>
      <w:r w:rsidR="00800ED4" w:rsidRPr="00942F9A">
        <w:rPr>
          <w:rFonts w:ascii="Times New Roman" w:hAnsi="Times New Roman" w:cs="Times New Roman"/>
          <w:color w:val="000000" w:themeColor="text1"/>
        </w:rPr>
        <w:t xml:space="preserve"> </w:t>
      </w:r>
      <w:r w:rsidR="00CE11F2" w:rsidRPr="00942F9A">
        <w:rPr>
          <w:rFonts w:ascii="Times New Roman" w:hAnsi="Times New Roman" w:cs="Times New Roman"/>
          <w:color w:val="000000" w:themeColor="text1"/>
        </w:rPr>
        <w:t>Burgess</w:t>
      </w:r>
      <w:del w:id="1408" w:author="Author">
        <w:r w:rsidR="00CE11F2" w:rsidRPr="00942F9A">
          <w:rPr>
            <w:rFonts w:ascii="Times New Roman" w:hAnsi="Times New Roman" w:cs="Times New Roman"/>
            <w:color w:val="000000" w:themeColor="text1"/>
          </w:rPr>
          <w:delText xml:space="preserve"> </w:delText>
        </w:r>
      </w:del>
      <w:r w:rsidRPr="00942F9A">
        <w:rPr>
          <w:rFonts w:ascii="Times New Roman" w:hAnsi="Times New Roman" w:cs="Times New Roman"/>
          <w:color w:val="000000" w:themeColor="text1"/>
        </w:rPr>
        <w:t>, 2011; Beers Fägersten, 2012).</w:t>
      </w:r>
    </w:p>
    <w:p w14:paraId="7E1F1CE7" w14:textId="012309FD"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distinct distribution of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between British and American users aligns with previous findings that this term is far less acceptable in American English, where it carries a more severe and misogynistic </w:t>
      </w:r>
      <w:del w:id="1409" w:author="Author">
        <w:r w:rsidRPr="00942F9A">
          <w:rPr>
            <w:rFonts w:ascii="Times New Roman" w:hAnsi="Times New Roman" w:cs="Times New Roman"/>
            <w:color w:val="000000" w:themeColor="text1"/>
          </w:rPr>
          <w:delText>connotation</w:delText>
        </w:r>
      </w:del>
      <w:ins w:id="1410" w:author="Author">
        <w:r w:rsidRPr="00942F9A">
          <w:rPr>
            <w:rFonts w:ascii="Times New Roman" w:hAnsi="Times New Roman" w:cs="Times New Roman"/>
            <w:color w:val="000000" w:themeColor="text1"/>
          </w:rPr>
          <w:t>connotation</w:t>
        </w:r>
        <w:r w:rsidR="007F10EA">
          <w:rPr>
            <w:rFonts w:ascii="Times New Roman" w:hAnsi="Times New Roman" w:cs="Times New Roman"/>
            <w:color w:val="000000" w:themeColor="text1"/>
          </w:rPr>
          <w:t>s</w:t>
        </w:r>
      </w:ins>
      <w:r w:rsidRPr="00942F9A">
        <w:rPr>
          <w:rFonts w:ascii="Times New Roman" w:hAnsi="Times New Roman" w:cs="Times New Roman"/>
          <w:color w:val="000000" w:themeColor="text1"/>
        </w:rPr>
        <w:t xml:space="preserve"> (Allan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Burridge, 200</w:t>
      </w:r>
      <w:r w:rsidR="003C6274" w:rsidRPr="00942F9A">
        <w:rPr>
          <w:rFonts w:ascii="Times New Roman" w:hAnsi="Times New Roman" w:cs="Times New Roman"/>
          <w:color w:val="000000" w:themeColor="text1"/>
        </w:rPr>
        <w:t>9)</w:t>
      </w:r>
      <w:r w:rsidRPr="00942F9A">
        <w:rPr>
          <w:rFonts w:ascii="Times New Roman" w:hAnsi="Times New Roman" w:cs="Times New Roman"/>
          <w:color w:val="000000" w:themeColor="text1"/>
        </w:rPr>
        <w:t xml:space="preserve">. In contrast, British and Australian speakers use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in a broader range of contexts, including jocular or even friendly interactions, reflecting the pragmatics of swearing in these varieties (McEnery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Xiao, 2004; Burridge, 2010). This study’s results thus reinforce the idea that while digital communication facilitates lexical borrowing, local linguistic conventions continue to shape online language use.</w:t>
      </w:r>
    </w:p>
    <w:p w14:paraId="4B612230" w14:textId="3842D593" w:rsidR="007E4868" w:rsidRPr="00942F9A" w:rsidRDefault="000D3D0A"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In terms of t</w:t>
      </w:r>
      <w:r w:rsidR="00CE0FE9" w:rsidRPr="00942F9A">
        <w:rPr>
          <w:rFonts w:ascii="Times New Roman" w:hAnsi="Times New Roman" w:cs="Times New Roman"/>
          <w:color w:val="000000" w:themeColor="text1"/>
        </w:rPr>
        <w:t xml:space="preserve">emporal </w:t>
      </w:r>
      <w:r w:rsidRPr="00942F9A">
        <w:rPr>
          <w:rFonts w:ascii="Times New Roman" w:hAnsi="Times New Roman" w:cs="Times New Roman"/>
          <w:color w:val="000000" w:themeColor="text1"/>
        </w:rPr>
        <w:t>p</w:t>
      </w:r>
      <w:r w:rsidR="00CE0FE9" w:rsidRPr="00942F9A">
        <w:rPr>
          <w:rFonts w:ascii="Times New Roman" w:hAnsi="Times New Roman" w:cs="Times New Roman"/>
          <w:color w:val="000000" w:themeColor="text1"/>
        </w:rPr>
        <w:t xml:space="preserve">atterns </w:t>
      </w:r>
      <w:r w:rsidRPr="00942F9A">
        <w:rPr>
          <w:rFonts w:ascii="Times New Roman" w:hAnsi="Times New Roman" w:cs="Times New Roman"/>
          <w:color w:val="000000" w:themeColor="text1"/>
        </w:rPr>
        <w:t xml:space="preserve">in the use </w:t>
      </w:r>
      <w:r w:rsidR="00CE0FE9" w:rsidRPr="00942F9A">
        <w:rPr>
          <w:rFonts w:ascii="Times New Roman" w:hAnsi="Times New Roman" w:cs="Times New Roman"/>
          <w:color w:val="000000" w:themeColor="text1"/>
        </w:rPr>
        <w:t xml:space="preserve">of </w:t>
      </w:r>
      <w:r w:rsidRPr="00942F9A">
        <w:rPr>
          <w:rFonts w:ascii="Times New Roman" w:hAnsi="Times New Roman" w:cs="Times New Roman"/>
          <w:color w:val="000000" w:themeColor="text1"/>
        </w:rPr>
        <w:t>v</w:t>
      </w:r>
      <w:r w:rsidR="00CE0FE9" w:rsidRPr="00942F9A">
        <w:rPr>
          <w:rFonts w:ascii="Times New Roman" w:hAnsi="Times New Roman" w:cs="Times New Roman"/>
          <w:color w:val="000000" w:themeColor="text1"/>
        </w:rPr>
        <w:t>ulgarity</w:t>
      </w:r>
      <w:r w:rsidRPr="00942F9A">
        <w:rPr>
          <w:rFonts w:ascii="Times New Roman" w:hAnsi="Times New Roman" w:cs="Times New Roman"/>
          <w:color w:val="000000" w:themeColor="text1"/>
        </w:rPr>
        <w:t xml:space="preserve">, the study shows that </w:t>
      </w:r>
      <w:r w:rsidR="00F31969" w:rsidRPr="00942F9A">
        <w:rPr>
          <w:rFonts w:ascii="Times New Roman" w:hAnsi="Times New Roman" w:cs="Times New Roman"/>
          <w:color w:val="000000" w:themeColor="text1"/>
        </w:rPr>
        <w:t>t</w:t>
      </w:r>
      <w:r w:rsidR="00CE0FE9" w:rsidRPr="00942F9A">
        <w:rPr>
          <w:rFonts w:ascii="Times New Roman" w:hAnsi="Times New Roman" w:cs="Times New Roman"/>
          <w:color w:val="000000" w:themeColor="text1"/>
        </w:rPr>
        <w:t>he use of vulgar language fluctuates over the course of the day, decreasing during traditional working hours and peaking in the evening, particularly around midnight. In Australia, a secondary, less pronounced peak is evident around lunchtime. This suggests that vulgarity is more commonly used in informal, non-work-related interactions, aligning with previous research on swearing as a marker of casual discourse.</w:t>
      </w:r>
      <w:r w:rsidR="008517D7" w:rsidRPr="00942F9A">
        <w:rPr>
          <w:rFonts w:ascii="Times New Roman" w:hAnsi="Times New Roman" w:cs="Times New Roman"/>
          <w:color w:val="000000" w:themeColor="text1"/>
        </w:rPr>
        <w:t xml:space="preserve"> </w:t>
      </w:r>
      <w:r w:rsidR="007E4868" w:rsidRPr="00942F9A">
        <w:rPr>
          <w:rFonts w:ascii="Times New Roman" w:hAnsi="Times New Roman" w:cs="Times New Roman"/>
          <w:color w:val="000000" w:themeColor="text1"/>
        </w:rPr>
        <w:t xml:space="preserve">This temporal fluctuation in vulgarity use </w:t>
      </w:r>
      <w:r w:rsidR="00EF0979" w:rsidRPr="00942F9A">
        <w:rPr>
          <w:rFonts w:ascii="Times New Roman" w:hAnsi="Times New Roman" w:cs="Times New Roman"/>
          <w:color w:val="000000" w:themeColor="text1"/>
        </w:rPr>
        <w:t xml:space="preserve">found in </w:t>
      </w:r>
      <w:r w:rsidR="00757891" w:rsidRPr="00942F9A">
        <w:rPr>
          <w:rFonts w:ascii="Times New Roman" w:hAnsi="Times New Roman" w:cs="Times New Roman"/>
          <w:color w:val="000000" w:themeColor="text1"/>
        </w:rPr>
        <w:t>our</w:t>
      </w:r>
      <w:r w:rsidR="00EF0979" w:rsidRPr="00942F9A">
        <w:rPr>
          <w:rFonts w:ascii="Times New Roman" w:hAnsi="Times New Roman" w:cs="Times New Roman"/>
          <w:color w:val="000000" w:themeColor="text1"/>
        </w:rPr>
        <w:t xml:space="preserve"> data </w:t>
      </w:r>
      <w:r w:rsidR="007E4868" w:rsidRPr="00942F9A">
        <w:rPr>
          <w:rFonts w:ascii="Times New Roman" w:hAnsi="Times New Roman" w:cs="Times New Roman"/>
          <w:color w:val="000000" w:themeColor="text1"/>
        </w:rPr>
        <w:t>align</w:t>
      </w:r>
      <w:r w:rsidR="00EF0979" w:rsidRPr="00942F9A">
        <w:rPr>
          <w:rFonts w:ascii="Times New Roman" w:hAnsi="Times New Roman" w:cs="Times New Roman"/>
          <w:color w:val="000000" w:themeColor="text1"/>
        </w:rPr>
        <w:t>s</w:t>
      </w:r>
      <w:r w:rsidR="007E4868" w:rsidRPr="00942F9A">
        <w:rPr>
          <w:rFonts w:ascii="Times New Roman" w:hAnsi="Times New Roman" w:cs="Times New Roman"/>
          <w:color w:val="000000" w:themeColor="text1"/>
        </w:rPr>
        <w:t xml:space="preserve"> with previous research </w:t>
      </w:r>
      <w:r w:rsidR="003A71F3" w:rsidRPr="00942F9A">
        <w:rPr>
          <w:rFonts w:ascii="Times New Roman" w:hAnsi="Times New Roman" w:cs="Times New Roman"/>
          <w:color w:val="000000" w:themeColor="text1"/>
        </w:rPr>
        <w:t>analysing</w:t>
      </w:r>
      <w:r w:rsidR="007E4868"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 xml:space="preserve">temporal </w:t>
      </w:r>
      <w:r w:rsidR="00C255EC" w:rsidRPr="00942F9A">
        <w:rPr>
          <w:rFonts w:ascii="Times New Roman" w:hAnsi="Times New Roman" w:cs="Times New Roman"/>
          <w:color w:val="000000" w:themeColor="text1"/>
        </w:rPr>
        <w:t xml:space="preserve">mood patterns </w:t>
      </w:r>
      <w:r w:rsidR="003A71F3" w:rsidRPr="00942F9A">
        <w:rPr>
          <w:rFonts w:ascii="Times New Roman" w:hAnsi="Times New Roman" w:cs="Times New Roman"/>
          <w:color w:val="000000" w:themeColor="text1"/>
        </w:rPr>
        <w:t xml:space="preserve">based on English Twitter data </w:t>
      </w:r>
      <w:r w:rsidR="00C3728A" w:rsidRPr="00942F9A">
        <w:rPr>
          <w:rFonts w:ascii="Times New Roman" w:hAnsi="Times New Roman" w:cs="Times New Roman"/>
          <w:color w:val="000000" w:themeColor="text1"/>
        </w:rPr>
        <w:t xml:space="preserve">(Golder </w:t>
      </w:r>
      <w:r w:rsidR="003C6274" w:rsidRPr="00942F9A">
        <w:rPr>
          <w:rFonts w:ascii="Times New Roman" w:hAnsi="Times New Roman" w:cs="Times New Roman"/>
          <w:color w:val="000000" w:themeColor="text1"/>
        </w:rPr>
        <w:t>and</w:t>
      </w:r>
      <w:r w:rsidR="00C3728A" w:rsidRPr="00942F9A">
        <w:rPr>
          <w:rFonts w:ascii="Times New Roman" w:hAnsi="Times New Roman" w:cs="Times New Roman"/>
          <w:color w:val="000000" w:themeColor="text1"/>
        </w:rPr>
        <w:t xml:space="preserve"> Macy, 2011)</w:t>
      </w:r>
      <w:r w:rsidR="007C7BD3" w:rsidRPr="00942F9A">
        <w:rPr>
          <w:rFonts w:ascii="Times New Roman" w:hAnsi="Times New Roman" w:cs="Times New Roman"/>
          <w:color w:val="000000" w:themeColor="text1"/>
        </w:rPr>
        <w:t>.</w:t>
      </w:r>
      <w:r w:rsidR="00C3728A"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T</w:t>
      </w:r>
      <w:r w:rsidR="00C3728A" w:rsidRPr="00942F9A">
        <w:rPr>
          <w:rFonts w:ascii="Times New Roman" w:hAnsi="Times New Roman" w:cs="Times New Roman"/>
          <w:color w:val="000000" w:themeColor="text1"/>
        </w:rPr>
        <w:t xml:space="preserve">he </w:t>
      </w:r>
      <w:r w:rsidR="000930C5" w:rsidRPr="00942F9A">
        <w:rPr>
          <w:rFonts w:ascii="Times New Roman" w:hAnsi="Times New Roman" w:cs="Times New Roman"/>
          <w:color w:val="000000" w:themeColor="text1"/>
        </w:rPr>
        <w:t xml:space="preserve">diurnal rhythm </w:t>
      </w:r>
      <w:r w:rsidR="009005DB" w:rsidRPr="00942F9A">
        <w:rPr>
          <w:rFonts w:ascii="Times New Roman" w:hAnsi="Times New Roman" w:cs="Times New Roman"/>
          <w:color w:val="000000" w:themeColor="text1"/>
        </w:rPr>
        <w:t xml:space="preserve">reported by </w:t>
      </w:r>
      <w:r w:rsidR="000930C5" w:rsidRPr="00942F9A">
        <w:rPr>
          <w:rFonts w:ascii="Times New Roman" w:hAnsi="Times New Roman" w:cs="Times New Roman"/>
          <w:color w:val="000000" w:themeColor="text1"/>
        </w:rPr>
        <w:t>Golder and Macy (2011) is</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in fact</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eerily similar to the </w:t>
      </w:r>
      <w:r w:rsidR="00EB349C" w:rsidRPr="00942F9A">
        <w:rPr>
          <w:rFonts w:ascii="Times New Roman" w:hAnsi="Times New Roman" w:cs="Times New Roman"/>
          <w:color w:val="000000" w:themeColor="text1"/>
        </w:rPr>
        <w:t>temporal patterning of the use of vulgarity in our data. The</w:t>
      </w:r>
      <w:r w:rsidR="007E4868" w:rsidRPr="00942F9A">
        <w:rPr>
          <w:rFonts w:ascii="Times New Roman" w:hAnsi="Times New Roman" w:cs="Times New Roman"/>
          <w:color w:val="000000" w:themeColor="text1"/>
        </w:rPr>
        <w:t xml:space="preserve"> </w:t>
      </w:r>
      <w:r w:rsidR="00A21C08" w:rsidRPr="00942F9A">
        <w:rPr>
          <w:rFonts w:ascii="Times New Roman" w:hAnsi="Times New Roman" w:cs="Times New Roman"/>
          <w:color w:val="000000" w:themeColor="text1"/>
        </w:rPr>
        <w:t xml:space="preserve">similar </w:t>
      </w:r>
      <w:r w:rsidR="007E4868" w:rsidRPr="00942F9A">
        <w:rPr>
          <w:rFonts w:ascii="Times New Roman" w:hAnsi="Times New Roman" w:cs="Times New Roman"/>
          <w:color w:val="000000" w:themeColor="text1"/>
        </w:rPr>
        <w:t>pattern</w:t>
      </w:r>
      <w:r w:rsidR="00A21C08" w:rsidRPr="00942F9A">
        <w:rPr>
          <w:rFonts w:ascii="Times New Roman" w:hAnsi="Times New Roman" w:cs="Times New Roman"/>
          <w:color w:val="000000" w:themeColor="text1"/>
        </w:rPr>
        <w:t xml:space="preserve">ing can be interpreted to </w:t>
      </w:r>
      <w:r w:rsidR="007E4868" w:rsidRPr="00942F9A">
        <w:rPr>
          <w:rFonts w:ascii="Times New Roman" w:hAnsi="Times New Roman" w:cs="Times New Roman"/>
          <w:color w:val="000000" w:themeColor="text1"/>
        </w:rPr>
        <w:t xml:space="preserve">suggest that Twitter users are more likely to engage in swearing when they are in a relaxed social environment, away from work-related constraints (Dewaele, 2017). The presence of a secondary midday peak in Australian tweets may be linked to cultural differences in </w:t>
      </w:r>
      <w:r w:rsidR="00C6127E" w:rsidRPr="00942F9A">
        <w:rPr>
          <w:rFonts w:ascii="Times New Roman" w:hAnsi="Times New Roman" w:cs="Times New Roman"/>
          <w:color w:val="000000" w:themeColor="text1"/>
        </w:rPr>
        <w:t xml:space="preserve">the </w:t>
      </w:r>
      <w:r w:rsidR="001D1993" w:rsidRPr="00942F9A">
        <w:rPr>
          <w:rFonts w:ascii="Times New Roman" w:hAnsi="Times New Roman" w:cs="Times New Roman"/>
          <w:color w:val="000000" w:themeColor="text1"/>
        </w:rPr>
        <w:t>acceptability of</w:t>
      </w:r>
      <w:r w:rsidR="007E4868" w:rsidRPr="00942F9A">
        <w:rPr>
          <w:rFonts w:ascii="Times New Roman" w:hAnsi="Times New Roman" w:cs="Times New Roman"/>
          <w:color w:val="000000" w:themeColor="text1"/>
        </w:rPr>
        <w:t xml:space="preserve"> informal communication practices </w:t>
      </w:r>
      <w:r w:rsidR="001D1993" w:rsidRPr="00942F9A">
        <w:rPr>
          <w:rFonts w:ascii="Times New Roman" w:hAnsi="Times New Roman" w:cs="Times New Roman"/>
          <w:color w:val="000000" w:themeColor="text1"/>
        </w:rPr>
        <w:t xml:space="preserve">in </w:t>
      </w:r>
      <w:r w:rsidR="00BA2297" w:rsidRPr="00942F9A">
        <w:rPr>
          <w:rFonts w:ascii="Times New Roman" w:hAnsi="Times New Roman" w:cs="Times New Roman"/>
          <w:color w:val="000000" w:themeColor="text1"/>
        </w:rPr>
        <w:t xml:space="preserve">identity construction </w:t>
      </w:r>
      <w:r w:rsidR="00176C43" w:rsidRPr="00942F9A">
        <w:rPr>
          <w:rFonts w:ascii="Times New Roman" w:hAnsi="Times New Roman" w:cs="Times New Roman"/>
          <w:color w:val="000000" w:themeColor="text1"/>
        </w:rPr>
        <w:t xml:space="preserve">in </w:t>
      </w:r>
      <w:r w:rsidR="001D1993" w:rsidRPr="00942F9A">
        <w:rPr>
          <w:rFonts w:ascii="Times New Roman" w:hAnsi="Times New Roman" w:cs="Times New Roman"/>
          <w:color w:val="000000" w:themeColor="text1"/>
        </w:rPr>
        <w:t xml:space="preserve">Australia </w:t>
      </w:r>
      <w:r w:rsidR="007E4868" w:rsidRPr="00942F9A">
        <w:rPr>
          <w:rFonts w:ascii="Times New Roman" w:hAnsi="Times New Roman" w:cs="Times New Roman"/>
          <w:color w:val="000000" w:themeColor="text1"/>
        </w:rPr>
        <w:t>(</w:t>
      </w:r>
      <w:del w:id="1411" w:author="Author">
        <w:r w:rsidR="00176C43" w:rsidRPr="00942F9A">
          <w:rPr>
            <w:rFonts w:ascii="Times New Roman" w:hAnsi="Times New Roman" w:cs="Times New Roman"/>
            <w:color w:val="000000" w:themeColor="text1"/>
          </w:rPr>
          <w:delText>Hugehs</w:delText>
        </w:r>
      </w:del>
      <w:ins w:id="1412" w:author="Author">
        <w:r w:rsidR="00176C43" w:rsidRPr="00942F9A">
          <w:rPr>
            <w:rFonts w:ascii="Times New Roman" w:hAnsi="Times New Roman" w:cs="Times New Roman"/>
            <w:color w:val="000000" w:themeColor="text1"/>
          </w:rPr>
          <w:t>Hugh</w:t>
        </w:r>
        <w:r w:rsidR="003744ED">
          <w:rPr>
            <w:rFonts w:ascii="Times New Roman" w:hAnsi="Times New Roman" w:cs="Times New Roman"/>
            <w:color w:val="000000" w:themeColor="text1"/>
          </w:rPr>
          <w:t>e</w:t>
        </w:r>
        <w:r w:rsidR="00176C43" w:rsidRPr="00942F9A">
          <w:rPr>
            <w:rFonts w:ascii="Times New Roman" w:hAnsi="Times New Roman" w:cs="Times New Roman"/>
            <w:color w:val="000000" w:themeColor="text1"/>
          </w:rPr>
          <w:t>s</w:t>
        </w:r>
      </w:ins>
      <w:r w:rsidR="00176C43" w:rsidRPr="00942F9A">
        <w:rPr>
          <w:rFonts w:ascii="Times New Roman" w:hAnsi="Times New Roman" w:cs="Times New Roman"/>
          <w:color w:val="000000" w:themeColor="text1"/>
        </w:rPr>
        <w:t>, fc</w:t>
      </w:r>
      <w:r w:rsidR="007E4868" w:rsidRPr="00942F9A">
        <w:rPr>
          <w:rFonts w:ascii="Times New Roman" w:hAnsi="Times New Roman" w:cs="Times New Roman"/>
          <w:color w:val="000000" w:themeColor="text1"/>
        </w:rPr>
        <w:t>,), an area warranting further investigation.</w:t>
      </w:r>
    </w:p>
    <w:p w14:paraId="5426EA12" w14:textId="770837C0" w:rsidR="00D402C3" w:rsidRPr="00D402C3" w:rsidRDefault="00D402C3" w:rsidP="00D402C3">
      <w:pPr>
        <w:spacing w:after="0"/>
        <w:ind w:firstLine="720"/>
        <w:rPr>
          <w:ins w:id="1413" w:author="Author"/>
          <w:rFonts w:ascii="Times New Roman" w:hAnsi="Times New Roman" w:cs="Times New Roman"/>
          <w:color w:val="000000" w:themeColor="text1"/>
        </w:rPr>
      </w:pPr>
      <w:r w:rsidRPr="00D402C3">
        <w:rPr>
          <w:rFonts w:ascii="Times New Roman" w:hAnsi="Times New Roman" w:cs="Times New Roman"/>
          <w:color w:val="000000" w:themeColor="text1"/>
        </w:rPr>
        <w:t xml:space="preserve">The topic modelling identified 15 major themes in the dataset, with notable regional differences in how vulgarity is distributed across </w:t>
      </w:r>
      <w:del w:id="1414" w:author="Author">
        <w:r w:rsidR="00CE0FE9" w:rsidRPr="00942F9A">
          <w:rPr>
            <w:rFonts w:ascii="Times New Roman" w:hAnsi="Times New Roman" w:cs="Times New Roman"/>
            <w:color w:val="000000" w:themeColor="text1"/>
          </w:rPr>
          <w:delText xml:space="preserve">these topics. While US users tend to avoid vulgarity in tweets related to crime and unemployment, British users exhibit a higher frequency of vulgarity in these domains. Conversely, US users employ vulgarity more frequently in general, informal online interactions. </w:delText>
        </w:r>
      </w:del>
      <w:ins w:id="1415" w:author="Author">
        <w:r w:rsidRPr="00D402C3">
          <w:rPr>
            <w:rFonts w:ascii="Times New Roman" w:hAnsi="Times New Roman" w:cs="Times New Roman"/>
            <w:color w:val="000000" w:themeColor="text1"/>
          </w:rPr>
          <w:t>them. While memes, entertainment, and politics emerge as central sites of vulgar expression across all three regions, the intensity and topical focus of vulgarity differ markedly. US users employ vulgarity disproportionately in informal, entertainment-oriented interactions</w:t>
        </w:r>
        <w:r w:rsidR="0044393F">
          <w:rPr>
            <w:rFonts w:ascii="Times New Roman" w:hAnsi="Times New Roman" w:cs="Times New Roman"/>
            <w:color w:val="000000" w:themeColor="text1"/>
          </w:rPr>
          <w:t>,</w:t>
        </w:r>
        <w:r w:rsidRPr="00D402C3">
          <w:rPr>
            <w:rFonts w:ascii="Times New Roman" w:hAnsi="Times New Roman" w:cs="Times New Roman"/>
            <w:color w:val="000000" w:themeColor="text1"/>
          </w:rPr>
          <w:t xml:space="preserve"> such as memes, gaming, fashion, and popular culture, reinforcing the role of swearing as a stylistic resource in humorous or performative online discourse. In contrast, British users show heightened vulgarity in discussions of employment, mental health, and relationships, suggesting that swearing is mobilized more readily in relation to social issues and personal concerns. Australian users, while generally exhibiting less topical concentration of vulgarity, stand out for higher vulgarity in economic debates and in meme-related interactions.</w:t>
        </w:r>
      </w:ins>
    </w:p>
    <w:p w14:paraId="73EE8D54" w14:textId="114FB3C5" w:rsidR="00D402C3" w:rsidRPr="00D402C3" w:rsidRDefault="00D402C3" w:rsidP="00D402C3">
      <w:pPr>
        <w:spacing w:after="0"/>
        <w:ind w:firstLine="720"/>
        <w:rPr>
          <w:rFonts w:ascii="Times New Roman" w:hAnsi="Times New Roman" w:cs="Times New Roman"/>
          <w:color w:val="000000" w:themeColor="text1"/>
        </w:rPr>
      </w:pPr>
      <w:r w:rsidRPr="00D402C3">
        <w:rPr>
          <w:rFonts w:ascii="Times New Roman" w:hAnsi="Times New Roman" w:cs="Times New Roman"/>
          <w:color w:val="000000" w:themeColor="text1"/>
        </w:rPr>
        <w:t xml:space="preserve">These findings suggest that cultural norms surrounding taboo language and its acceptability in different </w:t>
      </w:r>
      <w:del w:id="1416" w:author="Author">
        <w:r w:rsidR="00CE0FE9" w:rsidRPr="00942F9A">
          <w:rPr>
            <w:rFonts w:ascii="Times New Roman" w:hAnsi="Times New Roman" w:cs="Times New Roman"/>
            <w:color w:val="000000" w:themeColor="text1"/>
          </w:rPr>
          <w:delText>social contexts vary across English varieties</w:delText>
        </w:r>
      </w:del>
      <w:ins w:id="1417" w:author="Author">
        <w:r w:rsidRPr="00D402C3">
          <w:rPr>
            <w:rFonts w:ascii="Times New Roman" w:hAnsi="Times New Roman" w:cs="Times New Roman"/>
            <w:color w:val="000000" w:themeColor="text1"/>
          </w:rPr>
          <w:t>discursive contexts vary across English varieties. The strong association of vulgarity with memes and entertainment in the US points to the entanglement of swearing with online humor, identity performance, and digital creativity. British patterns, by contrast, highlight a tradition of using swearing to voice critique, frustration, and solidarity in discussions of work, health, and social life. Australian users fall between these poles, employing swearing in both light-hearted and critical registers, though with less intensity than their US and UK counterparts</w:t>
        </w:r>
      </w:ins>
      <w:r w:rsidRPr="00D402C3">
        <w:rPr>
          <w:rFonts w:ascii="Times New Roman" w:hAnsi="Times New Roman" w:cs="Times New Roman"/>
          <w:color w:val="000000" w:themeColor="text1"/>
        </w:rPr>
        <w:t>.</w:t>
      </w:r>
    </w:p>
    <w:p w14:paraId="21B0B2B9" w14:textId="51432EC4" w:rsidR="00D402C3" w:rsidRPr="00D402C3" w:rsidRDefault="00D402C3" w:rsidP="00D402C3">
      <w:pPr>
        <w:spacing w:after="0"/>
        <w:ind w:firstLine="720"/>
        <w:rPr>
          <w:rFonts w:ascii="Times New Roman" w:hAnsi="Times New Roman" w:cs="Times New Roman"/>
          <w:color w:val="000000" w:themeColor="text1"/>
        </w:rPr>
      </w:pPr>
      <w:r w:rsidRPr="00D402C3">
        <w:rPr>
          <w:rFonts w:ascii="Times New Roman" w:hAnsi="Times New Roman" w:cs="Times New Roman"/>
          <w:color w:val="000000" w:themeColor="text1"/>
        </w:rPr>
        <w:t xml:space="preserve">The association of vulgarity with specific topics confirms previous research that has identified swearing as a resource for expressing strong emotion, stance-taking, and identity construction (Dynel, 2012; Beers Fägersten, 2012). The divergence in topical vulgarity between </w:t>
      </w:r>
      <w:del w:id="1418" w:author="Author">
        <w:r w:rsidR="00B767FC" w:rsidRPr="00942F9A">
          <w:rPr>
            <w:rFonts w:ascii="Times New Roman" w:hAnsi="Times New Roman" w:cs="Times New Roman"/>
            <w:color w:val="000000" w:themeColor="text1"/>
          </w:rPr>
          <w:delText>British and American Twitter users—</w:delText>
        </w:r>
      </w:del>
      <w:ins w:id="1419" w:author="Author">
        <w:r w:rsidRPr="00D402C3">
          <w:rPr>
            <w:rFonts w:ascii="Times New Roman" w:hAnsi="Times New Roman" w:cs="Times New Roman"/>
            <w:color w:val="000000" w:themeColor="text1"/>
          </w:rPr>
          <w:t xml:space="preserve">regions – </w:t>
        </w:r>
      </w:ins>
      <w:r w:rsidRPr="00D402C3">
        <w:rPr>
          <w:rFonts w:ascii="Times New Roman" w:hAnsi="Times New Roman" w:cs="Times New Roman"/>
          <w:color w:val="000000" w:themeColor="text1"/>
        </w:rPr>
        <w:t xml:space="preserve">particularly regarding </w:t>
      </w:r>
      <w:del w:id="1420" w:author="Author">
        <w:r w:rsidR="00B767FC" w:rsidRPr="00942F9A">
          <w:rPr>
            <w:rFonts w:ascii="Times New Roman" w:hAnsi="Times New Roman" w:cs="Times New Roman"/>
            <w:color w:val="000000" w:themeColor="text1"/>
          </w:rPr>
          <w:delText>crime and unemployment—may reflect</w:delText>
        </w:r>
      </w:del>
      <w:ins w:id="1421" w:author="Author">
        <w:r w:rsidRPr="00D402C3">
          <w:rPr>
            <w:rFonts w:ascii="Times New Roman" w:hAnsi="Times New Roman" w:cs="Times New Roman"/>
            <w:color w:val="000000" w:themeColor="text1"/>
          </w:rPr>
          <w:t>memes, employment, and politics – reflects</w:t>
        </w:r>
      </w:ins>
      <w:r w:rsidRPr="00D402C3">
        <w:rPr>
          <w:rFonts w:ascii="Times New Roman" w:hAnsi="Times New Roman" w:cs="Times New Roman"/>
          <w:color w:val="000000" w:themeColor="text1"/>
        </w:rPr>
        <w:t xml:space="preserve"> differing </w:t>
      </w:r>
      <w:del w:id="1422" w:author="Author">
        <w:r w:rsidR="00B767FC" w:rsidRPr="00942F9A">
          <w:rPr>
            <w:rFonts w:ascii="Times New Roman" w:hAnsi="Times New Roman" w:cs="Times New Roman"/>
            <w:color w:val="000000" w:themeColor="text1"/>
          </w:rPr>
          <w:delText>social attitudes</w:delText>
        </w:r>
      </w:del>
      <w:ins w:id="1423" w:author="Author">
        <w:r w:rsidRPr="00D402C3">
          <w:rPr>
            <w:rFonts w:ascii="Times New Roman" w:hAnsi="Times New Roman" w:cs="Times New Roman"/>
            <w:color w:val="000000" w:themeColor="text1"/>
          </w:rPr>
          <w:t>cultural orientations</w:t>
        </w:r>
      </w:ins>
      <w:r w:rsidRPr="00D402C3">
        <w:rPr>
          <w:rFonts w:ascii="Times New Roman" w:hAnsi="Times New Roman" w:cs="Times New Roman"/>
          <w:color w:val="000000" w:themeColor="text1"/>
        </w:rPr>
        <w:t xml:space="preserve"> toward taboo </w:t>
      </w:r>
      <w:del w:id="1424" w:author="Author">
        <w:r w:rsidR="00B767FC" w:rsidRPr="00942F9A">
          <w:rPr>
            <w:rFonts w:ascii="Times New Roman" w:hAnsi="Times New Roman" w:cs="Times New Roman"/>
            <w:color w:val="000000" w:themeColor="text1"/>
          </w:rPr>
          <w:delText>topics</w:delText>
        </w:r>
      </w:del>
      <w:ins w:id="1425" w:author="Author">
        <w:r w:rsidRPr="00D402C3">
          <w:rPr>
            <w:rFonts w:ascii="Times New Roman" w:hAnsi="Times New Roman" w:cs="Times New Roman"/>
            <w:color w:val="000000" w:themeColor="text1"/>
          </w:rPr>
          <w:t>language</w:t>
        </w:r>
      </w:ins>
      <w:r w:rsidRPr="00D402C3">
        <w:rPr>
          <w:rFonts w:ascii="Times New Roman" w:hAnsi="Times New Roman" w:cs="Times New Roman"/>
          <w:color w:val="000000" w:themeColor="text1"/>
        </w:rPr>
        <w:t xml:space="preserve"> and </w:t>
      </w:r>
      <w:del w:id="1426" w:author="Author">
        <w:r w:rsidR="00B767FC" w:rsidRPr="00942F9A">
          <w:rPr>
            <w:rFonts w:ascii="Times New Roman" w:hAnsi="Times New Roman" w:cs="Times New Roman"/>
            <w:color w:val="000000" w:themeColor="text1"/>
          </w:rPr>
          <w:delText>political</w:delText>
        </w:r>
      </w:del>
      <w:ins w:id="1427" w:author="Author">
        <w:r w:rsidRPr="00D402C3">
          <w:rPr>
            <w:rFonts w:ascii="Times New Roman" w:hAnsi="Times New Roman" w:cs="Times New Roman"/>
            <w:color w:val="000000" w:themeColor="text1"/>
          </w:rPr>
          <w:t>public</w:t>
        </w:r>
      </w:ins>
      <w:r w:rsidRPr="00D402C3">
        <w:rPr>
          <w:rFonts w:ascii="Times New Roman" w:hAnsi="Times New Roman" w:cs="Times New Roman"/>
          <w:color w:val="000000" w:themeColor="text1"/>
        </w:rPr>
        <w:t xml:space="preserve"> discourse</w:t>
      </w:r>
      <w:del w:id="1428" w:author="Author">
        <w:r w:rsidR="00B767FC" w:rsidRPr="00942F9A">
          <w:rPr>
            <w:rFonts w:ascii="Times New Roman" w:hAnsi="Times New Roman" w:cs="Times New Roman"/>
            <w:color w:val="000000" w:themeColor="text1"/>
          </w:rPr>
          <w:delText xml:space="preserve"> (Bednarek, 2019).</w:delText>
        </w:r>
      </w:del>
      <w:ins w:id="1429" w:author="Author">
        <w:r w:rsidRPr="00D402C3">
          <w:rPr>
            <w:rFonts w:ascii="Times New Roman" w:hAnsi="Times New Roman" w:cs="Times New Roman"/>
            <w:color w:val="000000" w:themeColor="text1"/>
          </w:rPr>
          <w:t>.</w:t>
        </w:r>
      </w:ins>
      <w:r w:rsidRPr="00D402C3">
        <w:rPr>
          <w:rFonts w:ascii="Times New Roman" w:hAnsi="Times New Roman" w:cs="Times New Roman"/>
          <w:color w:val="000000" w:themeColor="text1"/>
        </w:rPr>
        <w:t xml:space="preserve"> In the US, the </w:t>
      </w:r>
      <w:del w:id="1430" w:author="Author">
        <w:r w:rsidR="00B767FC" w:rsidRPr="00942F9A">
          <w:rPr>
            <w:rFonts w:ascii="Times New Roman" w:hAnsi="Times New Roman" w:cs="Times New Roman"/>
            <w:color w:val="000000" w:themeColor="text1"/>
          </w:rPr>
          <w:delText>relative avoidance</w:delText>
        </w:r>
      </w:del>
      <w:ins w:id="1431" w:author="Author">
        <w:r w:rsidRPr="00D402C3">
          <w:rPr>
            <w:rFonts w:ascii="Times New Roman" w:hAnsi="Times New Roman" w:cs="Times New Roman"/>
            <w:color w:val="000000" w:themeColor="text1"/>
          </w:rPr>
          <w:t>prominence</w:t>
        </w:r>
      </w:ins>
      <w:r w:rsidRPr="00D402C3">
        <w:rPr>
          <w:rFonts w:ascii="Times New Roman" w:hAnsi="Times New Roman" w:cs="Times New Roman"/>
          <w:color w:val="000000" w:themeColor="text1"/>
        </w:rPr>
        <w:t xml:space="preserve"> of vulgarity in </w:t>
      </w:r>
      <w:del w:id="1432" w:author="Author">
        <w:r w:rsidR="00B767FC" w:rsidRPr="00942F9A">
          <w:rPr>
            <w:rFonts w:ascii="Times New Roman" w:hAnsi="Times New Roman" w:cs="Times New Roman"/>
            <w:color w:val="000000" w:themeColor="text1"/>
          </w:rPr>
          <w:delText>these domains aligns</w:delText>
        </w:r>
      </w:del>
      <w:ins w:id="1433" w:author="Author">
        <w:r w:rsidRPr="00D402C3">
          <w:rPr>
            <w:rFonts w:ascii="Times New Roman" w:hAnsi="Times New Roman" w:cs="Times New Roman"/>
            <w:color w:val="000000" w:themeColor="text1"/>
          </w:rPr>
          <w:t>entertainment and political commentary is consistent</w:t>
        </w:r>
      </w:ins>
      <w:r w:rsidRPr="00D402C3">
        <w:rPr>
          <w:rFonts w:ascii="Times New Roman" w:hAnsi="Times New Roman" w:cs="Times New Roman"/>
          <w:color w:val="000000" w:themeColor="text1"/>
        </w:rPr>
        <w:t xml:space="preserve"> with </w:t>
      </w:r>
      <w:del w:id="1434" w:author="Author">
        <w:r w:rsidR="00B767FC" w:rsidRPr="00942F9A">
          <w:rPr>
            <w:rFonts w:ascii="Times New Roman" w:hAnsi="Times New Roman" w:cs="Times New Roman"/>
            <w:color w:val="000000" w:themeColor="text1"/>
          </w:rPr>
          <w:delText>findings that American discourse often maintains a greater sensitivity toward public-facing language use in institutional</w:delText>
        </w:r>
      </w:del>
      <w:ins w:id="1435" w:author="Author">
        <w:r w:rsidRPr="00D402C3">
          <w:rPr>
            <w:rFonts w:ascii="Times New Roman" w:hAnsi="Times New Roman" w:cs="Times New Roman"/>
            <w:color w:val="000000" w:themeColor="text1"/>
          </w:rPr>
          <w:t>the increasing personalization</w:t>
        </w:r>
      </w:ins>
      <w:r w:rsidRPr="00D402C3">
        <w:rPr>
          <w:rFonts w:ascii="Times New Roman" w:hAnsi="Times New Roman" w:cs="Times New Roman"/>
          <w:color w:val="000000" w:themeColor="text1"/>
        </w:rPr>
        <w:t xml:space="preserve"> and </w:t>
      </w:r>
      <w:ins w:id="1436" w:author="Author">
        <w:r w:rsidRPr="00D402C3">
          <w:rPr>
            <w:rFonts w:ascii="Times New Roman" w:hAnsi="Times New Roman" w:cs="Times New Roman"/>
            <w:color w:val="000000" w:themeColor="text1"/>
          </w:rPr>
          <w:t xml:space="preserve">dramatization of </w:t>
        </w:r>
      </w:ins>
      <w:r w:rsidRPr="00D402C3">
        <w:rPr>
          <w:rFonts w:ascii="Times New Roman" w:hAnsi="Times New Roman" w:cs="Times New Roman"/>
          <w:color w:val="000000" w:themeColor="text1"/>
        </w:rPr>
        <w:t xml:space="preserve">political </w:t>
      </w:r>
      <w:del w:id="1437" w:author="Author">
        <w:r w:rsidR="00B767FC" w:rsidRPr="00942F9A">
          <w:rPr>
            <w:rFonts w:ascii="Times New Roman" w:hAnsi="Times New Roman" w:cs="Times New Roman"/>
            <w:color w:val="000000" w:themeColor="text1"/>
          </w:rPr>
          <w:delText>contexts</w:delText>
        </w:r>
      </w:del>
      <w:ins w:id="1438" w:author="Author">
        <w:r w:rsidRPr="00D402C3">
          <w:rPr>
            <w:rFonts w:ascii="Times New Roman" w:hAnsi="Times New Roman" w:cs="Times New Roman"/>
            <w:color w:val="000000" w:themeColor="text1"/>
          </w:rPr>
          <w:t>communication online (Ott, 2017) and with American traditions of using swearing in performative and competitive settings</w:t>
        </w:r>
      </w:ins>
      <w:r w:rsidRPr="00D402C3">
        <w:rPr>
          <w:rFonts w:ascii="Times New Roman" w:hAnsi="Times New Roman" w:cs="Times New Roman"/>
          <w:color w:val="000000" w:themeColor="text1"/>
        </w:rPr>
        <w:t xml:space="preserve"> (Jay </w:t>
      </w:r>
      <w:r w:rsidR="0044393F">
        <w:rPr>
          <w:rFonts w:ascii="Times New Roman" w:hAnsi="Times New Roman" w:cs="Times New Roman"/>
          <w:color w:val="000000" w:themeColor="text1"/>
        </w:rPr>
        <w:t>and</w:t>
      </w:r>
      <w:r w:rsidR="0044393F" w:rsidRPr="00D402C3">
        <w:rPr>
          <w:rFonts w:ascii="Times New Roman" w:hAnsi="Times New Roman" w:cs="Times New Roman"/>
          <w:color w:val="000000" w:themeColor="text1"/>
        </w:rPr>
        <w:t xml:space="preserve"> </w:t>
      </w:r>
      <w:r w:rsidRPr="00D402C3">
        <w:rPr>
          <w:rFonts w:ascii="Times New Roman" w:hAnsi="Times New Roman" w:cs="Times New Roman"/>
          <w:color w:val="000000" w:themeColor="text1"/>
        </w:rPr>
        <w:t xml:space="preserve">Janschewitz, 2008). Meanwhile, the British tendency to incorporate vulgarity into discussions of social issues </w:t>
      </w:r>
      <w:del w:id="1439" w:author="Author">
        <w:r w:rsidR="00B767FC" w:rsidRPr="00942F9A">
          <w:rPr>
            <w:rFonts w:ascii="Times New Roman" w:hAnsi="Times New Roman" w:cs="Times New Roman"/>
            <w:color w:val="000000" w:themeColor="text1"/>
          </w:rPr>
          <w:delText>may be linked to</w:delText>
        </w:r>
      </w:del>
      <w:ins w:id="1440" w:author="Author">
        <w:r w:rsidRPr="00D402C3">
          <w:rPr>
            <w:rFonts w:ascii="Times New Roman" w:hAnsi="Times New Roman" w:cs="Times New Roman"/>
            <w:color w:val="000000" w:themeColor="text1"/>
          </w:rPr>
          <w:t>resonates with</w:t>
        </w:r>
      </w:ins>
      <w:r w:rsidRPr="00D402C3">
        <w:rPr>
          <w:rFonts w:ascii="Times New Roman" w:hAnsi="Times New Roman" w:cs="Times New Roman"/>
          <w:color w:val="000000" w:themeColor="text1"/>
        </w:rPr>
        <w:t xml:space="preserve"> a longstanding </w:t>
      </w:r>
      <w:del w:id="1441" w:author="Author">
        <w:r w:rsidR="00B767FC" w:rsidRPr="00942F9A">
          <w:rPr>
            <w:rFonts w:ascii="Times New Roman" w:hAnsi="Times New Roman" w:cs="Times New Roman"/>
            <w:color w:val="000000" w:themeColor="text1"/>
          </w:rPr>
          <w:delText>tradition</w:delText>
        </w:r>
      </w:del>
      <w:ins w:id="1442" w:author="Author">
        <w:r w:rsidRPr="00D402C3">
          <w:rPr>
            <w:rFonts w:ascii="Times New Roman" w:hAnsi="Times New Roman" w:cs="Times New Roman"/>
            <w:color w:val="000000" w:themeColor="text1"/>
          </w:rPr>
          <w:t>cultural framing</w:t>
        </w:r>
      </w:ins>
      <w:r w:rsidRPr="00D402C3">
        <w:rPr>
          <w:rFonts w:ascii="Times New Roman" w:hAnsi="Times New Roman" w:cs="Times New Roman"/>
          <w:color w:val="000000" w:themeColor="text1"/>
        </w:rPr>
        <w:t xml:space="preserve"> of </w:t>
      </w:r>
      <w:del w:id="1443" w:author="Author">
        <w:r w:rsidR="00B767FC" w:rsidRPr="00942F9A">
          <w:rPr>
            <w:rFonts w:ascii="Times New Roman" w:hAnsi="Times New Roman" w:cs="Times New Roman"/>
            <w:color w:val="000000" w:themeColor="text1"/>
          </w:rPr>
          <w:delText xml:space="preserve">using </w:delText>
        </w:r>
      </w:del>
      <w:r w:rsidRPr="00D402C3">
        <w:rPr>
          <w:rFonts w:ascii="Times New Roman" w:hAnsi="Times New Roman" w:cs="Times New Roman"/>
          <w:color w:val="000000" w:themeColor="text1"/>
        </w:rPr>
        <w:t xml:space="preserve">swearing as a </w:t>
      </w:r>
      <w:del w:id="1444" w:author="Author">
        <w:r w:rsidR="00B767FC" w:rsidRPr="00942F9A">
          <w:rPr>
            <w:rFonts w:ascii="Times New Roman" w:hAnsi="Times New Roman" w:cs="Times New Roman"/>
            <w:color w:val="000000" w:themeColor="text1"/>
          </w:rPr>
          <w:delText>form of</w:delText>
        </w:r>
      </w:del>
      <w:ins w:id="1445" w:author="Author">
        <w:r w:rsidRPr="00D402C3">
          <w:rPr>
            <w:rFonts w:ascii="Times New Roman" w:hAnsi="Times New Roman" w:cs="Times New Roman"/>
            <w:color w:val="000000" w:themeColor="text1"/>
          </w:rPr>
          <w:t>vehicle for irony, resistance, and</w:t>
        </w:r>
      </w:ins>
      <w:r w:rsidRPr="00D402C3">
        <w:rPr>
          <w:rFonts w:ascii="Times New Roman" w:hAnsi="Times New Roman" w:cs="Times New Roman"/>
          <w:color w:val="000000" w:themeColor="text1"/>
        </w:rPr>
        <w:t xml:space="preserve"> social critique (Hughes, 1991</w:t>
      </w:r>
      <w:ins w:id="1446" w:author="Author">
        <w:r w:rsidRPr="00D402C3">
          <w:rPr>
            <w:rFonts w:ascii="Times New Roman" w:hAnsi="Times New Roman" w:cs="Times New Roman"/>
            <w:color w:val="000000" w:themeColor="text1"/>
          </w:rPr>
          <w:t xml:space="preserve">; Bednarek, 2019). Australian usage, though less pronounced, supports claims that swearing in Australian English carries a more casual, affiliative function than in other varieties (Allan </w:t>
        </w:r>
        <w:r w:rsidR="0044393F">
          <w:rPr>
            <w:rFonts w:ascii="Times New Roman" w:hAnsi="Times New Roman" w:cs="Times New Roman"/>
            <w:color w:val="000000" w:themeColor="text1"/>
          </w:rPr>
          <w:t>and</w:t>
        </w:r>
        <w:r w:rsidR="0044393F" w:rsidRPr="00D402C3">
          <w:rPr>
            <w:rFonts w:ascii="Times New Roman" w:hAnsi="Times New Roman" w:cs="Times New Roman"/>
            <w:color w:val="000000" w:themeColor="text1"/>
          </w:rPr>
          <w:t xml:space="preserve"> </w:t>
        </w:r>
        <w:r w:rsidRPr="00D402C3">
          <w:rPr>
            <w:rFonts w:ascii="Times New Roman" w:hAnsi="Times New Roman" w:cs="Times New Roman"/>
            <w:color w:val="000000" w:themeColor="text1"/>
          </w:rPr>
          <w:t>Burridge, 2006</w:t>
        </w:r>
      </w:ins>
      <w:r w:rsidRPr="00D402C3">
        <w:rPr>
          <w:rFonts w:ascii="Times New Roman" w:hAnsi="Times New Roman" w:cs="Times New Roman"/>
          <w:color w:val="000000" w:themeColor="text1"/>
        </w:rPr>
        <w:t>).</w:t>
      </w:r>
    </w:p>
    <w:p w14:paraId="12C52991" w14:textId="3E7E2004" w:rsidR="00D402C3" w:rsidRPr="00D402C3" w:rsidRDefault="00D402C3" w:rsidP="00D402C3">
      <w:pPr>
        <w:spacing w:after="0"/>
        <w:ind w:firstLine="720"/>
        <w:rPr>
          <w:ins w:id="1447" w:author="Author"/>
          <w:rFonts w:ascii="Times New Roman" w:hAnsi="Times New Roman" w:cs="Times New Roman"/>
          <w:color w:val="000000" w:themeColor="text1"/>
        </w:rPr>
      </w:pPr>
      <w:ins w:id="1448" w:author="Author">
        <w:r w:rsidRPr="004D12CE">
          <w:rPr>
            <w:rFonts w:ascii="Times New Roman" w:hAnsi="Times New Roman" w:cs="Times New Roman"/>
            <w:color w:val="000000" w:themeColor="text1"/>
          </w:rPr>
          <w:t xml:space="preserve">The </w:t>
        </w:r>
        <w:r w:rsidR="009B441D" w:rsidRPr="004D12CE">
          <w:rPr>
            <w:rFonts w:ascii="Times New Roman" w:hAnsi="Times New Roman" w:cs="Times New Roman"/>
            <w:color w:val="000000" w:themeColor="text1"/>
          </w:rPr>
          <w:t xml:space="preserve">results of the </w:t>
        </w:r>
        <w:r w:rsidRPr="004D12CE">
          <w:rPr>
            <w:rFonts w:ascii="Times New Roman" w:hAnsi="Times New Roman" w:cs="Times New Roman"/>
            <w:color w:val="000000" w:themeColor="text1"/>
          </w:rPr>
          <w:t>topic modelling thus</w:t>
        </w:r>
        <w:r w:rsidRPr="00D402C3">
          <w:rPr>
            <w:rFonts w:ascii="Times New Roman" w:hAnsi="Times New Roman" w:cs="Times New Roman"/>
            <w:color w:val="000000" w:themeColor="text1"/>
          </w:rPr>
          <w:t xml:space="preserve"> illustrate how vulgarity operates not simply as a marker of strong emotion, but as a culturally embedded discursive resource. Its distribution across topics on Twitter </w:t>
        </w:r>
        <w:r w:rsidR="00990C22" w:rsidRPr="004D12CE">
          <w:rPr>
            <w:rFonts w:ascii="Times New Roman" w:hAnsi="Times New Roman" w:cs="Times New Roman"/>
            <w:color w:val="000000" w:themeColor="text1"/>
          </w:rPr>
          <w:t>indicates</w:t>
        </w:r>
        <w:r w:rsidRPr="00D402C3">
          <w:rPr>
            <w:rFonts w:ascii="Times New Roman" w:hAnsi="Times New Roman" w:cs="Times New Roman"/>
            <w:color w:val="000000" w:themeColor="text1"/>
          </w:rPr>
          <w:t xml:space="preserve"> how </w:t>
        </w:r>
        <w:r w:rsidR="004D12CE" w:rsidRPr="004D12CE">
          <w:rPr>
            <w:rFonts w:ascii="Times New Roman" w:hAnsi="Times New Roman" w:cs="Times New Roman"/>
            <w:color w:val="000000" w:themeColor="text1"/>
          </w:rPr>
          <w:t xml:space="preserve">similar yet distinct </w:t>
        </w:r>
        <w:r w:rsidRPr="00D402C3">
          <w:rPr>
            <w:rFonts w:ascii="Times New Roman" w:hAnsi="Times New Roman" w:cs="Times New Roman"/>
            <w:color w:val="000000" w:themeColor="text1"/>
          </w:rPr>
          <w:t xml:space="preserve">national </w:t>
        </w:r>
        <w:r w:rsidR="004D12CE" w:rsidRPr="004D12CE">
          <w:rPr>
            <w:rFonts w:ascii="Times New Roman" w:hAnsi="Times New Roman" w:cs="Times New Roman"/>
            <w:color w:val="000000" w:themeColor="text1"/>
          </w:rPr>
          <w:t xml:space="preserve">cultures </w:t>
        </w:r>
        <w:r w:rsidRPr="00D402C3">
          <w:rPr>
            <w:rFonts w:ascii="Times New Roman" w:hAnsi="Times New Roman" w:cs="Times New Roman"/>
            <w:color w:val="000000" w:themeColor="text1"/>
          </w:rPr>
          <w:t>shape what is considered appropriate, humorous, or transgressive, and how digital platforms amplify these differences.</w:t>
        </w:r>
      </w:ins>
    </w:p>
    <w:p w14:paraId="044C92A8" w14:textId="078A9EF7" w:rsidR="00CE0FE9" w:rsidRPr="00942F9A" w:rsidRDefault="009B0F13"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9D389F" w:rsidRPr="00942F9A">
        <w:rPr>
          <w:rFonts w:ascii="Times New Roman" w:hAnsi="Times New Roman" w:cs="Times New Roman"/>
          <w:color w:val="000000" w:themeColor="text1"/>
        </w:rPr>
        <w:t>, the Boruta analysis has identified s</w:t>
      </w:r>
      <w:r w:rsidR="00CE0FE9" w:rsidRPr="00942F9A">
        <w:rPr>
          <w:rFonts w:ascii="Times New Roman" w:hAnsi="Times New Roman" w:cs="Times New Roman"/>
          <w:color w:val="000000" w:themeColor="text1"/>
        </w:rPr>
        <w:t>everal user- and tweet-level variables as significant predictors of vulgarity use. The most influential factors include the number of followers and the number of accounts a user follows, indicating that users with larger social networks display distinct patterns of vulgar language use</w:t>
      </w:r>
      <w:r w:rsidR="003C6274" w:rsidRPr="00942F9A">
        <w:rPr>
          <w:rFonts w:ascii="Times New Roman" w:hAnsi="Times New Roman" w:cs="Times New Roman"/>
          <w:color w:val="000000" w:themeColor="text1"/>
        </w:rPr>
        <w:t>, echoing recent findings by La</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tinen et al</w:t>
      </w:r>
      <w:r w:rsidR="00CE68CD" w:rsidRPr="00942F9A">
        <w:rPr>
          <w:rFonts w:ascii="Times New Roman" w:hAnsi="Times New Roman" w:cs="Times New Roman"/>
          <w:color w:val="000000" w:themeColor="text1"/>
        </w:rPr>
        <w:t>.</w:t>
      </w:r>
      <w:r w:rsidR="003C6274" w:rsidRPr="00942F9A">
        <w:rPr>
          <w:rFonts w:ascii="Times New Roman" w:hAnsi="Times New Roman" w:cs="Times New Roman"/>
          <w:color w:val="000000" w:themeColor="text1"/>
        </w:rPr>
        <w:t xml:space="preserve"> (2025)</w:t>
      </w:r>
      <w:r w:rsidR="00CE0FE9" w:rsidRPr="00942F9A">
        <w:rPr>
          <w:rFonts w:ascii="Times New Roman" w:hAnsi="Times New Roman" w:cs="Times New Roman"/>
          <w:color w:val="000000" w:themeColor="text1"/>
        </w:rPr>
        <w:t xml:space="preserve">. Additionally, tweet topic, total tweet volume, and whether a tweet is a </w:t>
      </w:r>
      <w:r w:rsidR="00757891" w:rsidRPr="00942F9A">
        <w:rPr>
          <w:rFonts w:ascii="Times New Roman" w:hAnsi="Times New Roman" w:cs="Times New Roman"/>
          <w:color w:val="000000" w:themeColor="text1"/>
        </w:rPr>
        <w:t>reply,</w:t>
      </w:r>
      <w:r w:rsidR="00CE0FE9" w:rsidRPr="00942F9A">
        <w:rPr>
          <w:rFonts w:ascii="Times New Roman" w:hAnsi="Times New Roman" w:cs="Times New Roman"/>
          <w:color w:val="000000" w:themeColor="text1"/>
        </w:rPr>
        <w:t xml:space="preserve"> or an original post play a role in predicting vulgarity. In contrast, metadata such as account creation date exhibits only a moderate influence. These findings suggest that the use of vulgarity is not random but shaped by both individual user characteristics and interactional contexts.</w:t>
      </w:r>
    </w:p>
    <w:p w14:paraId="12CD7797" w14:textId="27D56681" w:rsidR="00AA4AE4" w:rsidRPr="00AA4AE4" w:rsidRDefault="00AA4AE4" w:rsidP="00B37F69">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 xml:space="preserve">The correlation between social network size </w:t>
      </w:r>
      <w:del w:id="1449" w:author="Author">
        <w:r w:rsidR="004B4F49" w:rsidRPr="00942F9A">
          <w:rPr>
            <w:rFonts w:ascii="Times New Roman" w:hAnsi="Times New Roman" w:cs="Times New Roman"/>
            <w:color w:val="000000" w:themeColor="text1"/>
          </w:rPr>
          <w:delText xml:space="preserve">(the number of accounts a user follows) </w:delText>
        </w:r>
      </w:del>
      <w:r w:rsidRPr="00AA4AE4">
        <w:rPr>
          <w:rFonts w:ascii="Times New Roman" w:hAnsi="Times New Roman" w:cs="Times New Roman"/>
          <w:color w:val="000000" w:themeColor="text1"/>
        </w:rPr>
        <w:t xml:space="preserve">and vulgarity use provides empirical support for theories that link swearing to social identity and audience design. </w:t>
      </w:r>
      <w:del w:id="1450" w:author="Author">
        <w:r w:rsidR="004A68FA" w:rsidRPr="00942F9A">
          <w:rPr>
            <w:rFonts w:ascii="Times New Roman" w:hAnsi="Times New Roman" w:cs="Times New Roman"/>
            <w:color w:val="000000" w:themeColor="text1"/>
          </w:rPr>
          <w:delText>The finding that users</w:delText>
        </w:r>
      </w:del>
      <w:ins w:id="1451" w:author="Author">
        <w:r w:rsidRPr="00AA4AE4">
          <w:rPr>
            <w:rFonts w:ascii="Times New Roman" w:hAnsi="Times New Roman" w:cs="Times New Roman"/>
            <w:color w:val="000000" w:themeColor="text1"/>
          </w:rPr>
          <w:t>Users</w:t>
        </w:r>
      </w:ins>
      <w:r w:rsidRPr="00AA4AE4">
        <w:rPr>
          <w:rFonts w:ascii="Times New Roman" w:hAnsi="Times New Roman" w:cs="Times New Roman"/>
          <w:color w:val="000000" w:themeColor="text1"/>
        </w:rPr>
        <w:t xml:space="preserve"> with larger networks</w:t>
      </w:r>
      <w:r>
        <w:rPr>
          <w:rFonts w:ascii="Times New Roman" w:hAnsi="Times New Roman" w:cs="Times New Roman"/>
          <w:color w:val="000000" w:themeColor="text1"/>
        </w:rPr>
        <w:t xml:space="preserve"> </w:t>
      </w:r>
      <w:del w:id="1452" w:author="Author">
        <w:r w:rsidR="004A68FA" w:rsidRPr="00942F9A">
          <w:rPr>
            <w:rFonts w:ascii="Times New Roman" w:hAnsi="Times New Roman" w:cs="Times New Roman"/>
            <w:color w:val="000000" w:themeColor="text1"/>
          </w:rPr>
          <w:delText>engage</w:delText>
        </w:r>
      </w:del>
      <w:ins w:id="1453" w:author="Author">
        <w:r w:rsidR="00B37F69">
          <w:rPr>
            <w:rFonts w:ascii="Times New Roman" w:hAnsi="Times New Roman" w:cs="Times New Roman"/>
            <w:color w:val="000000" w:themeColor="text1"/>
          </w:rPr>
          <w:t xml:space="preserve">– </w:t>
        </w:r>
        <w:r w:rsidRPr="00AA4AE4">
          <w:rPr>
            <w:rFonts w:ascii="Times New Roman" w:hAnsi="Times New Roman" w:cs="Times New Roman"/>
            <w:color w:val="000000" w:themeColor="text1"/>
          </w:rPr>
          <w:t>measured</w:t>
        </w:r>
      </w:ins>
      <w:r w:rsidRPr="00AA4AE4">
        <w:rPr>
          <w:rFonts w:ascii="Times New Roman" w:hAnsi="Times New Roman" w:cs="Times New Roman"/>
          <w:color w:val="000000" w:themeColor="text1"/>
        </w:rPr>
        <w:t xml:space="preserve"> in </w:t>
      </w:r>
      <w:del w:id="1454" w:author="Author">
        <w:r w:rsidR="004A68FA" w:rsidRPr="00942F9A">
          <w:rPr>
            <w:rFonts w:ascii="Times New Roman" w:hAnsi="Times New Roman" w:cs="Times New Roman"/>
            <w:color w:val="000000" w:themeColor="text1"/>
          </w:rPr>
          <w:delText>distinct swearing patterns aligns with previous research showing</w:delText>
        </w:r>
      </w:del>
      <w:ins w:id="1455" w:author="Author">
        <w:r w:rsidRPr="00AA4AE4">
          <w:rPr>
            <w:rFonts w:ascii="Times New Roman" w:hAnsi="Times New Roman" w:cs="Times New Roman"/>
            <w:color w:val="000000" w:themeColor="text1"/>
          </w:rPr>
          <w:t>both followers and followings</w:t>
        </w:r>
        <w:r w:rsidR="00B37F69">
          <w:rPr>
            <w:rFonts w:ascii="Times New Roman" w:hAnsi="Times New Roman" w:cs="Times New Roman"/>
            <w:color w:val="000000" w:themeColor="text1"/>
          </w:rPr>
          <w:t xml:space="preserve"> – </w:t>
        </w:r>
        <w:r w:rsidRPr="00AA4AE4">
          <w:rPr>
            <w:rFonts w:ascii="Times New Roman" w:hAnsi="Times New Roman" w:cs="Times New Roman"/>
            <w:color w:val="000000" w:themeColor="text1"/>
          </w:rPr>
          <w:t>are more likely to use vulgar language, consistent with the idea</w:t>
        </w:r>
      </w:ins>
      <w:r w:rsidRPr="00AA4AE4">
        <w:rPr>
          <w:rFonts w:ascii="Times New Roman" w:hAnsi="Times New Roman" w:cs="Times New Roman"/>
          <w:color w:val="000000" w:themeColor="text1"/>
        </w:rPr>
        <w:t xml:space="preserve"> that linguistic choices are </w:t>
      </w:r>
      <w:del w:id="1456" w:author="Author">
        <w:r w:rsidR="004A68FA" w:rsidRPr="00942F9A">
          <w:rPr>
            <w:rFonts w:ascii="Times New Roman" w:hAnsi="Times New Roman" w:cs="Times New Roman"/>
            <w:color w:val="000000" w:themeColor="text1"/>
          </w:rPr>
          <w:delText>influenced</w:delText>
        </w:r>
      </w:del>
      <w:ins w:id="1457" w:author="Author">
        <w:r w:rsidRPr="00AA4AE4">
          <w:rPr>
            <w:rFonts w:ascii="Times New Roman" w:hAnsi="Times New Roman" w:cs="Times New Roman"/>
            <w:color w:val="000000" w:themeColor="text1"/>
          </w:rPr>
          <w:t>shaped</w:t>
        </w:r>
      </w:ins>
      <w:r w:rsidRPr="00AA4AE4">
        <w:rPr>
          <w:rFonts w:ascii="Times New Roman" w:hAnsi="Times New Roman" w:cs="Times New Roman"/>
          <w:color w:val="000000" w:themeColor="text1"/>
        </w:rPr>
        <w:t xml:space="preserve"> by audience expectations </w:t>
      </w:r>
      <w:ins w:id="1458" w:author="Author">
        <w:r w:rsidRPr="00AA4AE4">
          <w:rPr>
            <w:rFonts w:ascii="Times New Roman" w:hAnsi="Times New Roman" w:cs="Times New Roman"/>
            <w:color w:val="000000" w:themeColor="text1"/>
          </w:rPr>
          <w:t xml:space="preserve">and the desire to project a distinctive online persona </w:t>
        </w:r>
      </w:ins>
      <w:r w:rsidRPr="00AA4AE4">
        <w:rPr>
          <w:rFonts w:ascii="Times New Roman" w:hAnsi="Times New Roman" w:cs="Times New Roman"/>
          <w:color w:val="000000" w:themeColor="text1"/>
        </w:rPr>
        <w:t>(Bamman, Eisenstein</w:t>
      </w:r>
      <w:del w:id="1459" w:author="Author">
        <w:r w:rsidR="00E35D79" w:rsidRPr="00942F9A">
          <w:rPr>
            <w:rFonts w:ascii="Times New Roman" w:eastAsia="Times New Roman" w:hAnsi="Times New Roman" w:cs="Times New Roman"/>
            <w:color w:val="000000" w:themeColor="text1"/>
          </w:rPr>
          <w:delText>,</w:delText>
        </w:r>
      </w:del>
      <w:r w:rsidR="0044393F">
        <w:rPr>
          <w:rFonts w:ascii="Times New Roman" w:hAnsi="Times New Roman" w:cs="Times New Roman"/>
          <w:color w:val="000000" w:themeColor="text1"/>
        </w:rPr>
        <w:t xml:space="preserve"> and</w:t>
      </w:r>
      <w:r w:rsidRPr="00AA4AE4">
        <w:rPr>
          <w:rFonts w:ascii="Times New Roman" w:hAnsi="Times New Roman" w:cs="Times New Roman"/>
          <w:color w:val="000000" w:themeColor="text1"/>
        </w:rPr>
        <w:t xml:space="preserve"> Schnoebelen</w:t>
      </w:r>
      <w:ins w:id="1460" w:author="Author">
        <w:r w:rsidRPr="00AA4AE4">
          <w:rPr>
            <w:rFonts w:ascii="Times New Roman" w:hAnsi="Times New Roman" w:cs="Times New Roman"/>
            <w:color w:val="000000" w:themeColor="text1"/>
          </w:rPr>
          <w:t>,</w:t>
        </w:r>
      </w:ins>
      <w:r w:rsidRPr="00AA4AE4">
        <w:rPr>
          <w:rFonts w:ascii="Times New Roman" w:hAnsi="Times New Roman" w:cs="Times New Roman"/>
          <w:color w:val="000000" w:themeColor="text1"/>
        </w:rPr>
        <w:t xml:space="preserve"> 2014; Thelwall, 2008). </w:t>
      </w:r>
      <w:del w:id="1461" w:author="Author">
        <w:r w:rsidR="004A68FA" w:rsidRPr="00942F9A">
          <w:rPr>
            <w:rFonts w:ascii="Times New Roman" w:hAnsi="Times New Roman" w:cs="Times New Roman"/>
            <w:color w:val="000000" w:themeColor="text1"/>
          </w:rPr>
          <w:delText>The fact</w:delText>
        </w:r>
      </w:del>
      <w:ins w:id="1462" w:author="Author">
        <w:r w:rsidRPr="00AA4AE4">
          <w:rPr>
            <w:rFonts w:ascii="Times New Roman" w:hAnsi="Times New Roman" w:cs="Times New Roman"/>
            <w:color w:val="000000" w:themeColor="text1"/>
          </w:rPr>
          <w:t>At the same time, the finding</w:t>
        </w:r>
      </w:ins>
      <w:r w:rsidRPr="00AA4AE4">
        <w:rPr>
          <w:rFonts w:ascii="Times New Roman" w:hAnsi="Times New Roman" w:cs="Times New Roman"/>
          <w:color w:val="000000" w:themeColor="text1"/>
        </w:rPr>
        <w:t xml:space="preserve"> that high-</w:t>
      </w:r>
      <w:del w:id="1463" w:author="Author">
        <w:r w:rsidR="004A68FA" w:rsidRPr="00942F9A">
          <w:rPr>
            <w:rFonts w:ascii="Times New Roman" w:hAnsi="Times New Roman" w:cs="Times New Roman"/>
            <w:color w:val="000000" w:themeColor="text1"/>
          </w:rPr>
          <w:delText>volume users swear</w:delText>
        </w:r>
      </w:del>
      <w:ins w:id="1464" w:author="Author">
        <w:r w:rsidRPr="00AA4AE4">
          <w:rPr>
            <w:rFonts w:ascii="Times New Roman" w:hAnsi="Times New Roman" w:cs="Times New Roman"/>
            <w:color w:val="000000" w:themeColor="text1"/>
          </w:rPr>
          <w:t>engagement tweets (those receiving more likes, retweets, and replies) tend to contain</w:t>
        </w:r>
      </w:ins>
      <w:r w:rsidRPr="00AA4AE4">
        <w:rPr>
          <w:rFonts w:ascii="Times New Roman" w:hAnsi="Times New Roman" w:cs="Times New Roman"/>
          <w:color w:val="000000" w:themeColor="text1"/>
        </w:rPr>
        <w:t xml:space="preserve"> less </w:t>
      </w:r>
      <w:del w:id="1465" w:author="Author">
        <w:r w:rsidR="004A68FA" w:rsidRPr="00942F9A">
          <w:rPr>
            <w:rFonts w:ascii="Times New Roman" w:hAnsi="Times New Roman" w:cs="Times New Roman"/>
            <w:color w:val="000000" w:themeColor="text1"/>
          </w:rPr>
          <w:delText>frequently</w:delText>
        </w:r>
      </w:del>
      <w:ins w:id="1466" w:author="Author">
        <w:r w:rsidRPr="00AA4AE4">
          <w:rPr>
            <w:rFonts w:ascii="Times New Roman" w:hAnsi="Times New Roman" w:cs="Times New Roman"/>
            <w:color w:val="000000" w:themeColor="text1"/>
          </w:rPr>
          <w:t>swearing</w:t>
        </w:r>
      </w:ins>
      <w:r w:rsidRPr="00AA4AE4">
        <w:rPr>
          <w:rFonts w:ascii="Times New Roman" w:hAnsi="Times New Roman" w:cs="Times New Roman"/>
          <w:color w:val="000000" w:themeColor="text1"/>
        </w:rPr>
        <w:t xml:space="preserve"> suggests that </w:t>
      </w:r>
      <w:del w:id="1467" w:author="Author">
        <w:r w:rsidR="004A68FA" w:rsidRPr="00942F9A">
          <w:rPr>
            <w:rFonts w:ascii="Times New Roman" w:hAnsi="Times New Roman" w:cs="Times New Roman"/>
            <w:color w:val="000000" w:themeColor="text1"/>
          </w:rPr>
          <w:delText xml:space="preserve">a degree of </w:delText>
        </w:r>
      </w:del>
      <w:r w:rsidRPr="00AA4AE4">
        <w:rPr>
          <w:rFonts w:ascii="Times New Roman" w:hAnsi="Times New Roman" w:cs="Times New Roman"/>
          <w:color w:val="000000" w:themeColor="text1"/>
        </w:rPr>
        <w:t xml:space="preserve">self-monitoring </w:t>
      </w:r>
      <w:del w:id="1468" w:author="Author">
        <w:r w:rsidR="004A68FA" w:rsidRPr="00942F9A">
          <w:rPr>
            <w:rFonts w:ascii="Times New Roman" w:hAnsi="Times New Roman" w:cs="Times New Roman"/>
            <w:color w:val="000000" w:themeColor="text1"/>
          </w:rPr>
          <w:delText>may be</w:delText>
        </w:r>
      </w:del>
      <w:ins w:id="1469" w:author="Author">
        <w:r w:rsidRPr="00AA4AE4">
          <w:rPr>
            <w:rFonts w:ascii="Times New Roman" w:hAnsi="Times New Roman" w:cs="Times New Roman"/>
            <w:color w:val="000000" w:themeColor="text1"/>
          </w:rPr>
          <w:t>is</w:t>
        </w:r>
      </w:ins>
      <w:r w:rsidRPr="00AA4AE4">
        <w:rPr>
          <w:rFonts w:ascii="Times New Roman" w:hAnsi="Times New Roman" w:cs="Times New Roman"/>
          <w:color w:val="000000" w:themeColor="text1"/>
        </w:rPr>
        <w:t xml:space="preserve"> at play, particularly among individuals </w:t>
      </w:r>
      <w:del w:id="1470" w:author="Author">
        <w:r w:rsidR="004A68FA" w:rsidRPr="00942F9A">
          <w:rPr>
            <w:rFonts w:ascii="Times New Roman" w:hAnsi="Times New Roman" w:cs="Times New Roman"/>
            <w:color w:val="000000" w:themeColor="text1"/>
          </w:rPr>
          <w:delText>who engage</w:delText>
        </w:r>
      </w:del>
      <w:ins w:id="1471" w:author="Author">
        <w:r w:rsidRPr="00AA4AE4">
          <w:rPr>
            <w:rFonts w:ascii="Times New Roman" w:hAnsi="Times New Roman" w:cs="Times New Roman"/>
            <w:color w:val="000000" w:themeColor="text1"/>
          </w:rPr>
          <w:t>engaging</w:t>
        </w:r>
      </w:ins>
      <w:r w:rsidRPr="00AA4AE4">
        <w:rPr>
          <w:rFonts w:ascii="Times New Roman" w:hAnsi="Times New Roman" w:cs="Times New Roman"/>
          <w:color w:val="000000" w:themeColor="text1"/>
        </w:rPr>
        <w:t xml:space="preserve"> with a broader, more diverse audience. This </w:t>
      </w:r>
      <w:del w:id="1472" w:author="Author">
        <w:r w:rsidR="004A68FA" w:rsidRPr="00942F9A">
          <w:rPr>
            <w:rFonts w:ascii="Times New Roman" w:hAnsi="Times New Roman" w:cs="Times New Roman"/>
            <w:color w:val="000000" w:themeColor="text1"/>
          </w:rPr>
          <w:delText xml:space="preserve">supports prior work </w:delText>
        </w:r>
      </w:del>
      <w:ins w:id="1473" w:author="Author">
        <w:r w:rsidRPr="00AA4AE4">
          <w:rPr>
            <w:rFonts w:ascii="Times New Roman" w:hAnsi="Times New Roman" w:cs="Times New Roman"/>
            <w:color w:val="000000" w:themeColor="text1"/>
          </w:rPr>
          <w:t xml:space="preserve">aligns with research </w:t>
        </w:r>
      </w:ins>
      <w:r w:rsidRPr="00AA4AE4">
        <w:rPr>
          <w:rFonts w:ascii="Times New Roman" w:hAnsi="Times New Roman" w:cs="Times New Roman"/>
          <w:color w:val="000000" w:themeColor="text1"/>
        </w:rPr>
        <w:t xml:space="preserve">on self-presentation and linguistic accommodation in digital </w:t>
      </w:r>
      <w:del w:id="1474" w:author="Author">
        <w:r w:rsidR="004A68FA" w:rsidRPr="00942F9A">
          <w:rPr>
            <w:rFonts w:ascii="Times New Roman" w:hAnsi="Times New Roman" w:cs="Times New Roman"/>
            <w:color w:val="000000" w:themeColor="text1"/>
          </w:rPr>
          <w:delText>spaces</w:delText>
        </w:r>
      </w:del>
      <w:ins w:id="1475" w:author="Author">
        <w:r w:rsidRPr="00AA4AE4">
          <w:rPr>
            <w:rFonts w:ascii="Times New Roman" w:hAnsi="Times New Roman" w:cs="Times New Roman"/>
            <w:color w:val="000000" w:themeColor="text1"/>
          </w:rPr>
          <w:t>environments</w:t>
        </w:r>
      </w:ins>
      <w:r w:rsidRPr="00AA4AE4">
        <w:rPr>
          <w:rFonts w:ascii="Times New Roman" w:hAnsi="Times New Roman" w:cs="Times New Roman"/>
          <w:color w:val="000000" w:themeColor="text1"/>
        </w:rPr>
        <w:t xml:space="preserve"> (Tagg, 2015</w:t>
      </w:r>
      <w:del w:id="1476" w:author="Author">
        <w:r w:rsidR="004A68FA" w:rsidRPr="00942F9A">
          <w:rPr>
            <w:rFonts w:ascii="Times New Roman" w:hAnsi="Times New Roman" w:cs="Times New Roman"/>
            <w:color w:val="000000" w:themeColor="text1"/>
          </w:rPr>
          <w:delText>).</w:delText>
        </w:r>
      </w:del>
      <w:ins w:id="1477" w:author="Author">
        <w:r w:rsidRPr="00AA4AE4">
          <w:rPr>
            <w:rFonts w:ascii="Times New Roman" w:hAnsi="Times New Roman" w:cs="Times New Roman"/>
            <w:color w:val="000000" w:themeColor="text1"/>
          </w:rPr>
          <w:t>), indicating that vulgarity is strategically managed depending on perceived audience scope and sensitivity.</w:t>
        </w:r>
      </w:ins>
    </w:p>
    <w:p w14:paraId="75632137" w14:textId="1FC7E9C1" w:rsidR="00AA4AE4" w:rsidRPr="00AA4AE4" w:rsidRDefault="00AA4AE4" w:rsidP="00B37F69">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 xml:space="preserve">The study also highlights the importance of genre-specific swearing, reinforcing </w:t>
      </w:r>
      <w:del w:id="1478" w:author="Author">
        <w:r w:rsidR="00110DED" w:rsidRPr="00942F9A">
          <w:rPr>
            <w:rFonts w:ascii="Times New Roman" w:hAnsi="Times New Roman" w:cs="Times New Roman"/>
            <w:color w:val="000000" w:themeColor="text1"/>
          </w:rPr>
          <w:delText xml:space="preserve">previous </w:delText>
        </w:r>
      </w:del>
      <w:r w:rsidRPr="00AA4AE4">
        <w:rPr>
          <w:rFonts w:ascii="Times New Roman" w:hAnsi="Times New Roman" w:cs="Times New Roman"/>
          <w:color w:val="000000" w:themeColor="text1"/>
        </w:rPr>
        <w:t xml:space="preserve">claims that vulgarity serves </w:t>
      </w:r>
      <w:del w:id="1479" w:author="Author">
        <w:r w:rsidR="00110DED" w:rsidRPr="00942F9A">
          <w:rPr>
            <w:rFonts w:ascii="Times New Roman" w:hAnsi="Times New Roman" w:cs="Times New Roman"/>
            <w:color w:val="000000" w:themeColor="text1"/>
          </w:rPr>
          <w:delText>different</w:delText>
        </w:r>
      </w:del>
      <w:ins w:id="1480" w:author="Author">
        <w:r w:rsidRPr="00AA4AE4">
          <w:rPr>
            <w:rFonts w:ascii="Times New Roman" w:hAnsi="Times New Roman" w:cs="Times New Roman"/>
            <w:color w:val="000000" w:themeColor="text1"/>
          </w:rPr>
          <w:t>distinct</w:t>
        </w:r>
      </w:ins>
      <w:r w:rsidRPr="00AA4AE4">
        <w:rPr>
          <w:rFonts w:ascii="Times New Roman" w:hAnsi="Times New Roman" w:cs="Times New Roman"/>
          <w:color w:val="000000" w:themeColor="text1"/>
        </w:rPr>
        <w:t xml:space="preserve"> pragmatic functions </w:t>
      </w:r>
      <w:del w:id="1481" w:author="Author">
        <w:r w:rsidR="00110DED" w:rsidRPr="00942F9A">
          <w:rPr>
            <w:rFonts w:ascii="Times New Roman" w:hAnsi="Times New Roman" w:cs="Times New Roman"/>
            <w:color w:val="000000" w:themeColor="text1"/>
          </w:rPr>
          <w:delText xml:space="preserve">depending on context </w:delText>
        </w:r>
      </w:del>
      <w:ins w:id="1482" w:author="Author">
        <w:r w:rsidRPr="00AA4AE4">
          <w:rPr>
            <w:rFonts w:ascii="Times New Roman" w:hAnsi="Times New Roman" w:cs="Times New Roman"/>
            <w:color w:val="000000" w:themeColor="text1"/>
          </w:rPr>
          <w:t xml:space="preserve">across contexts </w:t>
        </w:r>
      </w:ins>
      <w:r w:rsidRPr="00AA4AE4">
        <w:rPr>
          <w:rFonts w:ascii="Times New Roman" w:hAnsi="Times New Roman" w:cs="Times New Roman"/>
          <w:color w:val="000000" w:themeColor="text1"/>
        </w:rPr>
        <w:t xml:space="preserve">(Culpeper, 2011). </w:t>
      </w:r>
      <w:del w:id="1483" w:author="Author">
        <w:r w:rsidR="00110DED" w:rsidRPr="00942F9A">
          <w:rPr>
            <w:rFonts w:ascii="Times New Roman" w:hAnsi="Times New Roman" w:cs="Times New Roman"/>
            <w:color w:val="000000" w:themeColor="text1"/>
          </w:rPr>
          <w:delText>For example, the presence</w:delText>
        </w:r>
      </w:del>
      <w:ins w:id="1484" w:author="Author">
        <w:r w:rsidRPr="00AA4AE4">
          <w:rPr>
            <w:rFonts w:ascii="Times New Roman" w:hAnsi="Times New Roman" w:cs="Times New Roman"/>
            <w:color w:val="000000" w:themeColor="text1"/>
          </w:rPr>
          <w:t>The higher odds</w:t>
        </w:r>
      </w:ins>
      <w:r w:rsidRPr="00AA4AE4">
        <w:rPr>
          <w:rFonts w:ascii="Times New Roman" w:hAnsi="Times New Roman" w:cs="Times New Roman"/>
          <w:color w:val="000000" w:themeColor="text1"/>
        </w:rPr>
        <w:t xml:space="preserve"> of </w:t>
      </w:r>
      <w:del w:id="1485" w:author="Author">
        <w:r w:rsidR="00110DED" w:rsidRPr="00942F9A">
          <w:rPr>
            <w:rFonts w:ascii="Times New Roman" w:hAnsi="Times New Roman" w:cs="Times New Roman"/>
            <w:color w:val="000000" w:themeColor="text1"/>
          </w:rPr>
          <w:delText xml:space="preserve">vulgar language </w:delText>
        </w:r>
      </w:del>
      <w:ins w:id="1486" w:author="Author">
        <w:r w:rsidRPr="00AA4AE4">
          <w:rPr>
            <w:rFonts w:ascii="Times New Roman" w:hAnsi="Times New Roman" w:cs="Times New Roman"/>
            <w:color w:val="000000" w:themeColor="text1"/>
          </w:rPr>
          <w:t xml:space="preserve">vulgarity </w:t>
        </w:r>
      </w:ins>
      <w:r w:rsidRPr="00AA4AE4">
        <w:rPr>
          <w:rFonts w:ascii="Times New Roman" w:hAnsi="Times New Roman" w:cs="Times New Roman"/>
          <w:color w:val="000000" w:themeColor="text1"/>
        </w:rPr>
        <w:t xml:space="preserve">in </w:t>
      </w:r>
      <w:ins w:id="1487" w:author="Author">
        <w:r w:rsidRPr="00AA4AE4">
          <w:rPr>
            <w:rFonts w:ascii="Times New Roman" w:hAnsi="Times New Roman" w:cs="Times New Roman"/>
            <w:color w:val="000000" w:themeColor="text1"/>
          </w:rPr>
          <w:t xml:space="preserve">quoted tweets and </w:t>
        </w:r>
      </w:ins>
      <w:r w:rsidRPr="00AA4AE4">
        <w:rPr>
          <w:rFonts w:ascii="Times New Roman" w:hAnsi="Times New Roman" w:cs="Times New Roman"/>
          <w:color w:val="000000" w:themeColor="text1"/>
        </w:rPr>
        <w:t xml:space="preserve">interactive </w:t>
      </w:r>
      <w:del w:id="1488" w:author="Author">
        <w:r w:rsidR="00110DED" w:rsidRPr="00942F9A">
          <w:rPr>
            <w:rFonts w:ascii="Times New Roman" w:hAnsi="Times New Roman" w:cs="Times New Roman"/>
            <w:color w:val="000000" w:themeColor="text1"/>
          </w:rPr>
          <w:delText xml:space="preserve">tweet </w:delText>
        </w:r>
      </w:del>
      <w:r w:rsidRPr="00AA4AE4">
        <w:rPr>
          <w:rFonts w:ascii="Times New Roman" w:hAnsi="Times New Roman" w:cs="Times New Roman"/>
          <w:color w:val="000000" w:themeColor="text1"/>
        </w:rPr>
        <w:t xml:space="preserve">threads, </w:t>
      </w:r>
      <w:del w:id="1489" w:author="Author">
        <w:r w:rsidR="00110DED" w:rsidRPr="00942F9A">
          <w:rPr>
            <w:rFonts w:ascii="Times New Roman" w:hAnsi="Times New Roman" w:cs="Times New Roman"/>
            <w:color w:val="000000" w:themeColor="text1"/>
          </w:rPr>
          <w:delText>i.e. replies, suggests that swearing plays a role in reinforcing in-group</w:delText>
        </w:r>
      </w:del>
      <w:ins w:id="1490" w:author="Author">
        <w:r w:rsidRPr="00AA4AE4">
          <w:rPr>
            <w:rFonts w:ascii="Times New Roman" w:hAnsi="Times New Roman" w:cs="Times New Roman"/>
            <w:color w:val="000000" w:themeColor="text1"/>
          </w:rPr>
          <w:t>as opposed to stand-alone posts, suggest that swearing is especially salient in dialogic and intertextual exchanges. In such environments, vulgarity operates as a resource for humour (Dynel, 2012),</w:t>
        </w:r>
      </w:ins>
      <w:r w:rsidRPr="00AA4AE4">
        <w:rPr>
          <w:rFonts w:ascii="Times New Roman" w:hAnsi="Times New Roman" w:cs="Times New Roman"/>
          <w:color w:val="000000" w:themeColor="text1"/>
        </w:rPr>
        <w:t xml:space="preserve"> solidarity (Stapleton, 2010</w:t>
      </w:r>
      <w:del w:id="1491" w:author="Author">
        <w:r w:rsidR="00110DED" w:rsidRPr="00942F9A">
          <w:rPr>
            <w:rFonts w:ascii="Times New Roman" w:hAnsi="Times New Roman" w:cs="Times New Roman"/>
            <w:color w:val="000000" w:themeColor="text1"/>
          </w:rPr>
          <w:delText>) and facilitating humour (Dynel, 2012).</w:delText>
        </w:r>
      </w:del>
      <w:ins w:id="1492" w:author="Author">
        <w:r w:rsidRPr="00AA4AE4">
          <w:rPr>
            <w:rFonts w:ascii="Times New Roman" w:hAnsi="Times New Roman" w:cs="Times New Roman"/>
            <w:color w:val="000000" w:themeColor="text1"/>
          </w:rPr>
          <w:t>), and stance-taking.</w:t>
        </w:r>
      </w:ins>
      <w:r w:rsidRPr="00AA4AE4">
        <w:rPr>
          <w:rFonts w:ascii="Times New Roman" w:hAnsi="Times New Roman" w:cs="Times New Roman"/>
          <w:color w:val="000000" w:themeColor="text1"/>
        </w:rPr>
        <w:t xml:space="preserve"> Conversely, </w:t>
      </w:r>
      <w:del w:id="1493" w:author="Author">
        <w:r w:rsidR="00110DED" w:rsidRPr="00942F9A">
          <w:rPr>
            <w:rFonts w:ascii="Times New Roman" w:hAnsi="Times New Roman" w:cs="Times New Roman"/>
            <w:color w:val="000000" w:themeColor="text1"/>
          </w:rPr>
          <w:delText>the</w:delText>
        </w:r>
      </w:del>
      <w:ins w:id="1494" w:author="Author">
        <w:r w:rsidRPr="00AA4AE4">
          <w:rPr>
            <w:rFonts w:ascii="Times New Roman" w:hAnsi="Times New Roman" w:cs="Times New Roman"/>
            <w:color w:val="000000" w:themeColor="text1"/>
          </w:rPr>
          <w:t>its</w:t>
        </w:r>
      </w:ins>
      <w:r w:rsidRPr="00AA4AE4">
        <w:rPr>
          <w:rFonts w:ascii="Times New Roman" w:hAnsi="Times New Roman" w:cs="Times New Roman"/>
          <w:color w:val="000000" w:themeColor="text1"/>
        </w:rPr>
        <w:t xml:space="preserve"> lower </w:t>
      </w:r>
      <w:del w:id="1495" w:author="Author">
        <w:r w:rsidR="00110DED" w:rsidRPr="00942F9A">
          <w:rPr>
            <w:rFonts w:ascii="Times New Roman" w:hAnsi="Times New Roman" w:cs="Times New Roman"/>
            <w:color w:val="000000" w:themeColor="text1"/>
          </w:rPr>
          <w:delText>presence of swearing</w:delText>
        </w:r>
      </w:del>
      <w:ins w:id="1496" w:author="Author">
        <w:r w:rsidRPr="00AA4AE4">
          <w:rPr>
            <w:rFonts w:ascii="Times New Roman" w:hAnsi="Times New Roman" w:cs="Times New Roman"/>
            <w:color w:val="000000" w:themeColor="text1"/>
          </w:rPr>
          <w:t>frequency</w:t>
        </w:r>
      </w:ins>
      <w:r w:rsidRPr="00AA4AE4">
        <w:rPr>
          <w:rFonts w:ascii="Times New Roman" w:hAnsi="Times New Roman" w:cs="Times New Roman"/>
          <w:color w:val="000000" w:themeColor="text1"/>
        </w:rPr>
        <w:t xml:space="preserve"> in </w:t>
      </w:r>
      <w:del w:id="1497" w:author="Author">
        <w:r w:rsidR="00110DED" w:rsidRPr="00942F9A">
          <w:rPr>
            <w:rFonts w:ascii="Times New Roman" w:hAnsi="Times New Roman" w:cs="Times New Roman"/>
            <w:color w:val="000000" w:themeColor="text1"/>
          </w:rPr>
          <w:delText>single, stand-alone</w:delText>
        </w:r>
      </w:del>
      <w:ins w:id="1498" w:author="Author">
        <w:r w:rsidRPr="00AA4AE4">
          <w:rPr>
            <w:rFonts w:ascii="Times New Roman" w:hAnsi="Times New Roman" w:cs="Times New Roman"/>
            <w:color w:val="000000" w:themeColor="text1"/>
          </w:rPr>
          <w:t>monologic</w:t>
        </w:r>
      </w:ins>
      <w:r w:rsidRPr="00AA4AE4">
        <w:rPr>
          <w:rFonts w:ascii="Times New Roman" w:hAnsi="Times New Roman" w:cs="Times New Roman"/>
          <w:color w:val="000000" w:themeColor="text1"/>
        </w:rPr>
        <w:t xml:space="preserve"> tweets </w:t>
      </w:r>
      <w:del w:id="1499" w:author="Author">
        <w:r w:rsidR="00110DED" w:rsidRPr="00942F9A">
          <w:rPr>
            <w:rFonts w:ascii="Times New Roman" w:hAnsi="Times New Roman" w:cs="Times New Roman"/>
            <w:color w:val="000000" w:themeColor="text1"/>
          </w:rPr>
          <w:delText>aligns with research indicating</w:delText>
        </w:r>
      </w:del>
      <w:ins w:id="1500" w:author="Author">
        <w:r w:rsidRPr="00AA4AE4">
          <w:rPr>
            <w:rFonts w:ascii="Times New Roman" w:hAnsi="Times New Roman" w:cs="Times New Roman"/>
            <w:color w:val="000000" w:themeColor="text1"/>
          </w:rPr>
          <w:t>reflects prior findings</w:t>
        </w:r>
      </w:ins>
      <w:r w:rsidRPr="00AA4AE4">
        <w:rPr>
          <w:rFonts w:ascii="Times New Roman" w:hAnsi="Times New Roman" w:cs="Times New Roman"/>
          <w:color w:val="000000" w:themeColor="text1"/>
        </w:rPr>
        <w:t xml:space="preserve"> that swearing is </w:t>
      </w:r>
      <w:del w:id="1501" w:author="Author">
        <w:r w:rsidR="00110DED" w:rsidRPr="00942F9A">
          <w:rPr>
            <w:rFonts w:ascii="Times New Roman" w:hAnsi="Times New Roman" w:cs="Times New Roman"/>
            <w:color w:val="000000" w:themeColor="text1"/>
          </w:rPr>
          <w:delText>more</w:delText>
        </w:r>
      </w:del>
      <w:ins w:id="1502" w:author="Author">
        <w:r w:rsidRPr="00AA4AE4">
          <w:rPr>
            <w:rFonts w:ascii="Times New Roman" w:hAnsi="Times New Roman" w:cs="Times New Roman"/>
            <w:color w:val="000000" w:themeColor="text1"/>
          </w:rPr>
          <w:t>less</w:t>
        </w:r>
      </w:ins>
      <w:r w:rsidRPr="00AA4AE4">
        <w:rPr>
          <w:rFonts w:ascii="Times New Roman" w:hAnsi="Times New Roman" w:cs="Times New Roman"/>
          <w:color w:val="000000" w:themeColor="text1"/>
        </w:rPr>
        <w:t xml:space="preserve"> common in </w:t>
      </w:r>
      <w:del w:id="1503" w:author="Author">
        <w:r w:rsidR="00110DED" w:rsidRPr="00942F9A">
          <w:rPr>
            <w:rFonts w:ascii="Times New Roman" w:hAnsi="Times New Roman" w:cs="Times New Roman"/>
            <w:color w:val="000000" w:themeColor="text1"/>
          </w:rPr>
          <w:delText>conversational settings than in monologic discourse</w:delText>
        </w:r>
      </w:del>
      <w:ins w:id="1504" w:author="Author">
        <w:r w:rsidRPr="00AA4AE4">
          <w:rPr>
            <w:rFonts w:ascii="Times New Roman" w:hAnsi="Times New Roman" w:cs="Times New Roman"/>
            <w:color w:val="000000" w:themeColor="text1"/>
          </w:rPr>
          <w:t>contexts lacking immediate interpersonal engagement</w:t>
        </w:r>
      </w:ins>
      <w:r w:rsidRPr="00AA4AE4">
        <w:rPr>
          <w:rFonts w:ascii="Times New Roman" w:hAnsi="Times New Roman" w:cs="Times New Roman"/>
          <w:color w:val="000000" w:themeColor="text1"/>
        </w:rPr>
        <w:t xml:space="preserve"> (Beers Fägersten, 2012).</w:t>
      </w:r>
      <w:ins w:id="1505" w:author="Author">
        <w:r w:rsidRPr="00AA4AE4">
          <w:rPr>
            <w:rFonts w:ascii="Times New Roman" w:hAnsi="Times New Roman" w:cs="Times New Roman"/>
            <w:color w:val="000000" w:themeColor="text1"/>
          </w:rPr>
          <w:t xml:space="preserve"> These results complement the topical analysis, which shows that vulgarity is concentrated in memes and entertainment, domains where conversational play and audience interaction are central, while being strongly suppressed in more formal or policy-oriented genres.</w:t>
        </w:r>
      </w:ins>
    </w:p>
    <w:p w14:paraId="76FE4046" w14:textId="09166E58" w:rsidR="00AA4AE4" w:rsidRPr="00AA4AE4" w:rsidRDefault="004A68FA" w:rsidP="00B37F69">
      <w:pPr>
        <w:spacing w:after="0"/>
        <w:ind w:firstLine="720"/>
        <w:rPr>
          <w:ins w:id="1506" w:author="Author"/>
          <w:rFonts w:ascii="Times New Roman" w:hAnsi="Times New Roman" w:cs="Times New Roman"/>
          <w:color w:val="000000" w:themeColor="text1"/>
        </w:rPr>
      </w:pPr>
      <w:del w:id="1507" w:author="Author">
        <w:r w:rsidRPr="00942F9A">
          <w:rPr>
            <w:rFonts w:ascii="Times New Roman" w:hAnsi="Times New Roman" w:cs="Times New Roman"/>
            <w:color w:val="000000" w:themeColor="text1"/>
          </w:rPr>
          <w:delText>The</w:delText>
        </w:r>
      </w:del>
      <w:ins w:id="1508" w:author="Author">
        <w:r w:rsidR="00AA4AE4" w:rsidRPr="00AA4AE4">
          <w:rPr>
            <w:rFonts w:ascii="Times New Roman" w:hAnsi="Times New Roman" w:cs="Times New Roman"/>
            <w:color w:val="000000" w:themeColor="text1"/>
          </w:rPr>
          <w:t>Finally, the</w:t>
        </w:r>
      </w:ins>
      <w:r w:rsidR="00AA4AE4" w:rsidRPr="00AA4AE4">
        <w:rPr>
          <w:rFonts w:ascii="Times New Roman" w:hAnsi="Times New Roman" w:cs="Times New Roman"/>
          <w:color w:val="000000" w:themeColor="text1"/>
        </w:rPr>
        <w:t xml:space="preserve"> limited </w:t>
      </w:r>
      <w:del w:id="1509" w:author="Author">
        <w:r w:rsidRPr="00942F9A">
          <w:rPr>
            <w:rFonts w:ascii="Times New Roman" w:hAnsi="Times New Roman" w:cs="Times New Roman"/>
            <w:color w:val="000000" w:themeColor="text1"/>
          </w:rPr>
          <w:delText>influence</w:delText>
        </w:r>
      </w:del>
      <w:ins w:id="1510" w:author="Author">
        <w:r w:rsidR="00AA4AE4" w:rsidRPr="00AA4AE4">
          <w:rPr>
            <w:rFonts w:ascii="Times New Roman" w:hAnsi="Times New Roman" w:cs="Times New Roman"/>
            <w:color w:val="000000" w:themeColor="text1"/>
          </w:rPr>
          <w:t>effect</w:t>
        </w:r>
      </w:ins>
      <w:r w:rsidR="00AA4AE4" w:rsidRPr="00AA4AE4">
        <w:rPr>
          <w:rFonts w:ascii="Times New Roman" w:hAnsi="Times New Roman" w:cs="Times New Roman"/>
          <w:color w:val="000000" w:themeColor="text1"/>
        </w:rPr>
        <w:t xml:space="preserve"> of account age on swearing behaviour contrasts with </w:t>
      </w:r>
      <w:del w:id="1511" w:author="Author">
        <w:r w:rsidRPr="00942F9A">
          <w:rPr>
            <w:rFonts w:ascii="Times New Roman" w:hAnsi="Times New Roman" w:cs="Times New Roman"/>
            <w:color w:val="000000" w:themeColor="text1"/>
          </w:rPr>
          <w:delText>some</w:delText>
        </w:r>
      </w:del>
      <w:ins w:id="1512" w:author="Author">
        <w:r w:rsidR="00AA4AE4" w:rsidRPr="00AA4AE4">
          <w:rPr>
            <w:rFonts w:ascii="Times New Roman" w:hAnsi="Times New Roman" w:cs="Times New Roman"/>
            <w:color w:val="000000" w:themeColor="text1"/>
          </w:rPr>
          <w:t>earlier</w:t>
        </w:r>
      </w:ins>
      <w:r w:rsidR="00AA4AE4" w:rsidRPr="00AA4AE4">
        <w:rPr>
          <w:rFonts w:ascii="Times New Roman" w:hAnsi="Times New Roman" w:cs="Times New Roman"/>
          <w:color w:val="000000" w:themeColor="text1"/>
        </w:rPr>
        <w:t xml:space="preserve"> studies suggesting that newer accounts </w:t>
      </w:r>
      <w:del w:id="1513" w:author="Author">
        <w:r w:rsidRPr="00942F9A">
          <w:rPr>
            <w:rFonts w:ascii="Times New Roman" w:hAnsi="Times New Roman" w:cs="Times New Roman"/>
            <w:color w:val="000000" w:themeColor="text1"/>
          </w:rPr>
          <w:delText>may engage in</w:delText>
        </w:r>
      </w:del>
      <w:ins w:id="1514" w:author="Author">
        <w:r w:rsidR="00AA4AE4" w:rsidRPr="00AA4AE4">
          <w:rPr>
            <w:rFonts w:ascii="Times New Roman" w:hAnsi="Times New Roman" w:cs="Times New Roman"/>
            <w:color w:val="000000" w:themeColor="text1"/>
          </w:rPr>
          <w:t>are</w:t>
        </w:r>
      </w:ins>
      <w:r w:rsidR="00AA4AE4" w:rsidRPr="00AA4AE4">
        <w:rPr>
          <w:rFonts w:ascii="Times New Roman" w:hAnsi="Times New Roman" w:cs="Times New Roman"/>
          <w:color w:val="000000" w:themeColor="text1"/>
        </w:rPr>
        <w:t xml:space="preserve"> more </w:t>
      </w:r>
      <w:ins w:id="1515" w:author="Author">
        <w:r w:rsidR="00AA4AE4" w:rsidRPr="00AA4AE4">
          <w:rPr>
            <w:rFonts w:ascii="Times New Roman" w:hAnsi="Times New Roman" w:cs="Times New Roman"/>
            <w:color w:val="000000" w:themeColor="text1"/>
          </w:rPr>
          <w:t xml:space="preserve">prone to </w:t>
        </w:r>
      </w:ins>
      <w:r w:rsidR="00AA4AE4" w:rsidRPr="00AA4AE4">
        <w:rPr>
          <w:rFonts w:ascii="Times New Roman" w:hAnsi="Times New Roman" w:cs="Times New Roman"/>
          <w:color w:val="000000" w:themeColor="text1"/>
        </w:rPr>
        <w:t xml:space="preserve">extreme language use (Davidson et al., 2017). Instead, the present </w:t>
      </w:r>
      <w:del w:id="1516" w:author="Author">
        <w:r w:rsidRPr="00942F9A">
          <w:rPr>
            <w:rFonts w:ascii="Times New Roman" w:hAnsi="Times New Roman" w:cs="Times New Roman"/>
            <w:color w:val="000000" w:themeColor="text1"/>
          </w:rPr>
          <w:delText>study indicates</w:delText>
        </w:r>
      </w:del>
      <w:ins w:id="1517" w:author="Author">
        <w:r w:rsidR="00AA4AE4" w:rsidRPr="00AA4AE4">
          <w:rPr>
            <w:rFonts w:ascii="Times New Roman" w:hAnsi="Times New Roman" w:cs="Times New Roman"/>
            <w:color w:val="000000" w:themeColor="text1"/>
          </w:rPr>
          <w:t>findings underscore</w:t>
        </w:r>
      </w:ins>
      <w:r w:rsidR="00AA4AE4" w:rsidRPr="00AA4AE4">
        <w:rPr>
          <w:rFonts w:ascii="Times New Roman" w:hAnsi="Times New Roman" w:cs="Times New Roman"/>
          <w:color w:val="000000" w:themeColor="text1"/>
        </w:rPr>
        <w:t xml:space="preserve"> that vulgarity is shaped </w:t>
      </w:r>
      <w:del w:id="1518" w:author="Author">
        <w:r w:rsidRPr="00942F9A">
          <w:rPr>
            <w:rFonts w:ascii="Times New Roman" w:hAnsi="Times New Roman" w:cs="Times New Roman"/>
            <w:color w:val="000000" w:themeColor="text1"/>
          </w:rPr>
          <w:delText>more</w:delText>
        </w:r>
      </w:del>
      <w:ins w:id="1519" w:author="Author">
        <w:r w:rsidR="00AA4AE4" w:rsidRPr="00AA4AE4">
          <w:rPr>
            <w:rFonts w:ascii="Times New Roman" w:hAnsi="Times New Roman" w:cs="Times New Roman"/>
            <w:color w:val="000000" w:themeColor="text1"/>
          </w:rPr>
          <w:t>primarily</w:t>
        </w:r>
      </w:ins>
      <w:r w:rsidR="00AA4AE4" w:rsidRPr="00AA4AE4">
        <w:rPr>
          <w:rFonts w:ascii="Times New Roman" w:hAnsi="Times New Roman" w:cs="Times New Roman"/>
          <w:color w:val="000000" w:themeColor="text1"/>
        </w:rPr>
        <w:t xml:space="preserve"> by </w:t>
      </w:r>
      <w:del w:id="1520" w:author="Author">
        <w:r w:rsidRPr="00942F9A">
          <w:rPr>
            <w:rFonts w:ascii="Times New Roman" w:hAnsi="Times New Roman" w:cs="Times New Roman"/>
            <w:color w:val="000000" w:themeColor="text1"/>
          </w:rPr>
          <w:delText xml:space="preserve">the nature of </w:delText>
        </w:r>
      </w:del>
      <w:ins w:id="1521" w:author="Author">
        <w:r w:rsidR="00AA4AE4" w:rsidRPr="00AA4AE4">
          <w:rPr>
            <w:rFonts w:ascii="Times New Roman" w:hAnsi="Times New Roman" w:cs="Times New Roman"/>
            <w:color w:val="000000" w:themeColor="text1"/>
          </w:rPr>
          <w:t xml:space="preserve">interactional context and topical framing rather than by </w:t>
        </w:r>
      </w:ins>
      <w:r w:rsidR="00AA4AE4" w:rsidRPr="00AA4AE4">
        <w:rPr>
          <w:rFonts w:ascii="Times New Roman" w:hAnsi="Times New Roman" w:cs="Times New Roman"/>
          <w:color w:val="000000" w:themeColor="text1"/>
        </w:rPr>
        <w:t xml:space="preserve">user </w:t>
      </w:r>
      <w:del w:id="1522" w:author="Author">
        <w:r w:rsidRPr="00942F9A">
          <w:rPr>
            <w:rFonts w:ascii="Times New Roman" w:hAnsi="Times New Roman" w:cs="Times New Roman"/>
            <w:color w:val="000000" w:themeColor="text1"/>
          </w:rPr>
          <w:delText>interactions than by account history.</w:delText>
        </w:r>
      </w:del>
      <w:ins w:id="1523" w:author="Author">
        <w:r w:rsidR="00AA4AE4" w:rsidRPr="00AA4AE4">
          <w:rPr>
            <w:rFonts w:ascii="Times New Roman" w:hAnsi="Times New Roman" w:cs="Times New Roman"/>
            <w:color w:val="000000" w:themeColor="text1"/>
          </w:rPr>
          <w:t>tenure.</w:t>
        </w:r>
      </w:ins>
      <w:r w:rsidR="00AA4AE4" w:rsidRPr="00AA4AE4">
        <w:rPr>
          <w:rFonts w:ascii="Times New Roman" w:hAnsi="Times New Roman" w:cs="Times New Roman"/>
          <w:color w:val="000000" w:themeColor="text1"/>
        </w:rPr>
        <w:t xml:space="preserve"> This </w:t>
      </w:r>
      <w:del w:id="1524" w:author="Author">
        <w:r w:rsidRPr="00942F9A">
          <w:rPr>
            <w:rFonts w:ascii="Times New Roman" w:hAnsi="Times New Roman" w:cs="Times New Roman"/>
            <w:color w:val="000000" w:themeColor="text1"/>
          </w:rPr>
          <w:delText>finding aligns with</w:delText>
        </w:r>
      </w:del>
      <w:ins w:id="1525" w:author="Author">
        <w:r w:rsidR="00AA4AE4" w:rsidRPr="00AA4AE4">
          <w:rPr>
            <w:rFonts w:ascii="Times New Roman" w:hAnsi="Times New Roman" w:cs="Times New Roman"/>
            <w:color w:val="000000" w:themeColor="text1"/>
          </w:rPr>
          <w:t>supports</w:t>
        </w:r>
      </w:ins>
      <w:r w:rsidR="00AA4AE4" w:rsidRPr="00AA4AE4">
        <w:rPr>
          <w:rFonts w:ascii="Times New Roman" w:hAnsi="Times New Roman" w:cs="Times New Roman"/>
          <w:color w:val="000000" w:themeColor="text1"/>
        </w:rPr>
        <w:t xml:space="preserve"> the </w:t>
      </w:r>
      <w:del w:id="1526" w:author="Author">
        <w:r w:rsidRPr="00942F9A">
          <w:rPr>
            <w:rFonts w:ascii="Times New Roman" w:hAnsi="Times New Roman" w:cs="Times New Roman"/>
            <w:color w:val="000000" w:themeColor="text1"/>
          </w:rPr>
          <w:delText>idea</w:delText>
        </w:r>
      </w:del>
      <w:ins w:id="1527" w:author="Author">
        <w:r w:rsidR="00AA4AE4" w:rsidRPr="00AA4AE4">
          <w:rPr>
            <w:rFonts w:ascii="Times New Roman" w:hAnsi="Times New Roman" w:cs="Times New Roman"/>
            <w:color w:val="000000" w:themeColor="text1"/>
          </w:rPr>
          <w:t>view</w:t>
        </w:r>
      </w:ins>
      <w:r w:rsidR="00AA4AE4" w:rsidRPr="00AA4AE4">
        <w:rPr>
          <w:rFonts w:ascii="Times New Roman" w:hAnsi="Times New Roman" w:cs="Times New Roman"/>
          <w:color w:val="000000" w:themeColor="text1"/>
        </w:rPr>
        <w:t xml:space="preserve"> that swearing is a contextualized practice</w:t>
      </w:r>
      <w:ins w:id="1528" w:author="Author">
        <w:r w:rsidR="00AA4AE4" w:rsidRPr="00AA4AE4">
          <w:rPr>
            <w:rFonts w:ascii="Times New Roman" w:hAnsi="Times New Roman" w:cs="Times New Roman"/>
            <w:color w:val="000000" w:themeColor="text1"/>
          </w:rPr>
          <w:t>, mobilized flexibly by individuals depending on genre, audience, and purpose</w:t>
        </w:r>
      </w:ins>
      <w:r w:rsidR="00AA4AE4" w:rsidRPr="00AA4AE4">
        <w:rPr>
          <w:rFonts w:ascii="Times New Roman" w:hAnsi="Times New Roman" w:cs="Times New Roman"/>
          <w:color w:val="000000" w:themeColor="text1"/>
        </w:rPr>
        <w:t xml:space="preserve"> rather than an inherent trait of </w:t>
      </w:r>
      <w:del w:id="1529" w:author="Author">
        <w:r w:rsidRPr="00942F9A">
          <w:rPr>
            <w:rFonts w:ascii="Times New Roman" w:hAnsi="Times New Roman" w:cs="Times New Roman"/>
            <w:color w:val="000000" w:themeColor="text1"/>
          </w:rPr>
          <w:delText>individual</w:delText>
        </w:r>
      </w:del>
      <w:ins w:id="1530" w:author="Author">
        <w:r w:rsidR="00AA4AE4" w:rsidRPr="00AA4AE4">
          <w:rPr>
            <w:rFonts w:ascii="Times New Roman" w:hAnsi="Times New Roman" w:cs="Times New Roman"/>
            <w:color w:val="000000" w:themeColor="text1"/>
          </w:rPr>
          <w:t>particular</w:t>
        </w:r>
      </w:ins>
      <w:r w:rsidR="00AA4AE4" w:rsidRPr="00AA4AE4">
        <w:rPr>
          <w:rFonts w:ascii="Times New Roman" w:hAnsi="Times New Roman" w:cs="Times New Roman"/>
          <w:color w:val="000000" w:themeColor="text1"/>
        </w:rPr>
        <w:t xml:space="preserve"> users (Stapleton, 2010).</w:t>
      </w:r>
    </w:p>
    <w:p w14:paraId="6962362F" w14:textId="77777777" w:rsidR="00B37F69" w:rsidRDefault="00B37F69" w:rsidP="00652AA4">
      <w:pPr>
        <w:spacing w:after="0"/>
        <w:rPr>
          <w:rFonts w:ascii="Times New Roman" w:hAnsi="Times New Roman" w:cs="Times New Roman"/>
          <w:color w:val="000000" w:themeColor="text1"/>
        </w:rPr>
        <w:pPrChange w:id="1531" w:author="Author">
          <w:pPr>
            <w:spacing w:after="0"/>
            <w:ind w:firstLine="720"/>
          </w:pPr>
        </w:pPrChange>
      </w:pPr>
    </w:p>
    <w:p w14:paraId="73D6A7A7" w14:textId="77777777" w:rsidR="00B37F69" w:rsidRPr="00942F9A" w:rsidRDefault="00B37F69" w:rsidP="00AA4AE4">
      <w:pPr>
        <w:spacing w:after="0"/>
        <w:rPr>
          <w:rFonts w:ascii="Times New Roman" w:hAnsi="Times New Roman" w:cs="Times New Roman"/>
          <w:color w:val="000000" w:themeColor="text1"/>
        </w:rPr>
      </w:pPr>
    </w:p>
    <w:p w14:paraId="5AA4F6AC" w14:textId="2D7FEDB3" w:rsidR="003C6274" w:rsidRPr="00942F9A" w:rsidRDefault="003C6274"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6. Limitations and future research</w:t>
      </w:r>
    </w:p>
    <w:p w14:paraId="1F356BF1" w14:textId="62938962" w:rsidR="003A10AF" w:rsidRPr="00942F9A" w:rsidRDefault="003A10AF" w:rsidP="003C627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While this study provides valuable insights into the regional variation, temporal patterns, and pragmatic functions of vulgarity in online discourse, several limitations must be acknowledged. These limitations pertain to the representativeness of the data, methodological constraints, and the scope of the analysis. </w:t>
      </w:r>
    </w:p>
    <w:p w14:paraId="04072875" w14:textId="6BAEF2A1"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One key limitation of this study is its reliance on data</w:t>
      </w:r>
      <w:r w:rsidR="00115DB5" w:rsidRPr="00942F9A">
        <w:rPr>
          <w:rFonts w:ascii="Times New Roman" w:hAnsi="Times New Roman" w:cs="Times New Roman"/>
          <w:color w:val="000000" w:themeColor="text1"/>
        </w:rPr>
        <w:t xml:space="preserve"> from one social media application</w:t>
      </w:r>
      <w:r w:rsidRPr="00942F9A">
        <w:rPr>
          <w:rFonts w:ascii="Times New Roman" w:hAnsi="Times New Roman" w:cs="Times New Roman"/>
          <w:color w:val="000000" w:themeColor="text1"/>
        </w:rPr>
        <w:t xml:space="preserve">, which may not fully represent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across different digital platforms or offline discourse. Twitter’s character limit and its public, networked nature impose constraints on language use that differ from private or semi-private communication spaces such as WhatsApp, Reddit, or spoken conversation. Studies have shown that swearing patterns vary significantly depending on the medium, with users engaging in more frequent or creative profanity in less publicly visible contexts (Beers Fägersten, 2012; Seargeant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Tagg, 2014). Future research could compare vulgarity usage across multiple social media platforms to assess whether the observed regional and contextual patterns hold across different modes of digital interaction.</w:t>
      </w:r>
    </w:p>
    <w:p w14:paraId="21A7B572" w14:textId="77777777"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 second limitation relates to the automated identification of vulgarity. While the study employed a carefully curated lexicon of vulgar terms, it did not account for homonyms, context-dependent meanings, or potential euphemisms. Words such as </w:t>
      </w:r>
      <w:r w:rsidRPr="00942F9A">
        <w:rPr>
          <w:rFonts w:ascii="Times New Roman" w:hAnsi="Times New Roman" w:cs="Times New Roman"/>
          <w:i/>
          <w:iCs/>
          <w:color w:val="000000" w:themeColor="text1"/>
        </w:rPr>
        <w:t>ass</w:t>
      </w:r>
      <w:r w:rsidRPr="00942F9A">
        <w:rPr>
          <w:rFonts w:ascii="Times New Roman" w:hAnsi="Times New Roman" w:cs="Times New Roman"/>
          <w:color w:val="000000" w:themeColor="text1"/>
        </w:rPr>
        <w:t xml:space="preserve"> or </w:t>
      </w:r>
      <w:r w:rsidRPr="00942F9A">
        <w:rPr>
          <w:rFonts w:ascii="Times New Roman" w:hAnsi="Times New Roman" w:cs="Times New Roman"/>
          <w:i/>
          <w:iCs/>
          <w:color w:val="000000" w:themeColor="text1"/>
        </w:rPr>
        <w:t>bitch</w:t>
      </w:r>
      <w:r w:rsidRPr="00942F9A">
        <w:rPr>
          <w:rFonts w:ascii="Times New Roman" w:hAnsi="Times New Roman" w:cs="Times New Roman"/>
          <w:color w:val="000000" w:themeColor="text1"/>
        </w:rPr>
        <w:t xml:space="preserve"> may have both vulgar and non-vulgar uses, leading to possible misclassifications. Furthermore, the analysis did not capture creative spelling variations or emergent slang, which are increasingly prevalent in digital communication (McCulloch, 2019). Future work could incorporate more sophisticated natural language processing (NLP) techniques, such as contextual embeddings or transformer-based models, to improve accuracy in detecting and categorizing vulgarity.</w:t>
      </w:r>
    </w:p>
    <w:p w14:paraId="39E89EF2" w14:textId="5F6BCDDE"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Another methodological limitation concerns demographic variables. While the study successfully identified broad regional trends, it did not account for user characteristics such as age, gender, or social identity, which are known to influence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(Dewaele, 2017</w:t>
      </w:r>
      <w:r w:rsidR="00C84DD1"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w:t>
      </w:r>
      <w:r w:rsidR="00C84DD1" w:rsidRPr="00942F9A">
        <w:rPr>
          <w:rFonts w:ascii="Times New Roman" w:hAnsi="Times New Roman" w:cs="Times New Roman"/>
          <w:color w:val="000000" w:themeColor="text1"/>
        </w:rPr>
        <w:t>For instance, p</w:t>
      </w:r>
      <w:r w:rsidRPr="00942F9A">
        <w:rPr>
          <w:rFonts w:ascii="Times New Roman" w:hAnsi="Times New Roman" w:cs="Times New Roman"/>
          <w:color w:val="000000" w:themeColor="text1"/>
        </w:rPr>
        <w:t xml:space="preserve">revious research has shown that men and women may swear differently depending on the social context, and generational shifts in attitudes toward profanity can also shape usage patterns (Jay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 Incorporating metadata or self-reported demographic information in future studies could provide a more nuanced understanding of how individual and social factors intersect with regional trends in swearing.</w:t>
      </w:r>
      <w:r w:rsidR="00C84DD1" w:rsidRPr="00942F9A">
        <w:rPr>
          <w:rFonts w:ascii="Times New Roman" w:hAnsi="Times New Roman" w:cs="Times New Roman"/>
          <w:color w:val="000000" w:themeColor="text1"/>
        </w:rPr>
        <w:t xml:space="preserve"> Furthermore, this study has not included variables specific to social media data such as network statistics regarding the centrality and connectedness of users in their social networks</w:t>
      </w:r>
      <w:r w:rsidR="003C6274" w:rsidRPr="00942F9A">
        <w:rPr>
          <w:rFonts w:ascii="Times New Roman" w:hAnsi="Times New Roman" w:cs="Times New Roman"/>
          <w:color w:val="000000" w:themeColor="text1"/>
        </w:rPr>
        <w:t xml:space="preserve"> (cf. Lait</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nen et al., 2025)</w:t>
      </w:r>
      <w:r w:rsidR="00C84DD1" w:rsidRPr="00942F9A">
        <w:rPr>
          <w:rFonts w:ascii="Times New Roman" w:hAnsi="Times New Roman" w:cs="Times New Roman"/>
          <w:color w:val="000000" w:themeColor="text1"/>
        </w:rPr>
        <w:t xml:space="preserve">. Again, future research could profit from including such </w:t>
      </w:r>
      <w:r w:rsidR="0021376D" w:rsidRPr="00942F9A">
        <w:rPr>
          <w:rFonts w:ascii="Times New Roman" w:hAnsi="Times New Roman" w:cs="Times New Roman"/>
          <w:color w:val="000000" w:themeColor="text1"/>
        </w:rPr>
        <w:t xml:space="preserve">network </w:t>
      </w:r>
      <w:r w:rsidR="00C84DD1" w:rsidRPr="00942F9A">
        <w:rPr>
          <w:rFonts w:ascii="Times New Roman" w:hAnsi="Times New Roman" w:cs="Times New Roman"/>
          <w:color w:val="000000" w:themeColor="text1"/>
        </w:rPr>
        <w:t xml:space="preserve">variables as it might help identifying not yet determined impact factors on the use of vulgarity. </w:t>
      </w:r>
    </w:p>
    <w:p w14:paraId="4E6F0191" w14:textId="467AE496" w:rsidR="00C84DD1" w:rsidRPr="00942F9A" w:rsidRDefault="00C84DD1"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Another limitation of the present study relates to the</w:t>
      </w:r>
      <w:r w:rsidR="008837D4">
        <w:rPr>
          <w:rFonts w:ascii="Times New Roman" w:hAnsi="Times New Roman" w:cs="Times New Roman"/>
          <w:color w:val="000000" w:themeColor="text1"/>
        </w:rPr>
        <w:t xml:space="preserve"> </w:t>
      </w:r>
      <w:ins w:id="1532" w:author="Author">
        <w:r w:rsidR="008837D4">
          <w:rPr>
            <w:rFonts w:ascii="Times New Roman" w:hAnsi="Times New Roman" w:cs="Times New Roman"/>
            <w:color w:val="000000" w:themeColor="text1"/>
          </w:rPr>
          <w:t>use of</w:t>
        </w:r>
        <w:r w:rsidRPr="00942F9A">
          <w:rPr>
            <w:rFonts w:ascii="Times New Roman" w:hAnsi="Times New Roman" w:cs="Times New Roman"/>
            <w:color w:val="000000" w:themeColor="text1"/>
          </w:rPr>
          <w:t xml:space="preserve"> </w:t>
        </w:r>
      </w:ins>
      <w:r w:rsidRPr="00942F9A">
        <w:rPr>
          <w:rFonts w:ascii="Times New Roman" w:hAnsi="Times New Roman" w:cs="Times New Roman"/>
          <w:color w:val="000000" w:themeColor="text1"/>
        </w:rPr>
        <w:t>topic modelling</w:t>
      </w:r>
      <w:del w:id="1533" w:author="Author">
        <w:r w:rsidRPr="00942F9A">
          <w:rPr>
            <w:rFonts w:ascii="Times New Roman" w:hAnsi="Times New Roman" w:cs="Times New Roman"/>
            <w:color w:val="000000" w:themeColor="text1"/>
          </w:rPr>
          <w:delText xml:space="preserve"> used in the present study. Topic</w:delText>
        </w:r>
      </w:del>
      <w:ins w:id="1534" w:author="Author">
        <w:r w:rsidR="008837D4">
          <w:rPr>
            <w:rFonts w:ascii="Times New Roman" w:hAnsi="Times New Roman" w:cs="Times New Roman"/>
            <w:color w:val="000000" w:themeColor="text1"/>
          </w:rPr>
          <w:t>, given t</w:t>
        </w:r>
        <w:r w:rsidRPr="00942F9A">
          <w:rPr>
            <w:rFonts w:ascii="Times New Roman" w:hAnsi="Times New Roman" w:cs="Times New Roman"/>
            <w:color w:val="000000" w:themeColor="text1"/>
          </w:rPr>
          <w:t>opic</w:t>
        </w:r>
      </w:ins>
      <w:r w:rsidRPr="00942F9A">
        <w:rPr>
          <w:rFonts w:ascii="Times New Roman" w:hAnsi="Times New Roman" w:cs="Times New Roman"/>
          <w:color w:val="000000" w:themeColor="text1"/>
        </w:rPr>
        <w:t xml:space="preserve"> modelling is </w:t>
      </w:r>
      <w:ins w:id="1535" w:author="Author">
        <w:r w:rsidR="008837D4">
          <w:rPr>
            <w:rFonts w:ascii="Times New Roman" w:hAnsi="Times New Roman" w:cs="Times New Roman"/>
            <w:color w:val="000000" w:themeColor="text1"/>
          </w:rPr>
          <w:t xml:space="preserve">usually </w:t>
        </w:r>
      </w:ins>
      <w:r w:rsidRPr="00942F9A">
        <w:rPr>
          <w:rFonts w:ascii="Times New Roman" w:hAnsi="Times New Roman" w:cs="Times New Roman"/>
          <w:color w:val="000000" w:themeColor="text1"/>
        </w:rPr>
        <w:t xml:space="preserve">best applied to </w:t>
      </w:r>
      <w:r w:rsidR="003429F4" w:rsidRPr="00942F9A">
        <w:rPr>
          <w:rFonts w:ascii="Times New Roman" w:hAnsi="Times New Roman" w:cs="Times New Roman"/>
          <w:color w:val="000000" w:themeColor="text1"/>
        </w:rPr>
        <w:t>thematically</w:t>
      </w:r>
      <w:r w:rsidRPr="00942F9A">
        <w:rPr>
          <w:rFonts w:ascii="Times New Roman" w:hAnsi="Times New Roman" w:cs="Times New Roman"/>
          <w:color w:val="000000" w:themeColor="text1"/>
        </w:rPr>
        <w:t xml:space="preserve"> coherent passages of text </w:t>
      </w:r>
      <w:r w:rsidR="003429F4" w:rsidRPr="00942F9A">
        <w:rPr>
          <w:rFonts w:ascii="Times New Roman" w:hAnsi="Times New Roman" w:cs="Times New Roman"/>
          <w:color w:val="000000" w:themeColor="text1"/>
        </w:rPr>
        <w:t xml:space="preserve">of a certain length. </w:t>
      </w:r>
      <w:del w:id="1536" w:author="Author">
        <w:r w:rsidR="003429F4" w:rsidRPr="00942F9A">
          <w:rPr>
            <w:rFonts w:ascii="Times New Roman" w:hAnsi="Times New Roman" w:cs="Times New Roman"/>
            <w:color w:val="000000" w:themeColor="text1"/>
          </w:rPr>
          <w:delText>Unfortunately,</w:delText>
        </w:r>
      </w:del>
      <w:ins w:id="1537" w:author="Author">
        <w:r w:rsidR="008837D4">
          <w:rPr>
            <w:rFonts w:ascii="Times New Roman" w:hAnsi="Times New Roman" w:cs="Times New Roman"/>
            <w:color w:val="000000" w:themeColor="text1"/>
          </w:rPr>
          <w:t>As</w:t>
        </w:r>
      </w:ins>
      <w:r w:rsidR="003429F4" w:rsidRPr="00942F9A">
        <w:rPr>
          <w:rFonts w:ascii="Times New Roman" w:hAnsi="Times New Roman" w:cs="Times New Roman"/>
          <w:color w:val="000000" w:themeColor="text1"/>
        </w:rPr>
        <w:t xml:space="preserve"> the social media data analysed here consists of tweets which by their very nature are relatively short, </w:t>
      </w:r>
      <w:del w:id="1538" w:author="Author">
        <w:r w:rsidR="003429F4" w:rsidRPr="00942F9A">
          <w:rPr>
            <w:rFonts w:ascii="Times New Roman" w:hAnsi="Times New Roman" w:cs="Times New Roman"/>
            <w:color w:val="000000" w:themeColor="text1"/>
          </w:rPr>
          <w:delText>leading</w:delText>
        </w:r>
      </w:del>
      <w:ins w:id="1539" w:author="Author">
        <w:r w:rsidR="008837D4">
          <w:rPr>
            <w:rFonts w:ascii="Times New Roman" w:hAnsi="Times New Roman" w:cs="Times New Roman"/>
            <w:color w:val="000000" w:themeColor="text1"/>
          </w:rPr>
          <w:t xml:space="preserve">this </w:t>
        </w:r>
        <w:r w:rsidR="003429F4" w:rsidRPr="00942F9A">
          <w:rPr>
            <w:rFonts w:ascii="Times New Roman" w:hAnsi="Times New Roman" w:cs="Times New Roman"/>
            <w:color w:val="000000" w:themeColor="text1"/>
          </w:rPr>
          <w:t>lead</w:t>
        </w:r>
        <w:r w:rsidR="008837D4">
          <w:rPr>
            <w:rFonts w:ascii="Times New Roman" w:hAnsi="Times New Roman" w:cs="Times New Roman"/>
            <w:color w:val="000000" w:themeColor="text1"/>
          </w:rPr>
          <w:t>s</w:t>
        </w:r>
      </w:ins>
      <w:r w:rsidR="003429F4" w:rsidRPr="00942F9A">
        <w:rPr>
          <w:rFonts w:ascii="Times New Roman" w:hAnsi="Times New Roman" w:cs="Times New Roman"/>
          <w:color w:val="000000" w:themeColor="text1"/>
        </w:rPr>
        <w:t xml:space="preserve"> to less stable identification of topics in tweets. In other words, because tweets are so short, the certainty with which an algorithm can identify a topic in that tweet is necessarily </w:t>
      </w:r>
      <w:ins w:id="1540" w:author="Author">
        <w:r w:rsidR="0046607B">
          <w:rPr>
            <w:rFonts w:ascii="Times New Roman" w:hAnsi="Times New Roman" w:cs="Times New Roman"/>
            <w:color w:val="000000" w:themeColor="text1"/>
          </w:rPr>
          <w:t xml:space="preserve">more </w:t>
        </w:r>
      </w:ins>
      <w:r w:rsidR="003429F4" w:rsidRPr="00942F9A">
        <w:rPr>
          <w:rFonts w:ascii="Times New Roman" w:hAnsi="Times New Roman" w:cs="Times New Roman"/>
          <w:color w:val="000000" w:themeColor="text1"/>
        </w:rPr>
        <w:t>limited. Nonetheless, the results provided here do strongly suggest that the use of vulgarity is impacted by the thematic topic of the discourse.</w:t>
      </w:r>
    </w:p>
    <w:p w14:paraId="2C267D29" w14:textId="73A01898" w:rsidR="003A10AF" w:rsidRPr="00942F9A" w:rsidRDefault="003429F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3A10AF" w:rsidRPr="00942F9A">
        <w:rPr>
          <w:rFonts w:ascii="Times New Roman" w:hAnsi="Times New Roman" w:cs="Times New Roman"/>
          <w:color w:val="000000" w:themeColor="text1"/>
        </w:rPr>
        <w:t>, this study focused on English</w:t>
      </w:r>
      <w:del w:id="1541" w:author="Author">
        <w:r w:rsidR="003A10AF" w:rsidRPr="00942F9A">
          <w:rPr>
            <w:rFonts w:ascii="Times New Roman" w:hAnsi="Times New Roman" w:cs="Times New Roman"/>
            <w:color w:val="000000" w:themeColor="text1"/>
          </w:rPr>
          <w:delText>-language tweets</w:delText>
        </w:r>
      </w:del>
      <w:r w:rsidR="003A10AF" w:rsidRPr="00942F9A">
        <w:rPr>
          <w:rFonts w:ascii="Times New Roman" w:hAnsi="Times New Roman" w:cs="Times New Roman"/>
          <w:color w:val="000000" w:themeColor="text1"/>
        </w:rPr>
        <w:t>, excluding multilingual swearing practices that are common in global online discourse. Code-switching, loanwords, and bilingual profanity are important aspects of digital communication that warrant further investigation (Androutsopoulos</w:t>
      </w:r>
      <w:r w:rsidR="00890A33" w:rsidRPr="00942F9A">
        <w:rPr>
          <w:rFonts w:ascii="Times New Roman" w:hAnsi="Times New Roman" w:cs="Times New Roman"/>
          <w:color w:val="000000" w:themeColor="text1"/>
        </w:rPr>
        <w:t xml:space="preserve"> </w:t>
      </w:r>
      <w:r w:rsidR="003C6274" w:rsidRPr="00942F9A">
        <w:rPr>
          <w:rFonts w:ascii="Times New Roman" w:hAnsi="Times New Roman" w:cs="Times New Roman"/>
          <w:color w:val="000000" w:themeColor="text1"/>
        </w:rPr>
        <w:t>and</w:t>
      </w:r>
      <w:r w:rsidR="00890A33" w:rsidRPr="00942F9A">
        <w:rPr>
          <w:rFonts w:ascii="Times New Roman" w:hAnsi="Times New Roman" w:cs="Times New Roman"/>
          <w:color w:val="000000" w:themeColor="text1"/>
        </w:rPr>
        <w:t xml:space="preserve"> Tereick</w:t>
      </w:r>
      <w:r w:rsidR="003A10AF" w:rsidRPr="00942F9A">
        <w:rPr>
          <w:rFonts w:ascii="Times New Roman" w:hAnsi="Times New Roman" w:cs="Times New Roman"/>
          <w:color w:val="000000" w:themeColor="text1"/>
        </w:rPr>
        <w:t>, 2015). Future research could explore cross-linguistic swearing patterns</w:t>
      </w:r>
      <w:r w:rsidRPr="00942F9A">
        <w:rPr>
          <w:rFonts w:ascii="Times New Roman" w:hAnsi="Times New Roman" w:cs="Times New Roman"/>
          <w:color w:val="000000" w:themeColor="text1"/>
        </w:rPr>
        <w:t xml:space="preserve"> (see Sulpizio et al., 2024, for an interesting study in this area)</w:t>
      </w:r>
      <w:r w:rsidR="003A10AF" w:rsidRPr="00942F9A">
        <w:rPr>
          <w:rFonts w:ascii="Times New Roman" w:hAnsi="Times New Roman" w:cs="Times New Roman"/>
          <w:color w:val="000000" w:themeColor="text1"/>
        </w:rPr>
        <w:t>, particularly in multilingual digital spaces, to determine how language contact and cultural hybridity influence vulgarity use.</w:t>
      </w:r>
    </w:p>
    <w:p w14:paraId="6E64402A" w14:textId="09072F4A" w:rsidR="005C04BE" w:rsidRPr="00942F9A" w:rsidRDefault="003C627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Yet d</w:t>
      </w:r>
      <w:r w:rsidR="00890A33" w:rsidRPr="00942F9A">
        <w:rPr>
          <w:rFonts w:ascii="Times New Roman" w:hAnsi="Times New Roman" w:cs="Times New Roman"/>
          <w:color w:val="000000" w:themeColor="text1"/>
        </w:rPr>
        <w:t>espite these limitations, t</w:t>
      </w:r>
      <w:r w:rsidR="005C04BE" w:rsidRPr="00942F9A">
        <w:rPr>
          <w:rFonts w:ascii="Times New Roman" w:hAnsi="Times New Roman" w:cs="Times New Roman"/>
          <w:color w:val="000000" w:themeColor="text1"/>
        </w:rPr>
        <w:t xml:space="preserve">his study </w:t>
      </w:r>
      <w:r w:rsidRPr="00942F9A">
        <w:rPr>
          <w:rFonts w:ascii="Times New Roman" w:hAnsi="Times New Roman" w:cs="Times New Roman"/>
          <w:color w:val="000000" w:themeColor="text1"/>
        </w:rPr>
        <w:t xml:space="preserve">arguably </w:t>
      </w:r>
      <w:r w:rsidR="005C04BE" w:rsidRPr="00942F9A">
        <w:rPr>
          <w:rFonts w:ascii="Times New Roman" w:hAnsi="Times New Roman" w:cs="Times New Roman"/>
          <w:color w:val="000000" w:themeColor="text1"/>
        </w:rPr>
        <w:t>provide</w:t>
      </w:r>
      <w:r w:rsidRPr="00942F9A">
        <w:rPr>
          <w:rFonts w:ascii="Times New Roman" w:hAnsi="Times New Roman" w:cs="Times New Roman"/>
          <w:color w:val="000000" w:themeColor="text1"/>
        </w:rPr>
        <w:t>s</w:t>
      </w:r>
      <w:r w:rsidR="005C04BE" w:rsidRPr="00942F9A">
        <w:rPr>
          <w:rFonts w:ascii="Times New Roman" w:hAnsi="Times New Roman" w:cs="Times New Roman"/>
          <w:color w:val="000000" w:themeColor="text1"/>
        </w:rPr>
        <w:t xml:space="preserve"> new insights into the regional variation, temporal patterns, and pragmatic functions of vulgarity in online discourse, contributing to a growing body of research on digital communication and sociolinguistic variation. By employing a corpus-based approach</w:t>
      </w:r>
      <w:r w:rsidR="00320452" w:rsidRPr="00942F9A">
        <w:rPr>
          <w:rFonts w:ascii="Times New Roman" w:hAnsi="Times New Roman" w:cs="Times New Roman"/>
          <w:color w:val="000000" w:themeColor="text1"/>
        </w:rPr>
        <w:t xml:space="preserve"> </w:t>
      </w:r>
      <w:r w:rsidR="00A00DF3" w:rsidRPr="00942F9A">
        <w:rPr>
          <w:rFonts w:ascii="Times New Roman" w:hAnsi="Times New Roman" w:cs="Times New Roman"/>
          <w:color w:val="000000" w:themeColor="text1"/>
        </w:rPr>
        <w:t xml:space="preserve">enhanced </w:t>
      </w:r>
      <w:r w:rsidR="00320452" w:rsidRPr="00942F9A">
        <w:rPr>
          <w:rFonts w:ascii="Times New Roman" w:hAnsi="Times New Roman" w:cs="Times New Roman"/>
          <w:color w:val="000000" w:themeColor="text1"/>
        </w:rPr>
        <w:t xml:space="preserve">with a data-intensive </w:t>
      </w:r>
      <w:r w:rsidR="00A00DF3" w:rsidRPr="00942F9A">
        <w:rPr>
          <w:rFonts w:ascii="Times New Roman" w:hAnsi="Times New Roman" w:cs="Times New Roman"/>
          <w:color w:val="000000" w:themeColor="text1"/>
        </w:rPr>
        <w:t>toolkit</w:t>
      </w:r>
      <w:r w:rsidR="005C04BE" w:rsidRPr="00942F9A">
        <w:rPr>
          <w:rFonts w:ascii="Times New Roman" w:hAnsi="Times New Roman" w:cs="Times New Roman"/>
          <w:color w:val="000000" w:themeColor="text1"/>
        </w:rPr>
        <w:t xml:space="preserve">, it has revealed how swearing practices differ across English-speaking regions, how they fluctuate over the course of the day, and how they serve multiple social and expressive functions in online interactions. </w:t>
      </w:r>
    </w:p>
    <w:p w14:paraId="4DE9289E" w14:textId="77777777" w:rsidR="003C6274" w:rsidRPr="00942F9A" w:rsidRDefault="00A4655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This paper aim</w:t>
      </w:r>
      <w:r w:rsidR="003C6274"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to expand existing research on vulgarity by opening up yet unexplored envelopes of variation such as variability relating to human’s diurnal rhythm or the themes of discourse and offering insights into differences in the use of vulgarity across English speaking cultures. </w:t>
      </w:r>
      <w:r w:rsidR="005C04BE" w:rsidRPr="00942F9A">
        <w:rPr>
          <w:rFonts w:ascii="Times New Roman" w:hAnsi="Times New Roman" w:cs="Times New Roman"/>
          <w:color w:val="000000" w:themeColor="text1"/>
        </w:rPr>
        <w:t xml:space="preserve">Looking ahead, </w:t>
      </w:r>
      <w:r w:rsidR="003429F4" w:rsidRPr="00942F9A">
        <w:rPr>
          <w:rFonts w:ascii="Times New Roman" w:hAnsi="Times New Roman" w:cs="Times New Roman"/>
          <w:color w:val="000000" w:themeColor="text1"/>
        </w:rPr>
        <w:t>a</w:t>
      </w:r>
      <w:r w:rsidR="005C04BE" w:rsidRPr="00942F9A">
        <w:rPr>
          <w:rFonts w:ascii="Times New Roman" w:hAnsi="Times New Roman" w:cs="Times New Roman"/>
          <w:color w:val="000000" w:themeColor="text1"/>
        </w:rPr>
        <w:t>dvancing computational methods for detecting and categorizing profanity, incorporating demographic factors, and exploring multilingual and cross-cultural swearing practices will further deepen our understanding of how vulgarity functions in society. Additionally, event-based analyses and qualitative approaches could provide richer insights into the motivations and perceptions surrounding online swearing. By pursuing these directions, researchers can continue to refine our knowledge of vulgarity as a sociolinguistic phenomenon and its evolving role in digital communication.</w:t>
      </w:r>
    </w:p>
    <w:p w14:paraId="0D7880BF" w14:textId="77777777" w:rsidR="003C6274" w:rsidRPr="00942F9A" w:rsidRDefault="003C6274" w:rsidP="003C6274">
      <w:pPr>
        <w:spacing w:after="0"/>
        <w:rPr>
          <w:rFonts w:ascii="Times New Roman" w:hAnsi="Times New Roman" w:cs="Times New Roman"/>
          <w:color w:val="000000" w:themeColor="text1"/>
        </w:rPr>
      </w:pPr>
    </w:p>
    <w:p w14:paraId="1DEB5725" w14:textId="04C82678" w:rsidR="00CF3C56" w:rsidRPr="00942F9A" w:rsidRDefault="00CF3C56"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References</w:t>
      </w:r>
    </w:p>
    <w:p w14:paraId="3B7F3630" w14:textId="16759D61" w:rsidR="00704B6C" w:rsidRDefault="003C0528" w:rsidP="00AA0C23">
      <w:pPr>
        <w:spacing w:after="0"/>
        <w:ind w:left="720" w:hanging="720"/>
        <w:rPr>
          <w:ins w:id="1542" w:author="Author"/>
          <w:rFonts w:ascii="Times New Roman" w:hAnsi="Times New Roman" w:cs="Times New Roman"/>
          <w:color w:val="000000" w:themeColor="text1"/>
          <w:lang w:val="en-GB"/>
        </w:rPr>
      </w:pPr>
      <w:r w:rsidRPr="003C0528">
        <w:rPr>
          <w:rFonts w:ascii="Times New Roman" w:hAnsi="Times New Roman" w:cs="Times New Roman"/>
          <w:color w:val="000000" w:themeColor="text1"/>
          <w:lang w:val="en-GB"/>
        </w:rPr>
        <w:t>Allan</w:t>
      </w:r>
      <w:r w:rsidRPr="00652AA4">
        <w:rPr>
          <w:rFonts w:ascii="Times New Roman" w:hAnsi="Times New Roman"/>
          <w:color w:val="000000" w:themeColor="text1"/>
          <w:lang w:val="en-GB"/>
          <w:rPrChange w:id="1543" w:author="Author">
            <w:rPr>
              <w:rFonts w:ascii="Times New Roman" w:hAnsi="Times New Roman"/>
              <w:color w:val="000000" w:themeColor="text1"/>
            </w:rPr>
          </w:rPrChange>
        </w:rPr>
        <w:t xml:space="preserve">, K. and K. Burridge. </w:t>
      </w:r>
      <w:ins w:id="1544" w:author="Author">
        <w:r w:rsidRPr="003C0528">
          <w:rPr>
            <w:rFonts w:ascii="Times New Roman" w:hAnsi="Times New Roman" w:cs="Times New Roman"/>
            <w:color w:val="000000" w:themeColor="text1"/>
            <w:lang w:val="en-GB"/>
          </w:rPr>
          <w:t>2006</w:t>
        </w:r>
        <w:r w:rsidRPr="003C0528">
          <w:rPr>
            <w:rFonts w:ascii="Times New Roman" w:hAnsi="Times New Roman" w:cs="Times New Roman"/>
            <w:i/>
            <w:iCs/>
            <w:color w:val="000000" w:themeColor="text1"/>
            <w:lang w:val="en-GB"/>
          </w:rPr>
          <w:t>. Forbidden words: Taboo and the censoring of language</w:t>
        </w:r>
        <w:r w:rsidRPr="003C0528">
          <w:rPr>
            <w:rFonts w:ascii="Times New Roman" w:hAnsi="Times New Roman" w:cs="Times New Roman"/>
            <w:color w:val="000000" w:themeColor="text1"/>
            <w:lang w:val="en-GB"/>
          </w:rPr>
          <w:t>. Cambridge University Press.</w:t>
        </w:r>
      </w:ins>
    </w:p>
    <w:p w14:paraId="687AE767" w14:textId="41001700" w:rsidR="00CF3C56" w:rsidRPr="00942F9A" w:rsidRDefault="00CF3C56" w:rsidP="00AA0C23">
      <w:pPr>
        <w:spacing w:after="0"/>
        <w:ind w:left="720" w:hanging="720"/>
        <w:rPr>
          <w:rFonts w:ascii="Times New Roman" w:hAnsi="Times New Roman" w:cs="Times New Roman"/>
          <w:color w:val="000000" w:themeColor="text1"/>
        </w:rPr>
      </w:pPr>
      <w:ins w:id="1545" w:author="Author">
        <w:r w:rsidRPr="00942F9A">
          <w:rPr>
            <w:rFonts w:ascii="Times New Roman" w:hAnsi="Times New Roman" w:cs="Times New Roman"/>
            <w:color w:val="000000" w:themeColor="text1"/>
            <w:lang w:val="en-GB"/>
          </w:rPr>
          <w:t>Allan</w:t>
        </w:r>
        <w:r w:rsidRPr="00942F9A">
          <w:rPr>
            <w:rFonts w:ascii="Times New Roman" w:hAnsi="Times New Roman" w:cs="Times New Roman"/>
            <w:color w:val="000000" w:themeColor="text1"/>
          </w:rPr>
          <w:t xml:space="preserve">, K. </w:t>
        </w:r>
        <w:r w:rsidR="00342C4C" w:rsidRPr="00942F9A">
          <w:rPr>
            <w:rFonts w:ascii="Times New Roman" w:hAnsi="Times New Roman" w:cs="Times New Roman"/>
            <w:color w:val="000000" w:themeColor="text1"/>
          </w:rPr>
          <w:t>and</w:t>
        </w:r>
        <w:r w:rsidR="000825E3" w:rsidRPr="00942F9A">
          <w:rPr>
            <w:rFonts w:ascii="Times New Roman" w:hAnsi="Times New Roman" w:cs="Times New Roman"/>
            <w:color w:val="000000" w:themeColor="text1"/>
          </w:rPr>
          <w:t xml:space="preserve"> K.</w:t>
        </w:r>
        <w:r w:rsidRPr="00942F9A">
          <w:rPr>
            <w:rFonts w:ascii="Times New Roman" w:hAnsi="Times New Roman" w:cs="Times New Roman"/>
            <w:color w:val="000000" w:themeColor="text1"/>
          </w:rPr>
          <w:t xml:space="preserve"> Burridge</w:t>
        </w:r>
        <w:r w:rsidR="000825E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ins>
      <w:r w:rsidRPr="00942F9A">
        <w:rPr>
          <w:rFonts w:ascii="Times New Roman" w:hAnsi="Times New Roman" w:cs="Times New Roman"/>
          <w:color w:val="000000" w:themeColor="text1"/>
        </w:rPr>
        <w:t xml:space="preserve">2009. Swearing. In </w:t>
      </w:r>
      <w:r w:rsidR="000C5F38" w:rsidRPr="00942F9A">
        <w:rPr>
          <w:rFonts w:ascii="Times New Roman" w:hAnsi="Times New Roman" w:cs="Times New Roman"/>
          <w:color w:val="000000" w:themeColor="text1"/>
        </w:rPr>
        <w:t xml:space="preserve">P. </w:t>
      </w:r>
      <w:r w:rsidR="000C5F38" w:rsidRPr="00942F9A">
        <w:rPr>
          <w:rFonts w:ascii="Times New Roman" w:hAnsi="Times New Roman" w:cs="Times New Roman"/>
          <w:color w:val="000000" w:themeColor="text1"/>
          <w:lang w:val="en-US"/>
        </w:rPr>
        <w:t xml:space="preserve">Peters, P. Collins and A. Smith (eds.), </w:t>
      </w:r>
      <w:r w:rsidRPr="00942F9A">
        <w:rPr>
          <w:rFonts w:ascii="Times New Roman" w:hAnsi="Times New Roman" w:cs="Times New Roman"/>
          <w:i/>
          <w:iCs/>
          <w:color w:val="000000" w:themeColor="text1"/>
        </w:rPr>
        <w:t>Comparative Studies in Australian and New Zealand English</w:t>
      </w:r>
      <w:r w:rsidR="003A681B" w:rsidRPr="00942F9A">
        <w:rPr>
          <w:rFonts w:ascii="Times New Roman" w:hAnsi="Times New Roman" w:cs="Times New Roman"/>
          <w:i/>
          <w:iCs/>
          <w:color w:val="000000" w:themeColor="text1"/>
        </w:rPr>
        <w:t>. Grammar and Beyond</w:t>
      </w:r>
      <w:r w:rsidR="003A681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pp.359-384. </w:t>
      </w:r>
      <w:r w:rsidR="003A681B" w:rsidRPr="00942F9A">
        <w:rPr>
          <w:rFonts w:ascii="Times New Roman" w:hAnsi="Times New Roman" w:cs="Times New Roman"/>
          <w:color w:val="000000" w:themeColor="text1"/>
          <w:lang w:val="en-US"/>
        </w:rPr>
        <w:t xml:space="preserve">Amsterdam: </w:t>
      </w:r>
      <w:r w:rsidRPr="00942F9A">
        <w:rPr>
          <w:rFonts w:ascii="Times New Roman" w:hAnsi="Times New Roman" w:cs="Times New Roman"/>
          <w:color w:val="000000" w:themeColor="text1"/>
        </w:rPr>
        <w:t>John Benjamins</w:t>
      </w:r>
    </w:p>
    <w:p w14:paraId="613252C6" w14:textId="42FD0431" w:rsidR="00890A33" w:rsidRPr="00942F9A" w:rsidRDefault="00890A3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Androutsopoulos, J.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A542AA"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Tereick</w:t>
      </w:r>
      <w:r w:rsidR="003F27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2015. YouTube: Language and discourse practices in participatory culture. In </w:t>
      </w:r>
      <w:r w:rsidR="005E1E5C" w:rsidRPr="00942F9A">
        <w:rPr>
          <w:rFonts w:ascii="Times New Roman" w:hAnsi="Times New Roman" w:cs="Times New Roman"/>
          <w:color w:val="000000" w:themeColor="text1"/>
        </w:rPr>
        <w:t xml:space="preserve">A. Georgakopoulou and T. Spilloti (eds), </w:t>
      </w:r>
      <w:r w:rsidRPr="00942F9A">
        <w:rPr>
          <w:rFonts w:ascii="Times New Roman" w:hAnsi="Times New Roman" w:cs="Times New Roman"/>
          <w:i/>
          <w:iCs/>
          <w:color w:val="000000" w:themeColor="text1"/>
        </w:rPr>
        <w:t xml:space="preserve">The Routledge </w:t>
      </w:r>
      <w:r w:rsidR="005E1E5C"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andbook of </w:t>
      </w:r>
      <w:r w:rsidR="005E1E5C"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and </w:t>
      </w:r>
      <w:r w:rsidR="005E1E5C" w:rsidRPr="00942F9A">
        <w:rPr>
          <w:rFonts w:ascii="Times New Roman" w:hAnsi="Times New Roman" w:cs="Times New Roman"/>
          <w:i/>
          <w:iCs/>
          <w:color w:val="000000" w:themeColor="text1"/>
        </w:rPr>
        <w:t>D</w:t>
      </w:r>
      <w:r w:rsidRPr="00942F9A">
        <w:rPr>
          <w:rFonts w:ascii="Times New Roman" w:hAnsi="Times New Roman" w:cs="Times New Roman"/>
          <w:i/>
          <w:iCs/>
          <w:color w:val="000000" w:themeColor="text1"/>
        </w:rPr>
        <w:t xml:space="preserve">igital </w:t>
      </w:r>
      <w:r w:rsidR="005E1E5C"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ommunication</w:t>
      </w:r>
      <w:r w:rsidR="005E1E5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pp.354-370.</w:t>
      </w:r>
      <w:r w:rsidR="003772D8" w:rsidRPr="00942F9A">
        <w:rPr>
          <w:rFonts w:ascii="Times New Roman" w:hAnsi="Times New Roman" w:cs="Times New Roman"/>
          <w:color w:val="000000" w:themeColor="text1"/>
        </w:rPr>
        <w:t xml:space="preserve"> London:</w:t>
      </w:r>
      <w:r w:rsidRPr="00942F9A">
        <w:rPr>
          <w:rFonts w:ascii="Times New Roman" w:hAnsi="Times New Roman" w:cs="Times New Roman"/>
          <w:color w:val="000000" w:themeColor="text1"/>
        </w:rPr>
        <w:t xml:space="preserve"> Routledge.</w:t>
      </w:r>
    </w:p>
    <w:p w14:paraId="4AFCECC3" w14:textId="7E5558E8" w:rsidR="00E35D79" w:rsidRPr="00942F9A" w:rsidRDefault="00E35D79"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Bamman D., J. Eisenstein and T. Schnoebelen. 2014. Gender identity and lexical variation in social media. </w:t>
      </w:r>
      <w:r w:rsidRPr="00942F9A">
        <w:rPr>
          <w:rFonts w:ascii="Times New Roman" w:hAnsi="Times New Roman" w:cs="Times New Roman"/>
          <w:i/>
          <w:color w:val="000000" w:themeColor="text1"/>
        </w:rPr>
        <w:t>Journal of Sociolinguistics</w:t>
      </w:r>
      <w:r w:rsidRPr="00942F9A">
        <w:rPr>
          <w:rFonts w:ascii="Times New Roman" w:hAnsi="Times New Roman" w:cs="Times New Roman"/>
          <w:color w:val="000000" w:themeColor="text1"/>
        </w:rPr>
        <w:t xml:space="preserve"> 18(2): 135–160.</w:t>
      </w:r>
    </w:p>
    <w:p w14:paraId="02DFFCBE" w14:textId="6145B9FC" w:rsidR="0043657D" w:rsidRPr="00942F9A" w:rsidRDefault="0043657D"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Bednarek, M. 2019. ‘Don’t say crap. Don’t use swear words.’–Negotiating the use of swear/taboo words in the narrative mass media. </w:t>
      </w:r>
      <w:r w:rsidRPr="00942F9A">
        <w:rPr>
          <w:rFonts w:ascii="Times New Roman" w:hAnsi="Times New Roman" w:cs="Times New Roman"/>
          <w:i/>
          <w:iCs/>
          <w:color w:val="000000" w:themeColor="text1"/>
        </w:rPr>
        <w:t xml:space="preserve">Discourse, Context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Media</w:t>
      </w:r>
      <w:r w:rsidRPr="00942F9A">
        <w:rPr>
          <w:rFonts w:ascii="Times New Roman" w:hAnsi="Times New Roman" w:cs="Times New Roman"/>
          <w:color w:val="000000" w:themeColor="text1"/>
        </w:rPr>
        <w:t xml:space="preserve"> 29</w:t>
      </w:r>
      <w:r w:rsidR="00E3563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100293.</w:t>
      </w:r>
    </w:p>
    <w:p w14:paraId="03883B6F" w14:textId="37D3E848" w:rsidR="00CF77A6" w:rsidRPr="00942F9A" w:rsidRDefault="00CE68CD" w:rsidP="00CF77A6">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Beers Fägersten, K. 20</w:t>
      </w:r>
      <w:r w:rsidR="00BC3EDC" w:rsidRPr="00942F9A">
        <w:rPr>
          <w:rFonts w:ascii="Times New Roman" w:hAnsi="Times New Roman" w:cs="Times New Roman"/>
          <w:color w:val="000000" w:themeColor="text1"/>
        </w:rPr>
        <w:t xml:space="preserve">07. </w:t>
      </w:r>
      <w:r w:rsidR="00CF77A6" w:rsidRPr="00942F9A">
        <w:rPr>
          <w:rFonts w:ascii="Times New Roman" w:hAnsi="Times New Roman" w:cs="Times New Roman"/>
          <w:color w:val="000000" w:themeColor="text1"/>
        </w:rPr>
        <w:t>A sociolinguistic analysis of swearword offensiveness. Saarland Working Papers in Linguistics 1: 14-37.</w:t>
      </w:r>
    </w:p>
    <w:p w14:paraId="7FC152B8" w14:textId="34AAE42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Beers</w:t>
      </w:r>
      <w:r w:rsidRPr="00942F9A">
        <w:rPr>
          <w:rFonts w:ascii="Times New Roman" w:hAnsi="Times New Roman" w:cs="Times New Roman"/>
          <w:color w:val="000000" w:themeColor="text1"/>
        </w:rPr>
        <w:t xml:space="preserve"> Fägersten, K. 2012. </w:t>
      </w:r>
      <w:r w:rsidRPr="00942F9A">
        <w:rPr>
          <w:rFonts w:ascii="Times New Roman" w:hAnsi="Times New Roman" w:cs="Times New Roman"/>
          <w:i/>
          <w:iCs/>
          <w:color w:val="000000" w:themeColor="text1"/>
        </w:rPr>
        <w:t xml:space="preserve">Who’s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wearing </w:t>
      </w:r>
      <w:r w:rsidR="007633DF" w:rsidRPr="00942F9A">
        <w:rPr>
          <w:rFonts w:ascii="Times New Roman" w:hAnsi="Times New Roman" w:cs="Times New Roman"/>
          <w:i/>
          <w:iCs/>
          <w:color w:val="000000" w:themeColor="text1"/>
        </w:rPr>
        <w:t>N</w:t>
      </w:r>
      <w:r w:rsidRPr="00942F9A">
        <w:rPr>
          <w:rFonts w:ascii="Times New Roman" w:hAnsi="Times New Roman" w:cs="Times New Roman"/>
          <w:i/>
          <w:iCs/>
          <w:color w:val="000000" w:themeColor="text1"/>
        </w:rPr>
        <w:t xml:space="preserve">ow? The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7633DF" w:rsidRPr="00942F9A">
        <w:rPr>
          <w:rFonts w:ascii="Times New Roman" w:hAnsi="Times New Roman" w:cs="Times New Roman"/>
          <w:i/>
          <w:iCs/>
          <w:color w:val="000000" w:themeColor="text1"/>
        </w:rPr>
        <w:t>A</w:t>
      </w:r>
      <w:r w:rsidRPr="00942F9A">
        <w:rPr>
          <w:rFonts w:ascii="Times New Roman" w:hAnsi="Times New Roman" w:cs="Times New Roman"/>
          <w:i/>
          <w:iCs/>
          <w:color w:val="000000" w:themeColor="text1"/>
        </w:rPr>
        <w:t xml:space="preserve">spects of </w:t>
      </w:r>
      <w:r w:rsidR="007633DF"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onversational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wearing</w:t>
      </w:r>
      <w:r w:rsidRPr="00942F9A">
        <w:rPr>
          <w:rFonts w:ascii="Times New Roman" w:hAnsi="Times New Roman" w:cs="Times New Roman"/>
          <w:color w:val="000000" w:themeColor="text1"/>
        </w:rPr>
        <w:t>. Newcastle-upon-Tyne: Cambridge Scholars Publishing.</w:t>
      </w:r>
    </w:p>
    <w:p w14:paraId="1618F9C7" w14:textId="77777777"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Bergen</w:t>
      </w:r>
      <w:r w:rsidRPr="00942F9A">
        <w:rPr>
          <w:rFonts w:ascii="Times New Roman" w:hAnsi="Times New Roman" w:cs="Times New Roman"/>
          <w:color w:val="000000" w:themeColor="text1"/>
        </w:rPr>
        <w:t xml:space="preserve">, B. 2016. </w:t>
      </w:r>
      <w:r w:rsidRPr="00942F9A">
        <w:rPr>
          <w:rFonts w:ascii="Times New Roman" w:hAnsi="Times New Roman" w:cs="Times New Roman"/>
          <w:i/>
          <w:iCs/>
          <w:color w:val="000000" w:themeColor="text1"/>
        </w:rPr>
        <w:t>What the F: What Swearing Reveals About Our Language, Our Brains, and Ourselves</w:t>
      </w:r>
      <w:r w:rsidRPr="00942F9A">
        <w:rPr>
          <w:rFonts w:ascii="Times New Roman" w:hAnsi="Times New Roman" w:cs="Times New Roman"/>
          <w:color w:val="000000" w:themeColor="text1"/>
        </w:rPr>
        <w:t>. New York: Basic Books.</w:t>
      </w:r>
    </w:p>
    <w:p w14:paraId="6BAFB26B" w14:textId="53B39D95"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Blei, D., </w:t>
      </w:r>
      <w:r w:rsidR="007633D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Ng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7633DF" w:rsidRPr="00942F9A">
        <w:rPr>
          <w:rFonts w:ascii="Times New Roman" w:hAnsi="Times New Roman" w:cs="Times New Roman"/>
          <w:color w:val="000000" w:themeColor="text1"/>
        </w:rPr>
        <w:t xml:space="preserve">M. </w:t>
      </w:r>
      <w:r w:rsidRPr="00942F9A">
        <w:rPr>
          <w:rFonts w:ascii="Times New Roman" w:hAnsi="Times New Roman" w:cs="Times New Roman"/>
          <w:color w:val="000000" w:themeColor="text1"/>
        </w:rPr>
        <w:t>Jordan</w:t>
      </w:r>
      <w:r w:rsidR="007633D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2003. </w:t>
      </w:r>
      <w:r w:rsidRPr="00942F9A">
        <w:rPr>
          <w:rFonts w:ascii="Times New Roman" w:hAnsi="Times New Roman" w:cs="Times New Roman"/>
          <w:color w:val="000000" w:themeColor="text1"/>
          <w:lang w:val="en-GB"/>
        </w:rPr>
        <w:t xml:space="preserve">Latent Dirichlet Allocation. </w:t>
      </w:r>
      <w:r w:rsidRPr="00942F9A">
        <w:rPr>
          <w:rFonts w:ascii="Times New Roman" w:hAnsi="Times New Roman" w:cs="Times New Roman"/>
          <w:i/>
          <w:iCs/>
          <w:color w:val="000000" w:themeColor="text1"/>
          <w:lang w:val="en-GB"/>
        </w:rPr>
        <w:t>Journal of Machine Learning Research</w:t>
      </w:r>
      <w:r w:rsidRPr="00942F9A">
        <w:rPr>
          <w:rFonts w:ascii="Times New Roman" w:hAnsi="Times New Roman" w:cs="Times New Roman"/>
          <w:color w:val="000000" w:themeColor="text1"/>
          <w:lang w:val="en-GB"/>
        </w:rPr>
        <w:t xml:space="preserve"> 3</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9931022.</w:t>
      </w:r>
    </w:p>
    <w:p w14:paraId="216E0CC6" w14:textId="1AC5AAE2" w:rsidR="00BF1A23" w:rsidRPr="00942F9A" w:rsidRDefault="00BF1A23"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t xml:space="preserve">Breiman, L. 2001. Random forests. </w:t>
      </w:r>
      <w:r w:rsidRPr="00942F9A">
        <w:rPr>
          <w:rFonts w:ascii="Times New Roman" w:hAnsi="Times New Roman" w:cs="Times New Roman"/>
          <w:i/>
          <w:iCs/>
          <w:color w:val="000000" w:themeColor="text1"/>
          <w:lang w:val="en-GB"/>
        </w:rPr>
        <w:t xml:space="preserve">Machine Learning </w:t>
      </w:r>
      <w:r w:rsidRPr="00942F9A">
        <w:rPr>
          <w:rFonts w:ascii="Times New Roman" w:hAnsi="Times New Roman" w:cs="Times New Roman"/>
          <w:color w:val="000000" w:themeColor="text1"/>
          <w:lang w:val="en-GB"/>
        </w:rPr>
        <w:t>45(1)</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5</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32.</w:t>
      </w:r>
    </w:p>
    <w:p w14:paraId="5DB49966" w14:textId="30FB7A5E" w:rsidR="00CC3DC4" w:rsidRPr="00942F9A" w:rsidRDefault="00CC3DC4"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Brindle, </w:t>
      </w:r>
      <w:r w:rsidR="0046209B" w:rsidRPr="00942F9A">
        <w:rPr>
          <w:rFonts w:ascii="Times New Roman" w:hAnsi="Times New Roman" w:cs="Times New Roman"/>
          <w:color w:val="000000" w:themeColor="text1"/>
        </w:rPr>
        <w:t xml:space="preserve">A. 2016. </w:t>
      </w:r>
      <w:r w:rsidR="0046209B" w:rsidRPr="00942F9A">
        <w:rPr>
          <w:rFonts w:ascii="Times New Roman" w:hAnsi="Times New Roman" w:cs="Times New Roman"/>
          <w:i/>
          <w:iCs/>
          <w:color w:val="000000" w:themeColor="text1"/>
        </w:rPr>
        <w:t>The Language of Hate. A Corpus Linguistic Analysis of White Supremacist Language</w:t>
      </w:r>
      <w:r w:rsidR="0046209B" w:rsidRPr="00942F9A">
        <w:rPr>
          <w:rFonts w:ascii="Times New Roman" w:hAnsi="Times New Roman" w:cs="Times New Roman"/>
          <w:color w:val="000000" w:themeColor="text1"/>
        </w:rPr>
        <w:t>. London: New York.</w:t>
      </w:r>
    </w:p>
    <w:p w14:paraId="4E7DF089" w14:textId="5E7C2EAA" w:rsidR="00BD3A75" w:rsidRPr="00942F9A" w:rsidRDefault="00BD3A75" w:rsidP="00711A8C">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Bruns, A., &amp; Burgess, J. 2011. The use of Twitter hashtags in the formation of ad hoc publics. </w:t>
      </w:r>
      <w:r w:rsidRPr="00942F9A">
        <w:rPr>
          <w:rFonts w:ascii="Times New Roman" w:hAnsi="Times New Roman" w:cs="Times New Roman"/>
          <w:i/>
          <w:iCs/>
          <w:color w:val="000000" w:themeColor="text1"/>
        </w:rPr>
        <w:t>Proceedings of the 6th European consortium for political research (ECPR) general conference 2011</w:t>
      </w:r>
      <w:r w:rsidR="00F953C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 1-9. The European Consortium for Political Research (ECPR).</w:t>
      </w:r>
    </w:p>
    <w:p w14:paraId="2C531C64" w14:textId="1E915222" w:rsidR="00711A8C" w:rsidRPr="00942F9A" w:rsidRDefault="00711A8C"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Cachola I., E. Holgate, D. Preoţiuc-Pietro and J. Li. 2018. Expressively vulgar: The socio-dynamics of vulgarity and its effects on sentiment analysis in social media. </w:t>
      </w:r>
      <w:r w:rsidRPr="00942F9A">
        <w:rPr>
          <w:rFonts w:ascii="Times New Roman" w:hAnsi="Times New Roman" w:cs="Times New Roman"/>
          <w:i/>
          <w:iCs/>
          <w:color w:val="000000" w:themeColor="text1"/>
        </w:rPr>
        <w:t>Proceedings of the 27th International Conference on Computational Linguistics</w:t>
      </w:r>
      <w:r w:rsidRPr="00942F9A">
        <w:rPr>
          <w:rFonts w:ascii="Times New Roman" w:hAnsi="Times New Roman" w:cs="Times New Roman"/>
          <w:color w:val="000000" w:themeColor="text1"/>
        </w:rPr>
        <w:t>, pp.</w:t>
      </w:r>
      <w:r w:rsidR="00CE11F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2927-2938. Santa Fe, NM: ACL.</w:t>
      </w:r>
    </w:p>
    <w:p w14:paraId="69FFA9FE" w14:textId="1A48C2FC" w:rsidR="0050594F" w:rsidRPr="00942F9A" w:rsidRDefault="0050594F" w:rsidP="0050594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Coats S. 2021. ‘Bad language’ in the Nordics: profanity and gender in a social media corpus. </w:t>
      </w:r>
      <w:r w:rsidRPr="00942F9A">
        <w:rPr>
          <w:rFonts w:ascii="Times New Roman" w:hAnsi="Times New Roman" w:cs="Times New Roman"/>
          <w:i/>
          <w:color w:val="000000" w:themeColor="text1"/>
        </w:rPr>
        <w:t>Acta Linguistica Hafniensia</w:t>
      </w:r>
      <w:r w:rsidRPr="00942F9A">
        <w:rPr>
          <w:rFonts w:ascii="Times New Roman" w:hAnsi="Times New Roman" w:cs="Times New Roman"/>
          <w:color w:val="000000" w:themeColor="text1"/>
        </w:rPr>
        <w:t xml:space="preserve"> 53(1): 22-57.</w:t>
      </w:r>
    </w:p>
    <w:p w14:paraId="181A8F59" w14:textId="6AE12A60" w:rsidR="00DC6E9B" w:rsidRPr="00942F9A" w:rsidRDefault="00DC6E9B"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Cohen, J. 1988. </w:t>
      </w:r>
      <w:r w:rsidRPr="00942F9A">
        <w:rPr>
          <w:rFonts w:ascii="Times New Roman" w:hAnsi="Times New Roman" w:cs="Times New Roman"/>
          <w:i/>
          <w:iCs/>
          <w:color w:val="000000" w:themeColor="text1"/>
        </w:rPr>
        <w:t>Statistical Power Analysis for the Behavioral Sciences</w:t>
      </w:r>
      <w:r w:rsidRPr="00942F9A">
        <w:rPr>
          <w:rFonts w:ascii="Times New Roman" w:hAnsi="Times New Roman" w:cs="Times New Roman"/>
          <w:color w:val="000000" w:themeColor="text1"/>
        </w:rPr>
        <w:t xml:space="preserve"> (2nd ed.). Lawrence Erlbaum Associates.</w:t>
      </w:r>
    </w:p>
    <w:p w14:paraId="368F5BFF" w14:textId="77C33D7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Culpeper</w:t>
      </w:r>
      <w:r w:rsidRPr="00942F9A">
        <w:rPr>
          <w:rFonts w:ascii="Times New Roman" w:hAnsi="Times New Roman" w:cs="Times New Roman"/>
          <w:color w:val="000000" w:themeColor="text1"/>
        </w:rPr>
        <w:t xml:space="preserve">, J. 2011. </w:t>
      </w:r>
      <w:r w:rsidRPr="00942F9A">
        <w:rPr>
          <w:rFonts w:ascii="Times New Roman" w:hAnsi="Times New Roman" w:cs="Times New Roman"/>
          <w:i/>
          <w:iCs/>
          <w:color w:val="000000" w:themeColor="text1"/>
        </w:rPr>
        <w:t xml:space="preserve">Impoliteness: Using </w:t>
      </w:r>
      <w:r w:rsidR="00BD69A6"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to </w:t>
      </w:r>
      <w:r w:rsidR="00BD69A6"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ause </w:t>
      </w:r>
      <w:r w:rsidR="00BD69A6"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ffence</w:t>
      </w:r>
      <w:r w:rsidRPr="00942F9A">
        <w:rPr>
          <w:rFonts w:ascii="Times New Roman" w:hAnsi="Times New Roman" w:cs="Times New Roman"/>
          <w:color w:val="000000" w:themeColor="text1"/>
        </w:rPr>
        <w:t>.</w:t>
      </w:r>
      <w:r w:rsidR="00BD69A6" w:rsidRPr="00942F9A">
        <w:rPr>
          <w:rFonts w:ascii="Times New Roman" w:hAnsi="Times New Roman" w:cs="Times New Roman"/>
          <w:color w:val="000000" w:themeColor="text1"/>
        </w:rPr>
        <w:t xml:space="preserve"> Cambridge:</w:t>
      </w:r>
      <w:r w:rsidRPr="00942F9A">
        <w:rPr>
          <w:rFonts w:ascii="Times New Roman" w:hAnsi="Times New Roman" w:cs="Times New Roman"/>
          <w:color w:val="000000" w:themeColor="text1"/>
        </w:rPr>
        <w:t xml:space="preserve"> Cambridge University Press.</w:t>
      </w:r>
    </w:p>
    <w:p w14:paraId="41588113" w14:textId="0A261279" w:rsidR="000571B8" w:rsidRPr="00942F9A" w:rsidRDefault="000571B8"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Daly, N., J. Holmes, J. Newton and M. Stubbe. 2004. Expletives as solidarity signals in FTAs on the factory floor. </w:t>
      </w:r>
      <w:r w:rsidRPr="00942F9A">
        <w:rPr>
          <w:rFonts w:ascii="Times New Roman" w:hAnsi="Times New Roman" w:cs="Times New Roman"/>
          <w:i/>
          <w:iCs/>
          <w:color w:val="000000" w:themeColor="text1"/>
        </w:rPr>
        <w:t xml:space="preserve">Journal of Pragmatics </w:t>
      </w:r>
      <w:r w:rsidRPr="00942F9A">
        <w:rPr>
          <w:rFonts w:ascii="Times New Roman" w:hAnsi="Times New Roman" w:cs="Times New Roman"/>
          <w:color w:val="000000" w:themeColor="text1"/>
        </w:rPr>
        <w:t>36: 945-964.</w:t>
      </w:r>
    </w:p>
    <w:p w14:paraId="58DCDAC9" w14:textId="1F3373BE" w:rsidR="00EF38AB" w:rsidRPr="00942F9A" w:rsidRDefault="00EF38AB" w:rsidP="00AA0C23">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Davidson, T., Warmsley, D., Macy, M., &amp; Weber, I. (2017, May). Automated hate speech detection and the problem of offensive language. </w:t>
      </w:r>
      <w:r w:rsidRPr="00942F9A">
        <w:rPr>
          <w:rFonts w:ascii="Times New Roman" w:hAnsi="Times New Roman" w:cs="Times New Roman"/>
          <w:i/>
          <w:iCs/>
          <w:color w:val="000000" w:themeColor="text1"/>
        </w:rPr>
        <w:t>Proceedings of the international AAAI conference on web and social media</w:t>
      </w:r>
      <w:r w:rsidRPr="00942F9A">
        <w:rPr>
          <w:rFonts w:ascii="Times New Roman" w:hAnsi="Times New Roman" w:cs="Times New Roman"/>
          <w:color w:val="000000" w:themeColor="text1"/>
        </w:rPr>
        <w:t xml:space="preserve"> 11(1): 512-515.</w:t>
      </w:r>
    </w:p>
    <w:p w14:paraId="1B3E04E5" w14:textId="7C9FA5B4" w:rsidR="00043E3E" w:rsidRPr="00942F9A" w:rsidRDefault="00043E3E"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da-DK"/>
        </w:rPr>
        <w:t xml:space="preserve">Dewaele, J. 2017. </w:t>
      </w:r>
      <w:r w:rsidRPr="00942F9A">
        <w:rPr>
          <w:rFonts w:ascii="Times New Roman" w:hAnsi="Times New Roman" w:cs="Times New Roman"/>
          <w:color w:val="000000" w:themeColor="text1"/>
        </w:rPr>
        <w:t xml:space="preserve">Self-reported frequency of swearing in English: </w:t>
      </w:r>
      <w:r w:rsidR="00BD69A6" w:rsidRPr="00942F9A">
        <w:rPr>
          <w:rFonts w:ascii="Times New Roman" w:hAnsi="Times New Roman" w:cs="Times New Roman"/>
          <w:color w:val="000000" w:themeColor="text1"/>
        </w:rPr>
        <w:t>d</w:t>
      </w:r>
      <w:r w:rsidRPr="00942F9A">
        <w:rPr>
          <w:rFonts w:ascii="Times New Roman" w:hAnsi="Times New Roman" w:cs="Times New Roman"/>
          <w:color w:val="000000" w:themeColor="text1"/>
        </w:rPr>
        <w:t xml:space="preserve">o situational, psychological and sociobiographical variables have similar effects on first and foreign language users? </w:t>
      </w:r>
      <w:r w:rsidRPr="00942F9A">
        <w:rPr>
          <w:rFonts w:ascii="Times New Roman" w:hAnsi="Times New Roman" w:cs="Times New Roman"/>
          <w:i/>
          <w:iCs/>
          <w:color w:val="000000" w:themeColor="text1"/>
        </w:rPr>
        <w:t>Journal of Multilingual and Multicultural Development</w:t>
      </w:r>
      <w:r w:rsidRPr="00942F9A">
        <w:rPr>
          <w:rFonts w:ascii="Times New Roman" w:hAnsi="Times New Roman" w:cs="Times New Roman"/>
          <w:color w:val="000000" w:themeColor="text1"/>
        </w:rPr>
        <w:t xml:space="preserve"> 38(4)</w:t>
      </w:r>
      <w:r w:rsidR="00BD69A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330-345.</w:t>
      </w:r>
    </w:p>
    <w:p w14:paraId="34C928EB" w14:textId="1771E531"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Drange, E., </w:t>
      </w:r>
      <w:r w:rsidR="00F97DE2"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Hasund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Stenström</w:t>
      </w:r>
      <w:r w:rsidR="00F97DE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2014. </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Your mum!</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Teenagers’ swearing by mother in English, Spanish and Norwegian. </w:t>
      </w:r>
      <w:r w:rsidRPr="00942F9A">
        <w:rPr>
          <w:rFonts w:ascii="Times New Roman" w:hAnsi="Times New Roman" w:cs="Times New Roman"/>
          <w:i/>
          <w:iCs/>
          <w:color w:val="000000" w:themeColor="text1"/>
        </w:rPr>
        <w:t>International Journal of Corpus Linguistics</w:t>
      </w:r>
      <w:r w:rsidRPr="00942F9A">
        <w:rPr>
          <w:rFonts w:ascii="Times New Roman" w:hAnsi="Times New Roman" w:cs="Times New Roman"/>
          <w:color w:val="000000" w:themeColor="text1"/>
        </w:rPr>
        <w:t xml:space="preserve"> 19(1)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29-59.</w:t>
      </w:r>
    </w:p>
    <w:p w14:paraId="24338CB3" w14:textId="6233E8C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Drummond</w:t>
      </w:r>
      <w:r w:rsidRPr="00942F9A">
        <w:rPr>
          <w:rFonts w:ascii="Times New Roman" w:hAnsi="Times New Roman" w:cs="Times New Roman"/>
          <w:color w:val="000000" w:themeColor="text1"/>
        </w:rPr>
        <w:t xml:space="preserve">, R. 2020. Teenage swearing in the UK.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41(1)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59-88.</w:t>
      </w:r>
    </w:p>
    <w:p w14:paraId="5CBC2F8D" w14:textId="146CB4A8" w:rsidR="00E0274D" w:rsidRPr="00942F9A" w:rsidRDefault="00E0274D"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Dynel, M. 2012. Swearing methodologically: The (im) politeness of expletives in anonymous commentaries on YouTube. </w:t>
      </w:r>
      <w:r w:rsidRPr="00942F9A">
        <w:rPr>
          <w:rFonts w:ascii="Times New Roman" w:hAnsi="Times New Roman" w:cs="Times New Roman"/>
          <w:i/>
          <w:iCs/>
          <w:color w:val="000000" w:themeColor="text1"/>
        </w:rPr>
        <w:t>Journal of English Studies</w:t>
      </w:r>
      <w:r w:rsidRPr="00942F9A">
        <w:rPr>
          <w:rFonts w:ascii="Times New Roman" w:hAnsi="Times New Roman" w:cs="Times New Roman"/>
          <w:color w:val="000000" w:themeColor="text1"/>
        </w:rPr>
        <w:t xml:space="preserve"> 10</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25-50.</w:t>
      </w:r>
    </w:p>
    <w:p w14:paraId="49A00B18" w14:textId="1CB995CB" w:rsidR="009109C8" w:rsidRPr="00942F9A" w:rsidRDefault="009109C8" w:rsidP="009109C8">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sv-SE"/>
        </w:rPr>
        <w:t>D</w:t>
      </w:r>
      <w:r w:rsidRPr="00942F9A">
        <w:rPr>
          <w:rFonts w:ascii="Times New Roman" w:hAnsi="Times New Roman" w:cs="Times New Roman"/>
          <w:color w:val="000000" w:themeColor="text1"/>
        </w:rPr>
        <w:t xml:space="preserve">ynel, M. 2023. Hashtag swearing: Pragmatic polysemy and polyfunctionality of# FuckPutin as solidary flaming.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209</w:t>
      </w:r>
      <w:r w:rsidRPr="00942F9A">
        <w:rPr>
          <w:rFonts w:ascii="Times New Roman" w:hAnsi="Times New Roman" w:cs="Times New Roman"/>
          <w:color w:val="000000" w:themeColor="text1"/>
        </w:rPr>
        <w:t>: 108-122.</w:t>
      </w:r>
    </w:p>
    <w:p w14:paraId="6CC9C6E6" w14:textId="0551B66F" w:rsidR="00DE2F11" w:rsidRPr="00942F9A" w:rsidRDefault="00DE2F11"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sv-SE"/>
        </w:rPr>
        <w:t xml:space="preserve">Emerick, J. 2024. </w:t>
      </w:r>
      <w:r w:rsidRPr="00942F9A">
        <w:rPr>
          <w:rFonts w:ascii="Times New Roman" w:hAnsi="Times New Roman" w:cs="Times New Roman"/>
          <w:i/>
          <w:iCs/>
          <w:color w:val="000000" w:themeColor="text1"/>
          <w:lang w:val="en-GB"/>
        </w:rPr>
        <w:t xml:space="preserve">List of </w:t>
      </w:r>
      <w:r w:rsidR="00EE1F96" w:rsidRPr="00942F9A">
        <w:rPr>
          <w:rFonts w:ascii="Times New Roman" w:hAnsi="Times New Roman" w:cs="Times New Roman"/>
          <w:i/>
          <w:iCs/>
          <w:color w:val="000000" w:themeColor="text1"/>
          <w:lang w:val="en-GB"/>
        </w:rPr>
        <w:t>D</w:t>
      </w:r>
      <w:r w:rsidRPr="00942F9A">
        <w:rPr>
          <w:rFonts w:ascii="Times New Roman" w:hAnsi="Times New Roman" w:cs="Times New Roman"/>
          <w:i/>
          <w:iCs/>
          <w:color w:val="000000" w:themeColor="text1"/>
          <w:lang w:val="en-GB"/>
        </w:rPr>
        <w:t xml:space="preserve">irty, </w:t>
      </w:r>
      <w:r w:rsidR="00EE1F96" w:rsidRPr="00942F9A">
        <w:rPr>
          <w:rFonts w:ascii="Times New Roman" w:hAnsi="Times New Roman" w:cs="Times New Roman"/>
          <w:i/>
          <w:iCs/>
          <w:color w:val="000000" w:themeColor="text1"/>
          <w:lang w:val="en-GB"/>
        </w:rPr>
        <w:t>N</w:t>
      </w:r>
      <w:r w:rsidRPr="00942F9A">
        <w:rPr>
          <w:rFonts w:ascii="Times New Roman" w:hAnsi="Times New Roman" w:cs="Times New Roman"/>
          <w:i/>
          <w:iCs/>
          <w:color w:val="000000" w:themeColor="text1"/>
          <w:lang w:val="en-GB"/>
        </w:rPr>
        <w:t xml:space="preserve">aughty,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bscene, and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therwise </w:t>
      </w:r>
      <w:r w:rsidR="00EE1F96" w:rsidRPr="00942F9A">
        <w:rPr>
          <w:rFonts w:ascii="Times New Roman" w:hAnsi="Times New Roman" w:cs="Times New Roman"/>
          <w:i/>
          <w:iCs/>
          <w:color w:val="000000" w:themeColor="text1"/>
          <w:lang w:val="en-GB"/>
        </w:rPr>
        <w:t>B</w:t>
      </w:r>
      <w:r w:rsidRPr="00942F9A">
        <w:rPr>
          <w:rFonts w:ascii="Times New Roman" w:hAnsi="Times New Roman" w:cs="Times New Roman"/>
          <w:i/>
          <w:iCs/>
          <w:color w:val="000000" w:themeColor="text1"/>
          <w:lang w:val="en-GB"/>
        </w:rPr>
        <w:t xml:space="preserve">ad </w:t>
      </w:r>
      <w:r w:rsidR="00EE1F96" w:rsidRPr="00942F9A">
        <w:rPr>
          <w:rFonts w:ascii="Times New Roman" w:hAnsi="Times New Roman" w:cs="Times New Roman"/>
          <w:i/>
          <w:iCs/>
          <w:color w:val="000000" w:themeColor="text1"/>
          <w:lang w:val="en-GB"/>
        </w:rPr>
        <w:t>W</w:t>
      </w:r>
      <w:r w:rsidRPr="00942F9A">
        <w:rPr>
          <w:rFonts w:ascii="Times New Roman" w:hAnsi="Times New Roman" w:cs="Times New Roman"/>
          <w:i/>
          <w:iCs/>
          <w:color w:val="000000" w:themeColor="text1"/>
          <w:lang w:val="en-GB"/>
        </w:rPr>
        <w:t>ords</w:t>
      </w:r>
      <w:r w:rsidR="00EE1F96" w:rsidRPr="00942F9A">
        <w:rPr>
          <w:rFonts w:ascii="Times New Roman" w:hAnsi="Times New Roman" w:cs="Times New Roman"/>
          <w:color w:val="000000" w:themeColor="text1"/>
          <w:lang w:val="en-GB"/>
        </w:rPr>
        <w:t xml:space="preserve">. </w:t>
      </w:r>
      <w:r w:rsidRPr="00942F9A">
        <w:rPr>
          <w:rFonts w:ascii="Times New Roman" w:hAnsi="Times New Roman" w:cs="Times New Roman"/>
          <w:color w:val="000000" w:themeColor="text1"/>
          <w:lang w:val="en-GB"/>
        </w:rPr>
        <w:t xml:space="preserve">GitHub repository. </w:t>
      </w:r>
      <w:r w:rsidR="00EE1F96" w:rsidRPr="00942F9A">
        <w:rPr>
          <w:rFonts w:ascii="Times New Roman" w:hAnsi="Times New Roman" w:cs="Times New Roman"/>
          <w:color w:val="000000" w:themeColor="text1"/>
          <w:lang w:val="en-GB"/>
        </w:rPr>
        <w:t xml:space="preserve">Available at </w:t>
      </w:r>
      <w:r w:rsidRPr="00942F9A">
        <w:rPr>
          <w:rFonts w:ascii="Times New Roman" w:hAnsi="Times New Roman" w:cs="Times New Roman"/>
          <w:color w:val="000000" w:themeColor="text1"/>
          <w:lang w:val="en-GB"/>
        </w:rPr>
        <w:t>https://github.com/LDNOOBW/List-of-Dirty-Naughty-Obscene-and-Otherwise-Bad-Words</w:t>
      </w:r>
    </w:p>
    <w:p w14:paraId="3ABCA135" w14:textId="6B249C65" w:rsidR="00BC611F" w:rsidRPr="00942F9A" w:rsidRDefault="00BC611F" w:rsidP="001A42B2">
      <w:pPr>
        <w:spacing w:after="0"/>
        <w:ind w:left="720" w:hanging="720"/>
        <w:rPr>
          <w:rFonts w:ascii="Times New Roman" w:hAnsi="Times New Roman" w:cs="Times New Roman"/>
        </w:rPr>
      </w:pPr>
      <w:r w:rsidRPr="00942F9A">
        <w:rPr>
          <w:rFonts w:ascii="Times New Roman" w:hAnsi="Times New Roman" w:cs="Times New Roman"/>
        </w:rPr>
        <w:t xml:space="preserve">Ermida, I. ed. 2023. </w:t>
      </w:r>
      <w:r w:rsidRPr="00942F9A">
        <w:rPr>
          <w:rFonts w:ascii="Times New Roman" w:hAnsi="Times New Roman" w:cs="Times New Roman"/>
          <w:i/>
          <w:iCs/>
        </w:rPr>
        <w:t>Hate Speech in Social Media. Linguistic Approaches</w:t>
      </w:r>
      <w:r w:rsidRPr="00942F9A">
        <w:rPr>
          <w:rFonts w:ascii="Times New Roman" w:hAnsi="Times New Roman" w:cs="Times New Roman"/>
        </w:rPr>
        <w:t xml:space="preserve">. </w:t>
      </w:r>
      <w:r w:rsidR="00AD731A" w:rsidRPr="00942F9A">
        <w:rPr>
          <w:rFonts w:ascii="Times New Roman" w:hAnsi="Times New Roman" w:cs="Times New Roman"/>
        </w:rPr>
        <w:t>Cham: Palgrave Macmillan.</w:t>
      </w:r>
    </w:p>
    <w:p w14:paraId="7E6170F3" w14:textId="2157A75F" w:rsidR="001A42B2" w:rsidRPr="00942F9A" w:rsidRDefault="001A42B2" w:rsidP="001A42B2">
      <w:pPr>
        <w:spacing w:after="0"/>
        <w:ind w:left="720" w:hanging="720"/>
        <w:rPr>
          <w:rFonts w:ascii="Times New Roman" w:hAnsi="Times New Roman" w:cs="Times New Roman"/>
        </w:rPr>
      </w:pPr>
      <w:r w:rsidRPr="00942F9A">
        <w:rPr>
          <w:rFonts w:ascii="Times New Roman" w:hAnsi="Times New Roman" w:cs="Times New Roman"/>
        </w:rPr>
        <w:t xml:space="preserve">Gauthier M. 2021. ‘Eww wtf, what a dumb bitch’: a case study of similitudes inside gender-specific swearing patterns on Twitter. </w:t>
      </w:r>
      <w:r w:rsidRPr="00942F9A">
        <w:rPr>
          <w:rFonts w:ascii="Times New Roman" w:hAnsi="Times New Roman" w:cs="Times New Roman"/>
          <w:i/>
          <w:iCs/>
        </w:rPr>
        <w:t xml:space="preserve">Corpora </w:t>
      </w:r>
      <w:r w:rsidRPr="00942F9A">
        <w:rPr>
          <w:rFonts w:ascii="Times New Roman" w:hAnsi="Times New Roman" w:cs="Times New Roman"/>
        </w:rPr>
        <w:t>16(1): 31</w:t>
      </w:r>
      <w:r w:rsidRPr="00942F9A">
        <w:rPr>
          <w:rFonts w:ascii="Times New Roman" w:hAnsi="Times New Roman" w:cs="Times New Roman"/>
          <w:color w:val="000000" w:themeColor="text1"/>
        </w:rPr>
        <w:t>–1</w:t>
      </w:r>
      <w:r w:rsidRPr="00942F9A">
        <w:rPr>
          <w:rFonts w:ascii="Times New Roman" w:hAnsi="Times New Roman" w:cs="Times New Roman"/>
        </w:rPr>
        <w:t>61.</w:t>
      </w:r>
    </w:p>
    <w:p w14:paraId="7B37099E" w14:textId="6718F5EC" w:rsidR="001A42B2" w:rsidRPr="00942F9A" w:rsidRDefault="001A42B2" w:rsidP="001A42B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Gauthier M. and A. Guille. 2017. Gender and age differences in swearing: a corpus study of Twitter. In K. Beers Fägersten and K. Stapleton (eds) </w:t>
      </w:r>
      <w:r w:rsidRPr="00942F9A">
        <w:rPr>
          <w:rFonts w:ascii="Times New Roman" w:hAnsi="Times New Roman" w:cs="Times New Roman"/>
          <w:i/>
          <w:color w:val="000000" w:themeColor="text1"/>
        </w:rPr>
        <w:t>Advances in Swearing Research: New Languages and New Contexts</w:t>
      </w:r>
      <w:r w:rsidRPr="00942F9A">
        <w:rPr>
          <w:rFonts w:ascii="Times New Roman" w:hAnsi="Times New Roman" w:cs="Times New Roman"/>
          <w:iCs/>
          <w:color w:val="000000" w:themeColor="text1"/>
        </w:rPr>
        <w:t xml:space="preserve">, </w:t>
      </w:r>
      <w:r w:rsidRPr="00942F9A">
        <w:rPr>
          <w:rFonts w:ascii="Times New Roman" w:hAnsi="Times New Roman" w:cs="Times New Roman"/>
          <w:color w:val="000000" w:themeColor="text1"/>
        </w:rPr>
        <w:t>pp.137-156. Amsterdam: John Benjamins.</w:t>
      </w:r>
    </w:p>
    <w:p w14:paraId="30707D4B" w14:textId="13D18A00" w:rsidR="00FE48B5" w:rsidRPr="00942F9A" w:rsidRDefault="00FE48B5"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Golder, S. A., &amp; Macy, M. W. 2011. Diurnal and seasonal mood vary with work, sleep, and daylength across diverse cultures. </w:t>
      </w:r>
      <w:r w:rsidRPr="00942F9A">
        <w:rPr>
          <w:rFonts w:ascii="Times New Roman" w:hAnsi="Times New Roman" w:cs="Times New Roman"/>
          <w:i/>
          <w:iCs/>
          <w:color w:val="000000" w:themeColor="text1"/>
        </w:rPr>
        <w:t>Science</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333</w:t>
      </w:r>
      <w:r w:rsidRPr="00942F9A">
        <w:rPr>
          <w:rFonts w:ascii="Times New Roman" w:hAnsi="Times New Roman" w:cs="Times New Roman"/>
          <w:color w:val="000000" w:themeColor="text1"/>
        </w:rPr>
        <w:t>(6051): 1878-1881.</w:t>
      </w:r>
    </w:p>
    <w:p w14:paraId="4832860F" w14:textId="20D11881" w:rsidR="00BC4A1A" w:rsidRPr="00942F9A" w:rsidRDefault="00BC4A1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Gries, S.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Stefanowitsch. 2004. Extending collostructional analysis: </w:t>
      </w:r>
      <w:r w:rsidR="00EE1F96"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perspective on alternations. </w:t>
      </w:r>
      <w:r w:rsidRPr="00942F9A">
        <w:rPr>
          <w:rFonts w:ascii="Times New Roman" w:hAnsi="Times New Roman" w:cs="Times New Roman"/>
          <w:i/>
          <w:iCs/>
          <w:color w:val="000000" w:themeColor="text1"/>
        </w:rPr>
        <w:t xml:space="preserve">International Journal of Corpus Linguistics </w:t>
      </w:r>
      <w:r w:rsidRPr="00942F9A">
        <w:rPr>
          <w:rFonts w:ascii="Times New Roman" w:hAnsi="Times New Roman" w:cs="Times New Roman"/>
          <w:color w:val="000000" w:themeColor="text1"/>
        </w:rPr>
        <w:t>9(1)</w:t>
      </w:r>
      <w:r w:rsidR="00EE1F9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97-129.</w:t>
      </w:r>
    </w:p>
    <w:p w14:paraId="2734B5A6" w14:textId="3DC08111" w:rsidR="002554B3" w:rsidRDefault="002554B3" w:rsidP="00AA0C23">
      <w:pPr>
        <w:spacing w:after="0"/>
        <w:ind w:left="720" w:hanging="720"/>
        <w:rPr>
          <w:ins w:id="1546" w:author="Author"/>
          <w:rFonts w:ascii="Times New Roman" w:hAnsi="Times New Roman" w:cs="Times New Roman"/>
          <w:color w:val="000000" w:themeColor="text1"/>
        </w:rPr>
      </w:pPr>
      <w:ins w:id="1547" w:author="Author">
        <w:r w:rsidRPr="002554B3">
          <w:rPr>
            <w:rFonts w:ascii="Times New Roman" w:hAnsi="Times New Roman" w:cs="Times New Roman"/>
            <w:color w:val="000000" w:themeColor="text1"/>
          </w:rPr>
          <w:t xml:space="preserve">Grieve, J., Nini, A., </w:t>
        </w:r>
        <w:r>
          <w:rPr>
            <w:rFonts w:ascii="Times New Roman" w:hAnsi="Times New Roman" w:cs="Times New Roman"/>
            <w:color w:val="000000" w:themeColor="text1"/>
          </w:rPr>
          <w:t>and</w:t>
        </w:r>
        <w:r w:rsidRPr="002554B3">
          <w:rPr>
            <w:rFonts w:ascii="Times New Roman" w:hAnsi="Times New Roman" w:cs="Times New Roman"/>
            <w:color w:val="000000" w:themeColor="text1"/>
          </w:rPr>
          <w:t xml:space="preserve"> Guo, D. 2018. Mapping lexical innovation on American social media. </w:t>
        </w:r>
        <w:r w:rsidRPr="00001135">
          <w:rPr>
            <w:rFonts w:ascii="Times New Roman" w:hAnsi="Times New Roman" w:cs="Times New Roman"/>
            <w:i/>
            <w:iCs/>
            <w:color w:val="000000" w:themeColor="text1"/>
          </w:rPr>
          <w:t>Journal of English Linguistics, 46</w:t>
        </w:r>
        <w:r w:rsidRPr="002554B3">
          <w:rPr>
            <w:rFonts w:ascii="Times New Roman" w:hAnsi="Times New Roman" w:cs="Times New Roman"/>
            <w:color w:val="000000" w:themeColor="text1"/>
          </w:rPr>
          <w:t>(4), 293–319. https://doi.org/10.1177/0075424218793191</w:t>
        </w:r>
      </w:ins>
    </w:p>
    <w:p w14:paraId="0E08752D" w14:textId="1B019819" w:rsidR="004B7B74" w:rsidRPr="00942F9A" w:rsidRDefault="004B7B7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Hardaker, C. 2015. ‘I refuse to respond to this obvious troll’: an overview of responses to (perceived) trolling. </w:t>
      </w:r>
      <w:r w:rsidRPr="00942F9A">
        <w:rPr>
          <w:rFonts w:ascii="Times New Roman" w:hAnsi="Times New Roman" w:cs="Times New Roman"/>
          <w:i/>
          <w:iCs/>
          <w:color w:val="000000" w:themeColor="text1"/>
        </w:rPr>
        <w:t>Corpora</w:t>
      </w:r>
      <w:r w:rsidRPr="00942F9A">
        <w:rPr>
          <w:rFonts w:ascii="Times New Roman" w:hAnsi="Times New Roman" w:cs="Times New Roman"/>
          <w:color w:val="000000" w:themeColor="text1"/>
        </w:rPr>
        <w:t xml:space="preserve"> 10(2): 201-229.</w:t>
      </w:r>
    </w:p>
    <w:p w14:paraId="5E4EE1D2" w14:textId="52F7F896" w:rsidR="00277F7F" w:rsidRPr="00942F9A" w:rsidRDefault="00277F7F"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Holgate, E., </w:t>
      </w:r>
      <w:r w:rsidR="00EE1F96"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Cachola, </w:t>
      </w:r>
      <w:r w:rsidR="00EE1F96" w:rsidRPr="00942F9A">
        <w:rPr>
          <w:rFonts w:ascii="Times New Roman" w:hAnsi="Times New Roman" w:cs="Times New Roman"/>
          <w:color w:val="000000" w:themeColor="text1"/>
        </w:rPr>
        <w:t xml:space="preserve">D. </w:t>
      </w:r>
      <w:r w:rsidRPr="00942F9A">
        <w:rPr>
          <w:rFonts w:ascii="Times New Roman" w:hAnsi="Times New Roman" w:cs="Times New Roman"/>
          <w:color w:val="000000" w:themeColor="text1"/>
        </w:rPr>
        <w:t>Preoţiuc-Pietro</w:t>
      </w:r>
      <w:r w:rsidR="00EE1F96" w:rsidRPr="00942F9A">
        <w:rPr>
          <w:rFonts w:ascii="Times New Roman" w:hAnsi="Times New Roman" w:cs="Times New Roman"/>
          <w:color w:val="000000" w:themeColor="text1"/>
        </w:rPr>
        <w:t xml:space="preserve">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Li. 2018. Why swear? Analyzing and inferring the intentions of vulgar expressions. </w:t>
      </w:r>
      <w:r w:rsidRPr="00942F9A">
        <w:rPr>
          <w:rFonts w:ascii="Times New Roman" w:hAnsi="Times New Roman" w:cs="Times New Roman"/>
          <w:i/>
          <w:iCs/>
          <w:color w:val="000000" w:themeColor="text1"/>
        </w:rPr>
        <w:t>Proceedings of the 2018 Conference on Empirical Methods in Natural Language Processing</w:t>
      </w:r>
      <w:r w:rsidR="00EE1F96"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pp.4405</w:t>
      </w:r>
      <w:r w:rsidR="00A57610"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4414. Association for Computational Linguistics.</w:t>
      </w:r>
    </w:p>
    <w:p w14:paraId="484C4E0B" w14:textId="251B5947" w:rsidR="009B455F" w:rsidRDefault="009B455F" w:rsidP="00AA0C23">
      <w:pPr>
        <w:spacing w:after="0"/>
        <w:ind w:left="720" w:hanging="720"/>
        <w:rPr>
          <w:ins w:id="1548" w:author="Author"/>
          <w:rFonts w:ascii="Times New Roman" w:hAnsi="Times New Roman" w:cs="Times New Roman"/>
          <w:color w:val="000000" w:themeColor="text1"/>
        </w:rPr>
      </w:pPr>
      <w:ins w:id="1549" w:author="Author">
        <w:r w:rsidRPr="009B455F">
          <w:rPr>
            <w:rFonts w:ascii="Times New Roman" w:hAnsi="Times New Roman" w:cs="Times New Roman"/>
            <w:color w:val="000000" w:themeColor="text1"/>
          </w:rPr>
          <w:t xml:space="preserve">Hong, L., &amp; Davison, B. D. 2010. Empirical study of topic modeling in Twitter. In </w:t>
        </w:r>
        <w:r w:rsidRPr="009B455F">
          <w:rPr>
            <w:rFonts w:ascii="Times New Roman" w:hAnsi="Times New Roman" w:cs="Times New Roman"/>
            <w:i/>
            <w:iCs/>
            <w:color w:val="000000" w:themeColor="text1"/>
          </w:rPr>
          <w:t>Proceedings of the First Workshop on Social Media Analytics</w:t>
        </w:r>
        <w:r w:rsidRPr="009B455F">
          <w:rPr>
            <w:rFonts w:ascii="Times New Roman" w:hAnsi="Times New Roman" w:cs="Times New Roman"/>
            <w:color w:val="000000" w:themeColor="text1"/>
          </w:rPr>
          <w:t xml:space="preserve"> (SOMA </w:t>
        </w:r>
        <w:r>
          <w:rPr>
            <w:rFonts w:ascii="Times New Roman" w:hAnsi="Times New Roman" w:cs="Times New Roman"/>
            <w:color w:val="000000" w:themeColor="text1"/>
          </w:rPr>
          <w:t>‘</w:t>
        </w:r>
        <w:r w:rsidRPr="009B455F">
          <w:rPr>
            <w:rFonts w:ascii="Times New Roman" w:hAnsi="Times New Roman" w:cs="Times New Roman"/>
            <w:color w:val="000000" w:themeColor="text1"/>
          </w:rPr>
          <w:t>10) (pp. 80–88). Association for Computing Machinery. https://doi.org/10.1145/1964858.1964870</w:t>
        </w:r>
      </w:ins>
    </w:p>
    <w:p w14:paraId="311FD5EA" w14:textId="1C537215" w:rsidR="00646518" w:rsidRDefault="00646518" w:rsidP="00AA0C23">
      <w:pPr>
        <w:spacing w:after="0"/>
        <w:ind w:left="720" w:hanging="720"/>
        <w:rPr>
          <w:ins w:id="1550" w:author="Author"/>
          <w:rFonts w:ascii="Times New Roman" w:hAnsi="Times New Roman" w:cs="Times New Roman"/>
          <w:color w:val="000000" w:themeColor="text1"/>
          <w:lang w:val="en-GB"/>
        </w:rPr>
      </w:pPr>
      <w:ins w:id="1551" w:author="Author">
        <w:r w:rsidRPr="004A29EE">
          <w:rPr>
            <w:rFonts w:ascii="Times New Roman" w:hAnsi="Times New Roman" w:cs="Times New Roman"/>
            <w:color w:val="000000" w:themeColor="text1"/>
          </w:rPr>
          <w:t xml:space="preserve">Huang, Y., Guo, D., Grieve, J., and Kasakoff, A. 2016. </w:t>
        </w:r>
        <w:r w:rsidRPr="00646518">
          <w:rPr>
            <w:rFonts w:ascii="Times New Roman" w:hAnsi="Times New Roman" w:cs="Times New Roman"/>
            <w:color w:val="000000" w:themeColor="text1"/>
            <w:lang w:val="en-GB"/>
          </w:rPr>
          <w:t xml:space="preserve">Understanding US regional linguistic variation with Twitter data analysis. </w:t>
        </w:r>
        <w:r w:rsidRPr="00001135">
          <w:rPr>
            <w:rFonts w:ascii="Times New Roman" w:hAnsi="Times New Roman" w:cs="Times New Roman"/>
            <w:i/>
            <w:iCs/>
            <w:color w:val="000000" w:themeColor="text1"/>
            <w:lang w:val="en-GB"/>
          </w:rPr>
          <w:t>Computers, Environment and Urban Systems, 59</w:t>
        </w:r>
        <w:r w:rsidRPr="00646518">
          <w:rPr>
            <w:rFonts w:ascii="Times New Roman" w:hAnsi="Times New Roman" w:cs="Times New Roman"/>
            <w:color w:val="000000" w:themeColor="text1"/>
            <w:lang w:val="en-GB"/>
          </w:rPr>
          <w:t>, 244–255. https://doi.org/10.1016/j.compenvurbsys.2015.12.003</w:t>
        </w:r>
      </w:ins>
    </w:p>
    <w:p w14:paraId="68A973E2" w14:textId="03DF85E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G. 1991. </w:t>
      </w:r>
      <w:r w:rsidRPr="00942F9A">
        <w:rPr>
          <w:rFonts w:ascii="Times New Roman" w:hAnsi="Times New Roman" w:cs="Times New Roman"/>
          <w:i/>
          <w:iCs/>
          <w:color w:val="000000" w:themeColor="text1"/>
        </w:rPr>
        <w:t xml:space="preserve">Swearing: A </w:t>
      </w:r>
      <w:r w:rsidR="00EE1F96"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EE1F96"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istory of </w:t>
      </w:r>
      <w:r w:rsidR="005902BF" w:rsidRPr="00942F9A">
        <w:rPr>
          <w:rFonts w:ascii="Times New Roman" w:hAnsi="Times New Roman" w:cs="Times New Roman"/>
          <w:i/>
          <w:iCs/>
          <w:color w:val="000000" w:themeColor="text1"/>
        </w:rPr>
        <w:t>F</w:t>
      </w:r>
      <w:r w:rsidRPr="00942F9A">
        <w:rPr>
          <w:rFonts w:ascii="Times New Roman" w:hAnsi="Times New Roman" w:cs="Times New Roman"/>
          <w:i/>
          <w:iCs/>
          <w:color w:val="000000" w:themeColor="text1"/>
        </w:rPr>
        <w:t xml:space="preserve">oul </w:t>
      </w:r>
      <w:r w:rsidR="005902BF"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5902BF"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 xml:space="preserve">aths and </w:t>
      </w:r>
      <w:r w:rsidR="005902BF"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rofanity in English</w:t>
      </w:r>
      <w:r w:rsidRPr="00942F9A">
        <w:rPr>
          <w:rFonts w:ascii="Times New Roman" w:hAnsi="Times New Roman" w:cs="Times New Roman"/>
          <w:color w:val="000000" w:themeColor="text1"/>
        </w:rPr>
        <w:t>. London: Blackwell.</w:t>
      </w:r>
    </w:p>
    <w:p w14:paraId="3578AF93" w14:textId="2122D558" w:rsidR="00176C43" w:rsidRPr="00942F9A" w:rsidRDefault="00176C43" w:rsidP="00176C4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D. (fc.). The </w:t>
      </w:r>
      <w:del w:id="1552" w:author="Author">
        <w:r w:rsidRPr="00942F9A">
          <w:rPr>
            <w:rFonts w:ascii="Times New Roman" w:hAnsi="Times New Roman" w:cs="Times New Roman"/>
            <w:color w:val="000000" w:themeColor="text1"/>
          </w:rPr>
          <w:delText>Dynamics</w:delText>
        </w:r>
      </w:del>
      <w:ins w:id="1553" w:author="Author">
        <w:r w:rsidR="007F10EA">
          <w:rPr>
            <w:rFonts w:ascii="Times New Roman" w:hAnsi="Times New Roman" w:cs="Times New Roman"/>
            <w:color w:val="000000" w:themeColor="text1"/>
          </w:rPr>
          <w:t>d</w:t>
        </w:r>
        <w:r w:rsidRPr="00942F9A">
          <w:rPr>
            <w:rFonts w:ascii="Times New Roman" w:hAnsi="Times New Roman" w:cs="Times New Roman"/>
            <w:color w:val="000000" w:themeColor="text1"/>
          </w:rPr>
          <w:t>ynamics</w:t>
        </w:r>
      </w:ins>
      <w:r w:rsidRPr="00942F9A">
        <w:rPr>
          <w:rFonts w:ascii="Times New Roman" w:hAnsi="Times New Roman" w:cs="Times New Roman"/>
          <w:color w:val="000000" w:themeColor="text1"/>
        </w:rPr>
        <w:t xml:space="preserve"> of </w:t>
      </w:r>
      <w:del w:id="1554" w:author="Author">
        <w:r w:rsidRPr="00942F9A">
          <w:rPr>
            <w:rFonts w:ascii="Times New Roman" w:hAnsi="Times New Roman" w:cs="Times New Roman"/>
            <w:color w:val="000000" w:themeColor="text1"/>
          </w:rPr>
          <w:delText>Swearing</w:delText>
        </w:r>
      </w:del>
      <w:ins w:id="1555" w:author="Autho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wearing</w:t>
        </w:r>
      </w:ins>
      <w:r w:rsidRPr="00942F9A">
        <w:rPr>
          <w:rFonts w:ascii="Times New Roman" w:hAnsi="Times New Roman" w:cs="Times New Roman"/>
          <w:color w:val="000000" w:themeColor="text1"/>
        </w:rPr>
        <w:t xml:space="preserve"> in </w:t>
      </w:r>
      <w:del w:id="1556" w:author="Author">
        <w:r w:rsidRPr="00942F9A">
          <w:rPr>
            <w:rFonts w:ascii="Times New Roman" w:hAnsi="Times New Roman" w:cs="Times New Roman"/>
            <w:color w:val="000000" w:themeColor="text1"/>
          </w:rPr>
          <w:delText>High Schools</w:delText>
        </w:r>
      </w:del>
      <w:ins w:id="1557" w:author="Author">
        <w:r w:rsidR="007F10EA">
          <w:rPr>
            <w:rFonts w:ascii="Times New Roman" w:hAnsi="Times New Roman" w:cs="Times New Roman"/>
            <w:color w:val="000000" w:themeColor="text1"/>
          </w:rPr>
          <w:t>h</w:t>
        </w:r>
        <w:r w:rsidRPr="00942F9A">
          <w:rPr>
            <w:rFonts w:ascii="Times New Roman" w:hAnsi="Times New Roman" w:cs="Times New Roman"/>
            <w:color w:val="000000" w:themeColor="text1"/>
          </w:rPr>
          <w:t xml:space="preserve">igh </w:t>
        </w: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chools</w:t>
        </w:r>
      </w:ins>
      <w:r w:rsidRPr="00942F9A">
        <w:rPr>
          <w:rFonts w:ascii="Times New Roman" w:hAnsi="Times New Roman" w:cs="Times New Roman"/>
          <w:color w:val="000000" w:themeColor="text1"/>
        </w:rPr>
        <w:t xml:space="preserve">: Perspectives from </w:t>
      </w:r>
      <w:del w:id="1558" w:author="Author">
        <w:r w:rsidRPr="00942F9A">
          <w:rPr>
            <w:rFonts w:ascii="Times New Roman" w:hAnsi="Times New Roman" w:cs="Times New Roman"/>
            <w:color w:val="000000" w:themeColor="text1"/>
          </w:rPr>
          <w:delText>Students</w:delText>
        </w:r>
      </w:del>
      <w:ins w:id="1559" w:author="Autho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tudents</w:t>
        </w:r>
      </w:ins>
      <w:r w:rsidRPr="00942F9A">
        <w:rPr>
          <w:rFonts w:ascii="Times New Roman" w:hAnsi="Times New Roman" w:cs="Times New Roman"/>
          <w:color w:val="000000" w:themeColor="text1"/>
        </w:rPr>
        <w:t xml:space="preserve"> and </w:t>
      </w:r>
      <w:del w:id="1560" w:author="Author">
        <w:r w:rsidRPr="00942F9A">
          <w:rPr>
            <w:rFonts w:ascii="Times New Roman" w:hAnsi="Times New Roman" w:cs="Times New Roman"/>
            <w:color w:val="000000" w:themeColor="text1"/>
          </w:rPr>
          <w:delText>Teachers,</w:delText>
        </w:r>
      </w:del>
      <w:ins w:id="1561" w:author="Author">
        <w:r w:rsidR="007F10EA">
          <w:rPr>
            <w:rFonts w:ascii="Times New Roman" w:hAnsi="Times New Roman" w:cs="Times New Roman"/>
            <w:color w:val="000000" w:themeColor="text1"/>
          </w:rPr>
          <w:t>t</w:t>
        </w:r>
        <w:r w:rsidRPr="00942F9A">
          <w:rPr>
            <w:rFonts w:ascii="Times New Roman" w:hAnsi="Times New Roman" w:cs="Times New Roman"/>
            <w:color w:val="000000" w:themeColor="text1"/>
          </w:rPr>
          <w:t>eachers</w:t>
        </w:r>
        <w:r w:rsidR="007F10EA">
          <w:rPr>
            <w:rFonts w:ascii="Times New Roman" w:hAnsi="Times New Roman" w:cs="Times New Roman"/>
            <w:color w:val="000000" w:themeColor="text1"/>
          </w:rPr>
          <w:t>.</w:t>
        </w:r>
      </w:ins>
      <w:r w:rsidRPr="00942F9A">
        <w:rPr>
          <w:rFonts w:ascii="Times New Roman" w:hAnsi="Times New Roman" w:cs="Times New Roman"/>
          <w:color w:val="000000" w:themeColor="text1"/>
        </w:rPr>
        <w:t xml:space="preserve"> </w:t>
      </w:r>
      <w:r w:rsidRPr="00652AA4">
        <w:rPr>
          <w:rFonts w:ascii="Times New Roman" w:hAnsi="Times New Roman"/>
          <w:i/>
          <w:color w:val="000000" w:themeColor="text1"/>
          <w:rPrChange w:id="1562" w:author="Author">
            <w:rPr>
              <w:rFonts w:ascii="Times New Roman" w:hAnsi="Times New Roman"/>
              <w:color w:val="000000" w:themeColor="text1"/>
            </w:rPr>
          </w:rPrChange>
        </w:rPr>
        <w:t>Lingua</w:t>
      </w:r>
      <w:r w:rsidRPr="00942F9A">
        <w:rPr>
          <w:rFonts w:ascii="Times New Roman" w:hAnsi="Times New Roman" w:cs="Times New Roman"/>
          <w:color w:val="000000" w:themeColor="text1"/>
        </w:rPr>
        <w:t>.</w:t>
      </w:r>
    </w:p>
    <w:p w14:paraId="22B41845" w14:textId="5E1A75A7"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de-DE"/>
        </w:rPr>
        <w:t>Jagarlamudi, J.,</w:t>
      </w:r>
      <w:r w:rsidR="005902BF" w:rsidRPr="00942F9A">
        <w:rPr>
          <w:rFonts w:ascii="Times New Roman" w:hAnsi="Times New Roman" w:cs="Times New Roman"/>
          <w:color w:val="000000" w:themeColor="text1"/>
          <w:lang w:val="de-DE"/>
        </w:rPr>
        <w:t xml:space="preserve"> H.</w:t>
      </w:r>
      <w:r w:rsidRPr="00942F9A">
        <w:rPr>
          <w:rFonts w:ascii="Times New Roman" w:hAnsi="Times New Roman" w:cs="Times New Roman"/>
          <w:color w:val="000000" w:themeColor="text1"/>
          <w:lang w:val="de-DE"/>
        </w:rPr>
        <w:t xml:space="preserve"> Daumé III</w:t>
      </w:r>
      <w:r w:rsidR="005902BF" w:rsidRPr="00942F9A">
        <w:rPr>
          <w:rFonts w:ascii="Times New Roman" w:hAnsi="Times New Roman" w:cs="Times New Roman"/>
          <w:color w:val="000000" w:themeColor="text1"/>
          <w:lang w:val="de-DE"/>
        </w:rPr>
        <w:t xml:space="preserve"> </w:t>
      </w:r>
      <w:r w:rsidR="00342C4C" w:rsidRPr="00942F9A">
        <w:rPr>
          <w:rFonts w:ascii="Times New Roman" w:hAnsi="Times New Roman" w:cs="Times New Roman"/>
          <w:color w:val="000000" w:themeColor="text1"/>
          <w:lang w:val="de-DE"/>
        </w:rPr>
        <w:t>and</w:t>
      </w:r>
      <w:r w:rsidRPr="00942F9A">
        <w:rPr>
          <w:rFonts w:ascii="Times New Roman" w:hAnsi="Times New Roman" w:cs="Times New Roman"/>
          <w:color w:val="000000" w:themeColor="text1"/>
          <w:lang w:val="de-DE"/>
        </w:rPr>
        <w:t xml:space="preserve"> </w:t>
      </w:r>
      <w:r w:rsidR="005902BF" w:rsidRPr="00942F9A">
        <w:rPr>
          <w:rFonts w:ascii="Times New Roman" w:hAnsi="Times New Roman" w:cs="Times New Roman"/>
          <w:color w:val="000000" w:themeColor="text1"/>
          <w:lang w:val="de-DE"/>
        </w:rPr>
        <w:t xml:space="preserve">R. </w:t>
      </w:r>
      <w:r w:rsidRPr="00942F9A">
        <w:rPr>
          <w:rFonts w:ascii="Times New Roman" w:hAnsi="Times New Roman" w:cs="Times New Roman"/>
          <w:color w:val="000000" w:themeColor="text1"/>
          <w:lang w:val="de-DE"/>
        </w:rPr>
        <w:t xml:space="preserve">Udupa, R. 2012. </w:t>
      </w:r>
      <w:r w:rsidRPr="00942F9A">
        <w:rPr>
          <w:rFonts w:ascii="Times New Roman" w:hAnsi="Times New Roman" w:cs="Times New Roman"/>
          <w:color w:val="000000" w:themeColor="text1"/>
          <w:lang w:val="en-GB"/>
        </w:rPr>
        <w:t xml:space="preserve">Incorporating lexicons into topic models. </w:t>
      </w:r>
      <w:r w:rsidRPr="00942F9A">
        <w:rPr>
          <w:rFonts w:ascii="Times New Roman" w:hAnsi="Times New Roman" w:cs="Times New Roman"/>
          <w:i/>
          <w:iCs/>
          <w:color w:val="000000" w:themeColor="text1"/>
          <w:lang w:val="en-GB"/>
        </w:rPr>
        <w:t>Proceedings of the 13th Conference of the European Chapter of the Association for Computational Linguistics</w:t>
      </w:r>
      <w:r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lang w:val="en-GB"/>
        </w:rPr>
        <w:t>pp.</w:t>
      </w:r>
      <w:r w:rsidRPr="00942F9A">
        <w:rPr>
          <w:rFonts w:ascii="Times New Roman" w:hAnsi="Times New Roman" w:cs="Times New Roman"/>
          <w:color w:val="000000" w:themeColor="text1"/>
          <w:lang w:val="en-GB"/>
        </w:rPr>
        <w:t>204</w:t>
      </w:r>
      <w:r w:rsidR="00A57610"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213.</w:t>
      </w:r>
      <w:r w:rsidR="00A57610"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rPr>
        <w:t>Association for Computational Linguistics.</w:t>
      </w:r>
    </w:p>
    <w:p w14:paraId="175747AC" w14:textId="28654C0F" w:rsidR="00AE09D0" w:rsidRPr="00942F9A" w:rsidRDefault="00AE09D0" w:rsidP="00AA0C23">
      <w:pPr>
        <w:spacing w:after="0"/>
        <w:ind w:left="720" w:hanging="720"/>
        <w:rPr>
          <w:rFonts w:ascii="Times New Roman" w:hAnsi="Times New Roman" w:cs="Times New Roman"/>
          <w:color w:val="000000" w:themeColor="text1"/>
          <w:lang w:val="fr-FR"/>
        </w:rPr>
      </w:pPr>
      <w:r w:rsidRPr="00942F9A">
        <w:rPr>
          <w:rFonts w:ascii="Times New Roman" w:hAnsi="Times New Roman" w:cs="Times New Roman"/>
          <w:color w:val="000000" w:themeColor="text1"/>
        </w:rPr>
        <w:t xml:space="preserve">Jay, T. 2009. The utility and ubiquity of taboo words. </w:t>
      </w:r>
      <w:r w:rsidRPr="00942F9A">
        <w:rPr>
          <w:rFonts w:ascii="Times New Roman" w:hAnsi="Times New Roman" w:cs="Times New Roman"/>
          <w:i/>
          <w:iCs/>
          <w:color w:val="000000" w:themeColor="text1"/>
          <w:lang w:val="fr-FR"/>
        </w:rPr>
        <w:t xml:space="preserve">Perspectives on Psychological Science </w:t>
      </w:r>
      <w:r w:rsidRPr="00942F9A">
        <w:rPr>
          <w:rFonts w:ascii="Times New Roman" w:hAnsi="Times New Roman" w:cs="Times New Roman"/>
          <w:color w:val="000000" w:themeColor="text1"/>
          <w:lang w:val="fr-FR"/>
        </w:rPr>
        <w:t>4(3)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 xml:space="preserve"> 153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161.</w:t>
      </w:r>
    </w:p>
    <w:p w14:paraId="3593993E" w14:textId="53F723E4" w:rsidR="008B4761" w:rsidRPr="00942F9A" w:rsidRDefault="008B4761" w:rsidP="008B4761">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T. 2018. Swearing, moral order, and online communication. </w:t>
      </w:r>
      <w:r w:rsidRPr="00942F9A">
        <w:rPr>
          <w:rFonts w:ascii="Times New Roman" w:hAnsi="Times New Roman" w:cs="Times New Roman"/>
          <w:i/>
          <w:iCs/>
          <w:color w:val="000000" w:themeColor="text1"/>
        </w:rPr>
        <w:t>Journal of language aggression and conflict</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6</w:t>
      </w:r>
      <w:r w:rsidRPr="00942F9A">
        <w:rPr>
          <w:rFonts w:ascii="Times New Roman" w:hAnsi="Times New Roman" w:cs="Times New Roman"/>
          <w:color w:val="000000" w:themeColor="text1"/>
        </w:rPr>
        <w:t>(1), 107-126.</w:t>
      </w:r>
    </w:p>
    <w:p w14:paraId="66924356" w14:textId="67CC7173" w:rsidR="001F3C50" w:rsidRPr="00942F9A" w:rsidRDefault="001F3C50"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fr-FR"/>
        </w:rPr>
        <w:t xml:space="preserve">Jay, T. </w:t>
      </w:r>
      <w:r w:rsidR="005A6053" w:rsidRPr="00942F9A">
        <w:rPr>
          <w:rFonts w:ascii="Times New Roman" w:hAnsi="Times New Roman" w:cs="Times New Roman"/>
          <w:color w:val="000000" w:themeColor="text1"/>
          <w:lang w:val="fr-FR"/>
        </w:rPr>
        <w:t xml:space="preserve">and K. </w:t>
      </w:r>
      <w:r w:rsidRPr="00942F9A">
        <w:rPr>
          <w:rFonts w:ascii="Times New Roman" w:hAnsi="Times New Roman" w:cs="Times New Roman"/>
          <w:color w:val="000000" w:themeColor="text1"/>
          <w:lang w:val="fr-FR"/>
        </w:rPr>
        <w:t>Janschewitz</w:t>
      </w:r>
      <w:r w:rsidR="005A6053" w:rsidRPr="00942F9A">
        <w:rPr>
          <w:rFonts w:ascii="Times New Roman" w:hAnsi="Times New Roman" w:cs="Times New Roman"/>
          <w:color w:val="000000" w:themeColor="text1"/>
          <w:lang w:val="fr-FR"/>
        </w:rPr>
        <w:t xml:space="preserve">. </w:t>
      </w:r>
      <w:r w:rsidRPr="00942F9A">
        <w:rPr>
          <w:rFonts w:ascii="Times New Roman" w:hAnsi="Times New Roman" w:cs="Times New Roman"/>
          <w:color w:val="000000" w:themeColor="text1"/>
          <w:lang w:val="fr-FR"/>
        </w:rPr>
        <w:t xml:space="preserve">2008. </w:t>
      </w:r>
      <w:r w:rsidRPr="00942F9A">
        <w:rPr>
          <w:rFonts w:ascii="Times New Roman" w:hAnsi="Times New Roman" w:cs="Times New Roman"/>
          <w:color w:val="000000" w:themeColor="text1"/>
        </w:rPr>
        <w:t xml:space="preserve">The pragmatics of swearing. </w:t>
      </w:r>
      <w:r w:rsidRPr="00942F9A">
        <w:rPr>
          <w:rFonts w:ascii="Times New Roman" w:hAnsi="Times New Roman" w:cs="Times New Roman"/>
          <w:i/>
          <w:iCs/>
          <w:color w:val="000000" w:themeColor="text1"/>
        </w:rPr>
        <w:t xml:space="preserve">Journal of Politeness Research </w:t>
      </w:r>
      <w:r w:rsidRPr="00942F9A">
        <w:rPr>
          <w:rFonts w:ascii="Times New Roman" w:hAnsi="Times New Roman" w:cs="Times New Roman"/>
          <w:color w:val="000000" w:themeColor="text1"/>
        </w:rPr>
        <w:t>4</w:t>
      </w:r>
      <w:r w:rsidR="005A6053" w:rsidRPr="00942F9A">
        <w:rPr>
          <w:rFonts w:ascii="Times New Roman" w:hAnsi="Times New Roman" w:cs="Times New Roman"/>
          <w:color w:val="000000" w:themeColor="text1"/>
        </w:rPr>
        <w:t>(2):</w:t>
      </w:r>
      <w:r w:rsidRPr="00942F9A">
        <w:rPr>
          <w:rFonts w:ascii="Times New Roman" w:hAnsi="Times New Roman" w:cs="Times New Roman"/>
          <w:color w:val="000000" w:themeColor="text1"/>
        </w:rPr>
        <w:t xml:space="preserve"> 267</w:t>
      </w:r>
      <w:r w:rsidR="005A605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288.</w:t>
      </w:r>
    </w:p>
    <w:p w14:paraId="10D8D34A" w14:textId="77777777" w:rsidR="00BC3EDC" w:rsidRPr="00942F9A" w:rsidRDefault="00BC3EDC" w:rsidP="00BC3ED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K. and T. Jay. 2013. A child’s garden of curses: a gender, historical, and age-related evaluation of the taboo lexicon. </w:t>
      </w:r>
      <w:r w:rsidRPr="00942F9A">
        <w:rPr>
          <w:rFonts w:ascii="Times New Roman" w:hAnsi="Times New Roman" w:cs="Times New Roman"/>
          <w:i/>
          <w:iCs/>
          <w:color w:val="000000" w:themeColor="text1"/>
        </w:rPr>
        <w:t>The American Journal of Psychology</w:t>
      </w:r>
      <w:r w:rsidRPr="00942F9A">
        <w:rPr>
          <w:rFonts w:ascii="Times New Roman" w:hAnsi="Times New Roman" w:cs="Times New Roman"/>
          <w:color w:val="000000" w:themeColor="text1"/>
        </w:rPr>
        <w:t xml:space="preserve"> 126(4): 459-475.</w:t>
      </w:r>
    </w:p>
    <w:p w14:paraId="1BE16E9D" w14:textId="192F5537" w:rsidR="006B06BC" w:rsidRPr="00942F9A" w:rsidRDefault="006B06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Kursa,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selection with the Boruta package. </w:t>
      </w:r>
      <w:r w:rsidRPr="00942F9A">
        <w:rPr>
          <w:rFonts w:ascii="Times New Roman" w:hAnsi="Times New Roman" w:cs="Times New Roman"/>
          <w:i/>
          <w:iCs/>
          <w:color w:val="000000" w:themeColor="text1"/>
        </w:rPr>
        <w:t xml:space="preserve">Journal of Statistical Software </w:t>
      </w:r>
      <w:r w:rsidRPr="00942F9A">
        <w:rPr>
          <w:rFonts w:ascii="Times New Roman" w:hAnsi="Times New Roman" w:cs="Times New Roman"/>
          <w:color w:val="000000" w:themeColor="text1"/>
        </w:rPr>
        <w:t>36(11)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13.</w:t>
      </w:r>
    </w:p>
    <w:p w14:paraId="73EE3216" w14:textId="5E0E7FB6" w:rsidR="008A34E7" w:rsidRPr="00001135" w:rsidRDefault="005D0AC8" w:rsidP="00001135">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Laitinen, M., P. Rautionaho, M. Fatemi and M. Halonen. 2025. Do we swear more with friends or with acquaintances? F#ck in social networks. </w:t>
      </w:r>
      <w:r w:rsidRPr="00942F9A">
        <w:rPr>
          <w:rFonts w:ascii="Times New Roman" w:hAnsi="Times New Roman" w:cs="Times New Roman"/>
          <w:i/>
          <w:iCs/>
          <w:color w:val="000000" w:themeColor="text1"/>
        </w:rPr>
        <w:t xml:space="preserve">Lingua </w:t>
      </w:r>
      <w:r w:rsidRPr="00942F9A">
        <w:rPr>
          <w:rFonts w:ascii="Times New Roman" w:hAnsi="Times New Roman" w:cs="Times New Roman"/>
          <w:color w:val="000000" w:themeColor="text1"/>
        </w:rPr>
        <w:t>320: 103931.</w:t>
      </w:r>
    </w:p>
    <w:p w14:paraId="04C22614" w14:textId="3305B0D5" w:rsidR="008A34E7" w:rsidRDefault="008A34E7" w:rsidP="00B76992">
      <w:pPr>
        <w:spacing w:after="0"/>
        <w:ind w:left="720" w:hanging="720"/>
        <w:rPr>
          <w:ins w:id="1563" w:author="Author"/>
          <w:rFonts w:ascii="Times New Roman" w:hAnsi="Times New Roman" w:cs="Times New Roman"/>
          <w:color w:val="000000" w:themeColor="text1"/>
          <w:lang w:val="en-GB"/>
        </w:rPr>
      </w:pPr>
      <w:ins w:id="1564" w:author="Author">
        <w:r w:rsidRPr="008A34E7">
          <w:rPr>
            <w:rFonts w:ascii="Times New Roman" w:hAnsi="Times New Roman" w:cs="Times New Roman"/>
            <w:color w:val="000000" w:themeColor="text1"/>
            <w:lang w:val="en-GB"/>
          </w:rPr>
          <w:t xml:space="preserve">Ljung, M. 2011. </w:t>
        </w:r>
        <w:r w:rsidRPr="008A34E7">
          <w:rPr>
            <w:rFonts w:ascii="Times New Roman" w:hAnsi="Times New Roman" w:cs="Times New Roman"/>
            <w:i/>
            <w:iCs/>
            <w:color w:val="000000" w:themeColor="text1"/>
            <w:lang w:val="en-GB"/>
          </w:rPr>
          <w:t>Swearing: A cross-cultural linguistic study</w:t>
        </w:r>
        <w:r w:rsidRPr="008A34E7">
          <w:rPr>
            <w:rFonts w:ascii="Times New Roman" w:hAnsi="Times New Roman" w:cs="Times New Roman"/>
            <w:color w:val="000000" w:themeColor="text1"/>
            <w:lang w:val="en-GB"/>
          </w:rPr>
          <w:t>. Palgrave Macmillan.</w:t>
        </w:r>
      </w:ins>
    </w:p>
    <w:p w14:paraId="3A7E4439" w14:textId="7083A0F1"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Love</w:t>
      </w:r>
      <w:r w:rsidRPr="00942F9A">
        <w:rPr>
          <w:rFonts w:ascii="Times New Roman" w:hAnsi="Times New Roman" w:cs="Times New Roman"/>
          <w:color w:val="000000" w:themeColor="text1"/>
        </w:rPr>
        <w:t xml:space="preserve">, R. 2021. Swearing in informal spoken English: 1990s–2010s. </w:t>
      </w:r>
      <w:r w:rsidRPr="00942F9A">
        <w:rPr>
          <w:rFonts w:ascii="Times New Roman" w:hAnsi="Times New Roman" w:cs="Times New Roman"/>
          <w:i/>
          <w:iCs/>
          <w:color w:val="000000" w:themeColor="text1"/>
        </w:rPr>
        <w:t>Text and Talk</w:t>
      </w:r>
      <w:r w:rsidRPr="00942F9A">
        <w:rPr>
          <w:rFonts w:ascii="Times New Roman" w:hAnsi="Times New Roman" w:cs="Times New Roman"/>
          <w:color w:val="000000" w:themeColor="text1"/>
        </w:rPr>
        <w:t xml:space="preserve"> 41(5/6): 739-762.</w:t>
      </w:r>
    </w:p>
    <w:p w14:paraId="1A4D4893" w14:textId="37E147F5" w:rsidR="002571C5" w:rsidRPr="00942F9A" w:rsidRDefault="002571C5"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Love, R. and A. </w:t>
      </w:r>
      <w:r w:rsidRPr="00942F9A">
        <w:rPr>
          <w:rFonts w:ascii="Times New Roman" w:hAnsi="Times New Roman" w:cs="Times New Roman"/>
        </w:rPr>
        <w:t xml:space="preserve">Stenstrom. 2023. Corpus-pragmatic perspectives on the contemporary weakening of </w:t>
      </w:r>
      <w:r w:rsidRPr="00942F9A">
        <w:rPr>
          <w:rFonts w:ascii="Times New Roman" w:hAnsi="Times New Roman" w:cs="Times New Roman"/>
          <w:i/>
          <w:iCs/>
        </w:rPr>
        <w:t>fuck</w:t>
      </w:r>
      <w:r w:rsidRPr="00942F9A">
        <w:rPr>
          <w:rFonts w:ascii="Times New Roman" w:hAnsi="Times New Roman" w:cs="Times New Roman"/>
        </w:rPr>
        <w:t xml:space="preserve">: the case of teenage British English conversation. </w:t>
      </w:r>
      <w:r w:rsidRPr="00942F9A">
        <w:rPr>
          <w:rFonts w:ascii="Times New Roman" w:hAnsi="Times New Roman" w:cs="Times New Roman"/>
          <w:i/>
          <w:iCs/>
        </w:rPr>
        <w:t xml:space="preserve">Journal of Pragmatics </w:t>
      </w:r>
      <w:r w:rsidRPr="00942F9A">
        <w:rPr>
          <w:rFonts w:ascii="Times New Roman" w:hAnsi="Times New Roman" w:cs="Times New Roman"/>
        </w:rPr>
        <w:t>216: 167-181.</w:t>
      </w:r>
    </w:p>
    <w:p w14:paraId="3E34EB4E" w14:textId="1CB9B4BC" w:rsidR="00024C21" w:rsidRPr="00942F9A" w:rsidRDefault="00024C21" w:rsidP="00024C21">
      <w:pPr>
        <w:spacing w:after="0"/>
        <w:ind w:left="720" w:hanging="720"/>
        <w:rPr>
          <w:rFonts w:ascii="Times New Roman" w:hAnsi="Times New Roman" w:cs="Times New Roman"/>
        </w:rPr>
      </w:pPr>
      <w:r w:rsidRPr="00942F9A">
        <w:rPr>
          <w:rFonts w:ascii="Times New Roman" w:hAnsi="Times New Roman" w:cs="Times New Roman"/>
        </w:rPr>
        <w:t xml:space="preserve">Lutzky U. and A. Kehoe. 2016. </w:t>
      </w:r>
      <w:r w:rsidRPr="00942F9A">
        <w:rPr>
          <w:rFonts w:ascii="Times New Roman" w:hAnsi="Times New Roman" w:cs="Times New Roman"/>
          <w:i/>
          <w:iCs/>
        </w:rPr>
        <w:t xml:space="preserve">Your blog is (the) shit. </w:t>
      </w:r>
      <w:r w:rsidRPr="00942F9A">
        <w:rPr>
          <w:rFonts w:ascii="Times New Roman" w:hAnsi="Times New Roman" w:cs="Times New Roman"/>
        </w:rPr>
        <w:t xml:space="preserve">A corpus linguistic approach to the identification of swearing in computer-mediated communication. </w:t>
      </w:r>
      <w:r w:rsidRPr="00942F9A">
        <w:rPr>
          <w:rFonts w:ascii="Times New Roman" w:hAnsi="Times New Roman" w:cs="Times New Roman"/>
          <w:i/>
          <w:iCs/>
        </w:rPr>
        <w:t xml:space="preserve">International Journal of Corpus Linguistics </w:t>
      </w:r>
      <w:r w:rsidRPr="00942F9A">
        <w:rPr>
          <w:rFonts w:ascii="Times New Roman" w:hAnsi="Times New Roman" w:cs="Times New Roman"/>
        </w:rPr>
        <w:t>21(2): 165</w:t>
      </w:r>
      <w:r w:rsidRPr="00942F9A">
        <w:rPr>
          <w:rFonts w:ascii="Times New Roman" w:hAnsi="Times New Roman" w:cs="Times New Roman"/>
          <w:color w:val="000000" w:themeColor="text1"/>
        </w:rPr>
        <w:t>-</w:t>
      </w:r>
      <w:r w:rsidRPr="00942F9A">
        <w:rPr>
          <w:rFonts w:ascii="Times New Roman" w:hAnsi="Times New Roman" w:cs="Times New Roman"/>
        </w:rPr>
        <w:t>191.</w:t>
      </w:r>
    </w:p>
    <w:p w14:paraId="47CFA288" w14:textId="6DC86B49"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Martínez, I.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Pertejo. 2012. He</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s absolutely massive. It</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a super day. Madonna, she is a wicked singer. Youth language and intensification: a corpus-based study. </w:t>
      </w:r>
      <w:r w:rsidRPr="00942F9A">
        <w:rPr>
          <w:rFonts w:ascii="Times New Roman" w:hAnsi="Times New Roman" w:cs="Times New Roman"/>
          <w:i/>
          <w:iCs/>
          <w:color w:val="000000" w:themeColor="text1"/>
        </w:rPr>
        <w:t xml:space="preserve">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Talk</w:t>
      </w:r>
      <w:r w:rsidRPr="00942F9A">
        <w:rPr>
          <w:rFonts w:ascii="Times New Roman" w:hAnsi="Times New Roman" w:cs="Times New Roman"/>
          <w:color w:val="000000" w:themeColor="text1"/>
        </w:rPr>
        <w:t xml:space="preserve"> 32(6)</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773-796.</w:t>
      </w:r>
    </w:p>
    <w:p w14:paraId="7E77D289" w14:textId="7A48D7D6" w:rsidR="002B3744" w:rsidRPr="00942F9A" w:rsidRDefault="002B3744" w:rsidP="002B374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McCulloch, G. 2019. </w:t>
      </w:r>
      <w:r w:rsidRPr="00942F9A">
        <w:rPr>
          <w:rFonts w:ascii="Times New Roman" w:hAnsi="Times New Roman" w:cs="Times New Roman"/>
          <w:i/>
          <w:iCs/>
          <w:color w:val="000000" w:themeColor="text1"/>
        </w:rPr>
        <w:t>Because internet: Understanding how language is changing</w:t>
      </w:r>
      <w:r w:rsidRPr="00942F9A">
        <w:rPr>
          <w:rFonts w:ascii="Times New Roman" w:hAnsi="Times New Roman" w:cs="Times New Roman"/>
          <w:color w:val="000000" w:themeColor="text1"/>
        </w:rPr>
        <w:t>. Random House.</w:t>
      </w:r>
    </w:p>
    <w:p w14:paraId="039B17CC" w14:textId="235A505E"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McEnery</w:t>
      </w:r>
      <w:r w:rsidRPr="00942F9A">
        <w:rPr>
          <w:rFonts w:ascii="Times New Roman" w:hAnsi="Times New Roman" w:cs="Times New Roman"/>
          <w:color w:val="000000" w:themeColor="text1"/>
        </w:rPr>
        <w:t xml:space="preserve">, T. 2006. </w:t>
      </w:r>
      <w:r w:rsidRPr="00942F9A">
        <w:rPr>
          <w:rFonts w:ascii="Times New Roman" w:hAnsi="Times New Roman" w:cs="Times New Roman"/>
          <w:i/>
          <w:iCs/>
          <w:color w:val="000000" w:themeColor="text1"/>
        </w:rPr>
        <w:t xml:space="preserve">Swearing in English: Bad </w:t>
      </w:r>
      <w:r w:rsidR="00836722"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urity and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ower from 1586 to the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resent</w:t>
      </w:r>
      <w:r w:rsidRPr="00942F9A">
        <w:rPr>
          <w:rFonts w:ascii="Times New Roman" w:hAnsi="Times New Roman" w:cs="Times New Roman"/>
          <w:color w:val="000000" w:themeColor="text1"/>
        </w:rPr>
        <w:t>. New York: Routledge.</w:t>
      </w:r>
    </w:p>
    <w:p w14:paraId="33D4B633" w14:textId="06FE59F5" w:rsidR="00A10F8B" w:rsidRPr="00942F9A" w:rsidRDefault="00A10F8B" w:rsidP="00A10F8B">
      <w:pPr>
        <w:spacing w:after="0"/>
        <w:ind w:left="720" w:hanging="720"/>
        <w:rPr>
          <w:rFonts w:ascii="Times New Roman" w:hAnsi="Times New Roman" w:cs="Times New Roman"/>
        </w:rPr>
      </w:pPr>
      <w:r w:rsidRPr="00942F9A">
        <w:rPr>
          <w:rFonts w:ascii="Times New Roman" w:hAnsi="Times New Roman" w:cs="Times New Roman"/>
        </w:rPr>
        <w:t xml:space="preserve">McEnery, A., J. Baker and A. Hardie. 2000. Assessing claims about language use with corpus data – swearing and abuse. In J. Kirk (ed.), </w:t>
      </w:r>
      <w:r w:rsidRPr="00942F9A">
        <w:rPr>
          <w:rFonts w:ascii="Times New Roman" w:hAnsi="Times New Roman" w:cs="Times New Roman"/>
          <w:i/>
          <w:iCs/>
        </w:rPr>
        <w:t>Corpora Galore. Analyses and Techniques in Describing English</w:t>
      </w:r>
      <w:r w:rsidRPr="00942F9A">
        <w:rPr>
          <w:rFonts w:ascii="Times New Roman" w:hAnsi="Times New Roman" w:cs="Times New Roman"/>
        </w:rPr>
        <w:t xml:space="preserve">, pp.45-55. Amsterdam: Brill. </w:t>
      </w:r>
    </w:p>
    <w:p w14:paraId="510DFCD7" w14:textId="0F364218" w:rsidR="00EC5254" w:rsidRPr="00942F9A" w:rsidRDefault="00EC525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w:t>
      </w:r>
      <w:r w:rsidR="00836722" w:rsidRPr="00942F9A">
        <w:rPr>
          <w:rFonts w:ascii="Times New Roman" w:hAnsi="Times New Roman" w:cs="Times New Roman"/>
          <w:color w:val="000000" w:themeColor="text1"/>
        </w:rPr>
        <w:t xml:space="preserve">G. </w:t>
      </w:r>
      <w:r w:rsidRPr="00942F9A">
        <w:rPr>
          <w:rFonts w:ascii="Times New Roman" w:hAnsi="Times New Roman" w:cs="Times New Roman"/>
          <w:color w:val="000000" w:themeColor="text1"/>
        </w:rPr>
        <w:t xml:space="preserve">Brookes, </w:t>
      </w:r>
      <w:r w:rsidR="00836722"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Hanks, </w:t>
      </w:r>
      <w:r w:rsidR="00836722" w:rsidRPr="00942F9A">
        <w:rPr>
          <w:rFonts w:ascii="Times New Roman" w:hAnsi="Times New Roman" w:cs="Times New Roman"/>
          <w:color w:val="000000" w:themeColor="text1"/>
        </w:rPr>
        <w:t>K.</w:t>
      </w:r>
      <w:r w:rsidRPr="00942F9A">
        <w:rPr>
          <w:rFonts w:ascii="Times New Roman" w:hAnsi="Times New Roman" w:cs="Times New Roman"/>
          <w:color w:val="000000" w:themeColor="text1"/>
        </w:rPr>
        <w:t xml:space="preserve"> Gerigk </w:t>
      </w:r>
      <w:r w:rsidR="00342C4C" w:rsidRPr="00942F9A">
        <w:rPr>
          <w:rFonts w:ascii="Times New Roman" w:hAnsi="Times New Roman" w:cs="Times New Roman"/>
          <w:color w:val="000000" w:themeColor="text1"/>
        </w:rPr>
        <w:t>and</w:t>
      </w:r>
      <w:r w:rsidR="00836722" w:rsidRPr="00942F9A">
        <w:rPr>
          <w:rFonts w:ascii="Times New Roman" w:hAnsi="Times New Roman" w:cs="Times New Roman"/>
          <w:color w:val="000000" w:themeColor="text1"/>
        </w:rPr>
        <w:t xml:space="preserve"> J.</w:t>
      </w:r>
      <w:r w:rsidRPr="00942F9A">
        <w:rPr>
          <w:rFonts w:ascii="Times New Roman" w:hAnsi="Times New Roman" w:cs="Times New Roman"/>
          <w:color w:val="000000" w:themeColor="text1"/>
        </w:rPr>
        <w:t xml:space="preserve"> Egbert. 2023. Swearing, discourse and function in conversational British English.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213</w:t>
      </w:r>
      <w:r w:rsidR="009721B1"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36-48.</w:t>
      </w:r>
    </w:p>
    <w:p w14:paraId="7540F8DB" w14:textId="4E1F7FC4" w:rsidR="00847EFF" w:rsidRPr="00942F9A" w:rsidRDefault="00847EFF" w:rsidP="00847EF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and Z. Xiao. 2004. Swearing in modern British English: the case of </w:t>
      </w:r>
      <w:r w:rsidRPr="00942F9A">
        <w:rPr>
          <w:rFonts w:ascii="Times New Roman" w:hAnsi="Times New Roman" w:cs="Times New Roman"/>
          <w:i/>
          <w:iCs/>
          <w:color w:val="000000" w:themeColor="text1"/>
        </w:rPr>
        <w:t xml:space="preserve">fuck </w:t>
      </w:r>
      <w:r w:rsidRPr="00942F9A">
        <w:rPr>
          <w:rFonts w:ascii="Times New Roman" w:hAnsi="Times New Roman" w:cs="Times New Roman"/>
          <w:color w:val="000000" w:themeColor="text1"/>
        </w:rPr>
        <w:t xml:space="preserve">in the BNC. </w:t>
      </w:r>
      <w:r w:rsidRPr="00942F9A">
        <w:rPr>
          <w:rFonts w:ascii="Times New Roman" w:hAnsi="Times New Roman" w:cs="Times New Roman"/>
          <w:i/>
          <w:iCs/>
          <w:color w:val="000000" w:themeColor="text1"/>
        </w:rPr>
        <w:t>Language and Literature</w:t>
      </w:r>
      <w:r w:rsidRPr="00942F9A">
        <w:rPr>
          <w:rFonts w:ascii="Times New Roman" w:hAnsi="Times New Roman" w:cs="Times New Roman"/>
          <w:color w:val="000000" w:themeColor="text1"/>
        </w:rPr>
        <w:t xml:space="preserve"> 13(3): 235-268.</w:t>
      </w:r>
    </w:p>
    <w:p w14:paraId="698C55DD" w14:textId="124AB470" w:rsidR="00AF00A2" w:rsidRPr="00942F9A" w:rsidRDefault="00AF00A2" w:rsidP="00AA0C23">
      <w:pPr>
        <w:spacing w:after="0"/>
        <w:ind w:left="720" w:hanging="720"/>
        <w:rPr>
          <w:rFonts w:ascii="Times New Roman" w:hAnsi="Times New Roman" w:cs="Times New Roman"/>
          <w:color w:val="000000" w:themeColor="text1"/>
          <w:lang w:val="en-GB"/>
        </w:rPr>
      </w:pPr>
      <w:r w:rsidRPr="00942F9A">
        <w:rPr>
          <w:rFonts w:ascii="Times New Roman" w:eastAsia="Times New Roman" w:hAnsi="Times New Roman" w:cs="Times New Roman"/>
          <w:color w:val="000000" w:themeColor="text1"/>
        </w:rPr>
        <w:t xml:space="preserve">Mehl, M., S. Gosling and J. Pennebaker. 2006. Personality in its natural habitat: manifestations and implicit folk theories of personality in daily life. </w:t>
      </w:r>
      <w:r w:rsidRPr="00942F9A">
        <w:rPr>
          <w:rFonts w:ascii="Times New Roman" w:eastAsia="Times New Roman" w:hAnsi="Times New Roman" w:cs="Times New Roman"/>
          <w:i/>
          <w:iCs/>
          <w:color w:val="000000" w:themeColor="text1"/>
        </w:rPr>
        <w:t>Journal of Personality and Social Psychology</w:t>
      </w:r>
      <w:r w:rsidRPr="00942F9A">
        <w:rPr>
          <w:rFonts w:ascii="Times New Roman" w:eastAsia="Times New Roman" w:hAnsi="Times New Roman" w:cs="Times New Roman"/>
          <w:color w:val="000000" w:themeColor="text1"/>
        </w:rPr>
        <w:t xml:space="preserve"> 90(5): 862-877.</w:t>
      </w:r>
    </w:p>
    <w:p w14:paraId="2A8BB1D9" w14:textId="431BC3C2" w:rsidR="0092293B" w:rsidRPr="00942F9A" w:rsidRDefault="0092293B" w:rsidP="00605A44">
      <w:pPr>
        <w:spacing w:after="0"/>
        <w:ind w:left="720" w:hanging="720"/>
        <w:rPr>
          <w:rFonts w:ascii="Times New Roman" w:hAnsi="Times New Roman" w:cs="Times New Roman"/>
        </w:rPr>
      </w:pPr>
      <w:r w:rsidRPr="00942F9A">
        <w:rPr>
          <w:rFonts w:ascii="Times New Roman" w:hAnsi="Times New Roman" w:cs="Times New Roman"/>
        </w:rPr>
        <w:t xml:space="preserve">Mehl, M. R., &amp; Pennebaker, J. W. 2003. The sounds of social life: a psychometric analysis of students' daily social environments and natural conversations. </w:t>
      </w:r>
      <w:r w:rsidRPr="00942F9A">
        <w:rPr>
          <w:rFonts w:ascii="Times New Roman" w:hAnsi="Times New Roman" w:cs="Times New Roman"/>
          <w:i/>
          <w:iCs/>
        </w:rPr>
        <w:t>Journal of personality and social psychology</w:t>
      </w:r>
      <w:r w:rsidRPr="00942F9A">
        <w:rPr>
          <w:rFonts w:ascii="Times New Roman" w:hAnsi="Times New Roman" w:cs="Times New Roman"/>
        </w:rPr>
        <w:t xml:space="preserve"> </w:t>
      </w:r>
      <w:r w:rsidRPr="00942F9A">
        <w:rPr>
          <w:rFonts w:ascii="Times New Roman" w:hAnsi="Times New Roman" w:cs="Times New Roman"/>
          <w:i/>
          <w:iCs/>
        </w:rPr>
        <w:t>84</w:t>
      </w:r>
      <w:r w:rsidRPr="00942F9A">
        <w:rPr>
          <w:rFonts w:ascii="Times New Roman" w:hAnsi="Times New Roman" w:cs="Times New Roman"/>
        </w:rPr>
        <w:t>(4): 857.</w:t>
      </w:r>
    </w:p>
    <w:p w14:paraId="1901B30E" w14:textId="2F4AB970" w:rsidR="00107D52" w:rsidRDefault="00E746BD" w:rsidP="00605A44">
      <w:pPr>
        <w:spacing w:after="0"/>
        <w:ind w:left="720" w:hanging="720"/>
        <w:rPr>
          <w:ins w:id="1565" w:author="Author"/>
          <w:rFonts w:ascii="Times New Roman" w:hAnsi="Times New Roman" w:cs="Times New Roman"/>
        </w:rPr>
      </w:pPr>
      <w:ins w:id="1566" w:author="Author">
        <w:r w:rsidRPr="00E746BD">
          <w:rPr>
            <w:rFonts w:ascii="Times New Roman" w:hAnsi="Times New Roman" w:cs="Times New Roman"/>
          </w:rPr>
          <w:t>Montagu, A. 1967. The anatomy of swearing. Macmillan.</w:t>
        </w:r>
      </w:ins>
    </w:p>
    <w:p w14:paraId="3ECCA278" w14:textId="188DF521" w:rsidR="00605A44" w:rsidRPr="00942F9A" w:rsidRDefault="00605A44" w:rsidP="00605A44">
      <w:pPr>
        <w:spacing w:after="0"/>
        <w:ind w:left="720" w:hanging="720"/>
        <w:rPr>
          <w:rFonts w:ascii="Times New Roman" w:hAnsi="Times New Roman" w:cs="Times New Roman"/>
        </w:rPr>
      </w:pPr>
      <w:r w:rsidRPr="00942F9A">
        <w:rPr>
          <w:rFonts w:ascii="Times New Roman" w:hAnsi="Times New Roman" w:cs="Times New Roman"/>
        </w:rPr>
        <w:t xml:space="preserve">Murphy B. 2009. ‘She’s a F**king ticket’: the pragmatics of f**k in Irish English - an age and gender perspective. </w:t>
      </w:r>
      <w:r w:rsidRPr="00942F9A">
        <w:rPr>
          <w:rFonts w:ascii="Times New Roman" w:hAnsi="Times New Roman" w:cs="Times New Roman"/>
          <w:i/>
          <w:iCs/>
        </w:rPr>
        <w:t>Corpora</w:t>
      </w:r>
      <w:r w:rsidRPr="00942F9A">
        <w:rPr>
          <w:rFonts w:ascii="Times New Roman" w:hAnsi="Times New Roman" w:cs="Times New Roman"/>
        </w:rPr>
        <w:t xml:space="preserve"> 4(1): 85</w:t>
      </w:r>
      <w:r w:rsidRPr="00942F9A">
        <w:rPr>
          <w:rFonts w:ascii="Times New Roman" w:hAnsi="Times New Roman" w:cs="Times New Roman"/>
          <w:color w:val="000000" w:themeColor="text1"/>
        </w:rPr>
        <w:t>-</w:t>
      </w:r>
      <w:r w:rsidRPr="00942F9A">
        <w:rPr>
          <w:rFonts w:ascii="Times New Roman" w:hAnsi="Times New Roman" w:cs="Times New Roman"/>
        </w:rPr>
        <w:t>106.</w:t>
      </w:r>
    </w:p>
    <w:p w14:paraId="5FCDD8D6" w14:textId="5C2CA117" w:rsidR="00DB2292" w:rsidRPr="00942F9A" w:rsidRDefault="00DB2292" w:rsidP="007D0971">
      <w:pPr>
        <w:spacing w:after="0"/>
        <w:ind w:left="720" w:hanging="720"/>
        <w:rPr>
          <w:rFonts w:ascii="Times New Roman" w:hAnsi="Times New Roman" w:cs="Times New Roman"/>
        </w:rPr>
      </w:pPr>
      <w:r w:rsidRPr="00942F9A">
        <w:rPr>
          <w:rFonts w:ascii="Times New Roman" w:hAnsi="Times New Roman" w:cs="Times New Roman"/>
        </w:rPr>
        <w:t xml:space="preserve">Newman, M., C. Groom, L. Handelbaum and J. Pennebaker. 2008. Gender differences in language use: an analysis of 14,000 text samples. </w:t>
      </w:r>
      <w:r w:rsidRPr="00942F9A">
        <w:rPr>
          <w:rFonts w:ascii="Times New Roman" w:hAnsi="Times New Roman" w:cs="Times New Roman"/>
          <w:i/>
          <w:iCs/>
        </w:rPr>
        <w:t>Discourse Processes</w:t>
      </w:r>
      <w:r w:rsidRPr="00942F9A">
        <w:rPr>
          <w:rFonts w:ascii="Times New Roman" w:hAnsi="Times New Roman" w:cs="Times New Roman"/>
        </w:rPr>
        <w:t xml:space="preserve"> 45(3): 211-236.</w:t>
      </w:r>
    </w:p>
    <w:p w14:paraId="69664AA3" w14:textId="014FF7CA" w:rsidR="00D72382" w:rsidRDefault="00D72382" w:rsidP="007D0971">
      <w:pPr>
        <w:spacing w:after="0"/>
        <w:ind w:left="720" w:hanging="720"/>
        <w:rPr>
          <w:ins w:id="1567" w:author="Author"/>
          <w:rFonts w:ascii="Times New Roman" w:hAnsi="Times New Roman" w:cs="Times New Roman"/>
        </w:rPr>
      </w:pPr>
      <w:ins w:id="1568" w:author="Author">
        <w:r w:rsidRPr="00D72382">
          <w:rPr>
            <w:rFonts w:ascii="Times New Roman" w:hAnsi="Times New Roman" w:cs="Times New Roman"/>
          </w:rPr>
          <w:t xml:space="preserve">Ott, B. L. 2017. The age of Twitter: Donald J. Trump and the politics of debasement. </w:t>
        </w:r>
        <w:r w:rsidRPr="00D72382">
          <w:rPr>
            <w:rFonts w:ascii="Times New Roman" w:hAnsi="Times New Roman" w:cs="Times New Roman"/>
            <w:i/>
            <w:iCs/>
          </w:rPr>
          <w:t xml:space="preserve">Critical </w:t>
        </w:r>
        <w:r>
          <w:rPr>
            <w:rFonts w:ascii="Times New Roman" w:hAnsi="Times New Roman" w:cs="Times New Roman"/>
            <w:i/>
            <w:iCs/>
          </w:rPr>
          <w:t>S</w:t>
        </w:r>
        <w:r w:rsidRPr="00D72382">
          <w:rPr>
            <w:rFonts w:ascii="Times New Roman" w:hAnsi="Times New Roman" w:cs="Times New Roman"/>
            <w:i/>
            <w:iCs/>
          </w:rPr>
          <w:t xml:space="preserve">tudies in </w:t>
        </w:r>
        <w:r>
          <w:rPr>
            <w:rFonts w:ascii="Times New Roman" w:hAnsi="Times New Roman" w:cs="Times New Roman"/>
            <w:i/>
            <w:iCs/>
          </w:rPr>
          <w:t>M</w:t>
        </w:r>
        <w:r w:rsidRPr="00D72382">
          <w:rPr>
            <w:rFonts w:ascii="Times New Roman" w:hAnsi="Times New Roman" w:cs="Times New Roman"/>
            <w:i/>
            <w:iCs/>
          </w:rPr>
          <w:t xml:space="preserve">edia </w:t>
        </w:r>
        <w:r>
          <w:rPr>
            <w:rFonts w:ascii="Times New Roman" w:hAnsi="Times New Roman" w:cs="Times New Roman"/>
            <w:i/>
            <w:iCs/>
          </w:rPr>
          <w:t>C</w:t>
        </w:r>
        <w:r w:rsidRPr="00D72382">
          <w:rPr>
            <w:rFonts w:ascii="Times New Roman" w:hAnsi="Times New Roman" w:cs="Times New Roman"/>
            <w:i/>
            <w:iCs/>
          </w:rPr>
          <w:t>ommunication</w:t>
        </w:r>
        <w:r w:rsidRPr="00D72382">
          <w:rPr>
            <w:rFonts w:ascii="Times New Roman" w:hAnsi="Times New Roman" w:cs="Times New Roman"/>
          </w:rPr>
          <w:t xml:space="preserve">, </w:t>
        </w:r>
        <w:r w:rsidRPr="00D72382">
          <w:rPr>
            <w:rFonts w:ascii="Times New Roman" w:hAnsi="Times New Roman" w:cs="Times New Roman"/>
            <w:i/>
            <w:iCs/>
          </w:rPr>
          <w:t>34</w:t>
        </w:r>
        <w:r w:rsidRPr="00D72382">
          <w:rPr>
            <w:rFonts w:ascii="Times New Roman" w:hAnsi="Times New Roman" w:cs="Times New Roman"/>
          </w:rPr>
          <w:t>(1), 59-68.</w:t>
        </w:r>
      </w:ins>
    </w:p>
    <w:p w14:paraId="691E953E" w14:textId="505F681C" w:rsidR="007D0971" w:rsidRDefault="007D0971" w:rsidP="007D0971">
      <w:pPr>
        <w:spacing w:after="0"/>
        <w:ind w:left="720" w:hanging="720"/>
        <w:rPr>
          <w:rFonts w:ascii="Times New Roman" w:hAnsi="Times New Roman" w:cs="Times New Roman"/>
        </w:rPr>
      </w:pPr>
      <w:r w:rsidRPr="00942F9A">
        <w:rPr>
          <w:rFonts w:ascii="Times New Roman" w:hAnsi="Times New Roman" w:cs="Times New Roman"/>
        </w:rPr>
        <w:t xml:space="preserve">Pamungkas E., V. Basile and V. Patti. </w:t>
      </w:r>
      <w:del w:id="1569" w:author="Author">
        <w:r w:rsidRPr="00942F9A">
          <w:rPr>
            <w:rFonts w:ascii="Times New Roman" w:hAnsi="Times New Roman" w:cs="Times New Roman"/>
          </w:rPr>
          <w:delText>2023</w:delText>
        </w:r>
      </w:del>
      <w:ins w:id="1570" w:author="Author">
        <w:r w:rsidRPr="00942F9A">
          <w:rPr>
            <w:rFonts w:ascii="Times New Roman" w:hAnsi="Times New Roman" w:cs="Times New Roman"/>
          </w:rPr>
          <w:t>2023</w:t>
        </w:r>
        <w:r w:rsidR="00BF7E97">
          <w:rPr>
            <w:rFonts w:ascii="Times New Roman" w:hAnsi="Times New Roman" w:cs="Times New Roman"/>
          </w:rPr>
          <w:t>a</w:t>
        </w:r>
      </w:ins>
      <w:r w:rsidRPr="00942F9A">
        <w:rPr>
          <w:rFonts w:ascii="Times New Roman" w:hAnsi="Times New Roman" w:cs="Times New Roman"/>
        </w:rPr>
        <w:t xml:space="preserve">. Investigating the role of swear words in abusive language detection tasks. </w:t>
      </w:r>
      <w:r w:rsidRPr="00942F9A">
        <w:rPr>
          <w:rFonts w:ascii="Times New Roman" w:hAnsi="Times New Roman" w:cs="Times New Roman"/>
          <w:i/>
          <w:iCs/>
        </w:rPr>
        <w:t xml:space="preserve">Language Resources and Evaluation </w:t>
      </w:r>
      <w:r w:rsidRPr="00942F9A">
        <w:rPr>
          <w:rFonts w:ascii="Times New Roman" w:hAnsi="Times New Roman" w:cs="Times New Roman"/>
        </w:rPr>
        <w:t>57(1): 155-188.</w:t>
      </w:r>
    </w:p>
    <w:p w14:paraId="7C2D7F4E" w14:textId="34B60F23" w:rsidR="00BF7E97" w:rsidRPr="00942F9A" w:rsidRDefault="00BF7E97" w:rsidP="007D0971">
      <w:pPr>
        <w:spacing w:after="0"/>
        <w:ind w:left="720" w:hanging="720"/>
        <w:rPr>
          <w:ins w:id="1571" w:author="Author"/>
          <w:rFonts w:ascii="Times New Roman" w:hAnsi="Times New Roman" w:cs="Times New Roman"/>
        </w:rPr>
      </w:pPr>
      <w:ins w:id="1572" w:author="Author">
        <w:r w:rsidRPr="00942F9A">
          <w:rPr>
            <w:rFonts w:ascii="Times New Roman" w:hAnsi="Times New Roman" w:cs="Times New Roman"/>
          </w:rPr>
          <w:t xml:space="preserve">Pamungkas E., V. Basile and V. Patti. </w:t>
        </w:r>
        <w:r w:rsidRPr="00BF7E97">
          <w:rPr>
            <w:rFonts w:ascii="Times New Roman" w:hAnsi="Times New Roman" w:cs="Times New Roman"/>
          </w:rPr>
          <w:t>2023</w:t>
        </w:r>
        <w:r>
          <w:rPr>
            <w:rFonts w:ascii="Times New Roman" w:hAnsi="Times New Roman" w:cs="Times New Roman"/>
          </w:rPr>
          <w:t>b</w:t>
        </w:r>
        <w:r w:rsidRPr="00BF7E97">
          <w:rPr>
            <w:rFonts w:ascii="Times New Roman" w:hAnsi="Times New Roman" w:cs="Times New Roman"/>
          </w:rPr>
          <w:t>. Towards multidomain and multilingual abusive language detection: A survey. Personal and Ubiquitous Computing, 27(1), 17–43. https://doi.org/10.1007/s00779-021-01609-1</w:t>
        </w:r>
      </w:ins>
    </w:p>
    <w:p w14:paraId="0267F1F5" w14:textId="7CAD3578" w:rsidR="008E20DF" w:rsidRPr="00942F9A" w:rsidRDefault="008E20DF" w:rsidP="00AA0C23">
      <w:pPr>
        <w:spacing w:after="0"/>
        <w:ind w:left="720" w:hanging="720"/>
        <w:rPr>
          <w:rFonts w:ascii="Times New Roman" w:hAnsi="Times New Roman" w:cs="Times New Roman"/>
          <w:color w:val="000000" w:themeColor="text1"/>
          <w:lang w:val="en-GB"/>
        </w:rPr>
      </w:pPr>
      <w:r w:rsidRPr="004A29EE">
        <w:rPr>
          <w:rFonts w:ascii="Times New Roman" w:hAnsi="Times New Roman" w:cs="Times New Roman"/>
          <w:color w:val="000000" w:themeColor="text1"/>
        </w:rPr>
        <w:t xml:space="preserve">Schwartz, A., J. Eichstaedt, M. Kern … and L. Ungar. </w:t>
      </w:r>
      <w:r w:rsidRPr="00942F9A">
        <w:rPr>
          <w:rFonts w:ascii="Times New Roman" w:hAnsi="Times New Roman" w:cs="Times New Roman"/>
          <w:color w:val="000000" w:themeColor="text1"/>
          <w:lang w:val="en-GB"/>
        </w:rPr>
        <w:t xml:space="preserve">2013. Personality, gender, and age in the language of social media: the open-vocabulary approach. </w:t>
      </w:r>
      <w:r w:rsidRPr="00942F9A">
        <w:rPr>
          <w:rFonts w:ascii="Times New Roman" w:hAnsi="Times New Roman" w:cs="Times New Roman"/>
          <w:i/>
          <w:iCs/>
        </w:rPr>
        <w:t xml:space="preserve">PLoS ONE </w:t>
      </w:r>
      <w:r w:rsidRPr="00942F9A">
        <w:rPr>
          <w:rFonts w:ascii="Times New Roman" w:hAnsi="Times New Roman" w:cs="Times New Roman"/>
        </w:rPr>
        <w:t>8(9): e73</w:t>
      </w:r>
      <w:r w:rsidR="00DB2292" w:rsidRPr="00942F9A">
        <w:rPr>
          <w:rFonts w:ascii="Times New Roman" w:hAnsi="Times New Roman" w:cs="Times New Roman"/>
        </w:rPr>
        <w:t>791.</w:t>
      </w:r>
    </w:p>
    <w:p w14:paraId="63A2CE9F" w14:textId="5607C045"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2018. Swearing in Irish English - </w:t>
      </w:r>
      <w:r w:rsidR="007D0971"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quantitative analysis of the sociolinguistics of swearing. </w:t>
      </w:r>
      <w:r w:rsidRPr="00942F9A">
        <w:rPr>
          <w:rFonts w:ascii="Times New Roman" w:hAnsi="Times New Roman" w:cs="Times New Roman"/>
          <w:i/>
          <w:iCs/>
          <w:color w:val="000000" w:themeColor="text1"/>
        </w:rPr>
        <w:t>Lingua</w:t>
      </w:r>
      <w:r w:rsidRPr="00942F9A">
        <w:rPr>
          <w:rFonts w:ascii="Times New Roman" w:hAnsi="Times New Roman" w:cs="Times New Roman"/>
          <w:color w:val="000000" w:themeColor="text1"/>
        </w:rPr>
        <w:t xml:space="preserve"> 209</w:t>
      </w:r>
      <w:r w:rsidR="007D0971"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1–20.</w:t>
      </w:r>
    </w:p>
    <w:p w14:paraId="774733FF" w14:textId="395DC26B" w:rsidR="000F6EDA" w:rsidRPr="00942F9A" w:rsidRDefault="000F6ED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Schweinberger, M. </w:t>
      </w:r>
      <w:del w:id="1573" w:author="Author">
        <w:r w:rsidR="00F22432" w:rsidRPr="00942F9A">
          <w:rPr>
            <w:rFonts w:ascii="Times New Roman" w:hAnsi="Times New Roman" w:cs="Times New Roman"/>
            <w:color w:val="000000" w:themeColor="text1"/>
          </w:rPr>
          <w:delText>2024</w:delText>
        </w:r>
      </w:del>
      <w:ins w:id="1574" w:author="Author">
        <w:r w:rsidR="00367833">
          <w:rPr>
            <w:rFonts w:ascii="Times New Roman" w:hAnsi="Times New Roman" w:cs="Times New Roman"/>
            <w:color w:val="000000" w:themeColor="text1"/>
          </w:rPr>
          <w:t>2025</w:t>
        </w:r>
      </w:ins>
      <w:r w:rsidR="00F2243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Seeded topic modeling as a more appropriate alternative to unsupervised standard topic models. </w:t>
      </w:r>
      <w:r w:rsidRPr="00942F9A">
        <w:rPr>
          <w:rFonts w:ascii="Times New Roman" w:hAnsi="Times New Roman" w:cs="Times New Roman"/>
          <w:i/>
          <w:iCs/>
          <w:color w:val="000000" w:themeColor="text1"/>
        </w:rPr>
        <w:t>Discourse Studies</w:t>
      </w:r>
      <w:r w:rsidRPr="00942F9A">
        <w:rPr>
          <w:rFonts w:ascii="Times New Roman" w:hAnsi="Times New Roman" w:cs="Times New Roman"/>
          <w:color w:val="000000" w:themeColor="text1"/>
        </w:rPr>
        <w:t xml:space="preserve"> </w:t>
      </w:r>
      <w:del w:id="1575" w:author="Author">
        <w:r w:rsidR="001A0ACB" w:rsidRPr="00942F9A">
          <w:rPr>
            <w:rFonts w:ascii="Times New Roman" w:hAnsi="Times New Roman" w:cs="Times New Roman"/>
            <w:color w:val="000000" w:themeColor="text1"/>
          </w:rPr>
          <w:delText>(Online First:</w:delText>
        </w:r>
      </w:del>
      <w:ins w:id="1576" w:author="Author">
        <w:r w:rsidR="00367833">
          <w:rPr>
            <w:rFonts w:ascii="Times New Roman" w:hAnsi="Times New Roman" w:cs="Times New Roman"/>
            <w:color w:val="000000" w:themeColor="text1"/>
          </w:rPr>
          <w:t>27(4), 675-678</w:t>
        </w:r>
        <w:r w:rsidR="0025622B">
          <w:rPr>
            <w:rFonts w:ascii="Times New Roman" w:hAnsi="Times New Roman" w:cs="Times New Roman"/>
            <w:color w:val="000000" w:themeColor="text1"/>
          </w:rPr>
          <w:t>.</w:t>
        </w:r>
      </w:ins>
      <w:r w:rsidR="0025622B">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https://doi.org/10.1177/14614456241293</w:t>
      </w:r>
      <w:del w:id="1577" w:author="Author">
        <w:r w:rsidR="001A0ACB" w:rsidRPr="00942F9A">
          <w:rPr>
            <w:rFonts w:ascii="Times New Roman" w:hAnsi="Times New Roman" w:cs="Times New Roman"/>
            <w:color w:val="000000" w:themeColor="text1"/>
          </w:rPr>
          <w:delText>).</w:delText>
        </w:r>
      </w:del>
      <w:ins w:id="1578" w:author="Author">
        <w:r w:rsidR="001A0ACB" w:rsidRPr="00942F9A">
          <w:rPr>
            <w:rFonts w:ascii="Times New Roman" w:hAnsi="Times New Roman" w:cs="Times New Roman"/>
            <w:color w:val="000000" w:themeColor="text1"/>
          </w:rPr>
          <w:t>.</w:t>
        </w:r>
      </w:ins>
    </w:p>
    <w:p w14:paraId="1D03544D" w14:textId="5CF86148" w:rsidR="00DE732A" w:rsidRPr="00942F9A" w:rsidRDefault="00DE732A" w:rsidP="00EA1BD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w:t>
      </w:r>
      <w:r w:rsidR="008113DF" w:rsidRPr="00942F9A">
        <w:rPr>
          <w:rFonts w:ascii="Times New Roman" w:hAnsi="Times New Roman" w:cs="Times New Roman"/>
          <w:color w:val="000000" w:themeColor="text1"/>
        </w:rPr>
        <w:t xml:space="preserve">and K. Burridge. </w:t>
      </w:r>
      <w:del w:id="1579" w:author="Author">
        <w:r w:rsidR="008113DF" w:rsidRPr="00942F9A">
          <w:rPr>
            <w:rFonts w:ascii="Times New Roman" w:hAnsi="Times New Roman" w:cs="Times New Roman"/>
            <w:color w:val="000000" w:themeColor="text1"/>
          </w:rPr>
          <w:delText>fc</w:delText>
        </w:r>
      </w:del>
      <w:ins w:id="1580" w:author="Author">
        <w:r w:rsidR="0025622B">
          <w:rPr>
            <w:rFonts w:ascii="Times New Roman" w:hAnsi="Times New Roman" w:cs="Times New Roman"/>
            <w:color w:val="000000" w:themeColor="text1"/>
          </w:rPr>
          <w:t>2025</w:t>
        </w:r>
      </w:ins>
      <w:r w:rsidRPr="00942F9A">
        <w:rPr>
          <w:rFonts w:ascii="Times New Roman" w:hAnsi="Times New Roman" w:cs="Times New Roman"/>
          <w:color w:val="000000" w:themeColor="text1"/>
        </w:rPr>
        <w:t xml:space="preserve">. </w:t>
      </w:r>
      <w:r w:rsidR="00EA1BD2" w:rsidRPr="00942F9A">
        <w:rPr>
          <w:rFonts w:ascii="Times New Roman" w:hAnsi="Times New Roman" w:cs="Times New Roman"/>
          <w:color w:val="000000" w:themeColor="text1"/>
        </w:rPr>
        <w:t xml:space="preserve">Vulgarity in </w:t>
      </w:r>
      <w:r w:rsidR="00840DC2" w:rsidRPr="00942F9A">
        <w:rPr>
          <w:rFonts w:ascii="Times New Roman" w:hAnsi="Times New Roman" w:cs="Times New Roman"/>
          <w:color w:val="000000" w:themeColor="text1"/>
        </w:rPr>
        <w:t>o</w:t>
      </w:r>
      <w:r w:rsidR="00EA1BD2" w:rsidRPr="00942F9A">
        <w:rPr>
          <w:rFonts w:ascii="Times New Roman" w:hAnsi="Times New Roman" w:cs="Times New Roman"/>
          <w:color w:val="000000" w:themeColor="text1"/>
        </w:rPr>
        <w:t xml:space="preserve">nline </w:t>
      </w:r>
      <w:r w:rsidR="00840DC2" w:rsidRPr="00942F9A">
        <w:rPr>
          <w:rFonts w:ascii="Times New Roman" w:hAnsi="Times New Roman" w:cs="Times New Roman"/>
          <w:color w:val="000000" w:themeColor="text1"/>
        </w:rPr>
        <w:t>d</w:t>
      </w:r>
      <w:r w:rsidR="00EA1BD2" w:rsidRPr="00942F9A">
        <w:rPr>
          <w:rFonts w:ascii="Times New Roman" w:hAnsi="Times New Roman" w:cs="Times New Roman"/>
          <w:color w:val="000000" w:themeColor="text1"/>
        </w:rPr>
        <w:t>iscourse around the English-</w:t>
      </w:r>
      <w:r w:rsidR="00840DC2" w:rsidRPr="00942F9A">
        <w:rPr>
          <w:rFonts w:ascii="Times New Roman" w:hAnsi="Times New Roman" w:cs="Times New Roman"/>
          <w:color w:val="000000" w:themeColor="text1"/>
        </w:rPr>
        <w:t>s</w:t>
      </w:r>
      <w:r w:rsidR="00EA1BD2" w:rsidRPr="00942F9A">
        <w:rPr>
          <w:rFonts w:ascii="Times New Roman" w:hAnsi="Times New Roman" w:cs="Times New Roman"/>
          <w:color w:val="000000" w:themeColor="text1"/>
        </w:rPr>
        <w:t xml:space="preserve">peaking </w:t>
      </w:r>
      <w:r w:rsidR="00840DC2" w:rsidRPr="00942F9A">
        <w:rPr>
          <w:rFonts w:ascii="Times New Roman" w:hAnsi="Times New Roman" w:cs="Times New Roman"/>
          <w:color w:val="000000" w:themeColor="text1"/>
        </w:rPr>
        <w:t>w</w:t>
      </w:r>
      <w:r w:rsidR="00EA1BD2" w:rsidRPr="00942F9A">
        <w:rPr>
          <w:rFonts w:ascii="Times New Roman" w:hAnsi="Times New Roman" w:cs="Times New Roman"/>
          <w:color w:val="000000" w:themeColor="text1"/>
        </w:rPr>
        <w:t>orld</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Lingua</w:t>
      </w:r>
      <w:ins w:id="1581" w:author="Author">
        <w:r w:rsidR="005B6C37">
          <w:rPr>
            <w:rFonts w:ascii="Times New Roman" w:hAnsi="Times New Roman" w:cs="Times New Roman"/>
            <w:i/>
            <w:iCs/>
            <w:color w:val="000000" w:themeColor="text1"/>
          </w:rPr>
          <w:t xml:space="preserve"> </w:t>
        </w:r>
        <w:r w:rsidR="005B6C37">
          <w:rPr>
            <w:rFonts w:ascii="Times New Roman" w:hAnsi="Times New Roman" w:cs="Times New Roman"/>
            <w:color w:val="000000" w:themeColor="text1"/>
          </w:rPr>
          <w:t>321, 103946</w:t>
        </w:r>
      </w:ins>
      <w:r w:rsidRPr="00942F9A">
        <w:rPr>
          <w:rFonts w:ascii="Times New Roman" w:hAnsi="Times New Roman" w:cs="Times New Roman"/>
          <w:color w:val="000000" w:themeColor="text1"/>
        </w:rPr>
        <w:t>.</w:t>
      </w:r>
    </w:p>
    <w:p w14:paraId="5B7AEB91" w14:textId="5351D8A8" w:rsidR="00657680" w:rsidRPr="00942F9A" w:rsidRDefault="00657680"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Seargeant, P., &amp; Tagg, C. (Eds.). 2014. </w:t>
      </w:r>
      <w:r w:rsidRPr="00942F9A">
        <w:rPr>
          <w:rFonts w:ascii="Times New Roman" w:hAnsi="Times New Roman" w:cs="Times New Roman"/>
          <w:i/>
          <w:iCs/>
          <w:color w:val="000000" w:themeColor="text1"/>
        </w:rPr>
        <w:t>The language of social media: Identity and community on the internet</w:t>
      </w:r>
      <w:r w:rsidRPr="00942F9A">
        <w:rPr>
          <w:rFonts w:ascii="Times New Roman" w:hAnsi="Times New Roman" w:cs="Times New Roman"/>
          <w:color w:val="000000" w:themeColor="text1"/>
        </w:rPr>
        <w:t>. Springer.</w:t>
      </w:r>
    </w:p>
    <w:p w14:paraId="4AA8BBFA" w14:textId="40168274" w:rsidR="00932A65" w:rsidRPr="00942F9A" w:rsidRDefault="00932A65"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xml:space="preserve">, K. 2003. </w:t>
      </w:r>
      <w:r w:rsidR="0038672A" w:rsidRPr="00942F9A">
        <w:rPr>
          <w:rFonts w:ascii="Times New Roman" w:hAnsi="Times New Roman" w:cs="Times New Roman"/>
          <w:color w:val="000000" w:themeColor="text1"/>
        </w:rPr>
        <w:t xml:space="preserve">Gender and swearing: a community practice. </w:t>
      </w:r>
      <w:r w:rsidR="0038672A" w:rsidRPr="00942F9A">
        <w:rPr>
          <w:rFonts w:ascii="Times New Roman" w:hAnsi="Times New Roman" w:cs="Times New Roman"/>
          <w:i/>
          <w:iCs/>
          <w:color w:val="000000" w:themeColor="text1"/>
        </w:rPr>
        <w:t xml:space="preserve">Women and Language </w:t>
      </w:r>
      <w:r w:rsidR="0038672A" w:rsidRPr="00942F9A">
        <w:rPr>
          <w:rFonts w:ascii="Times New Roman" w:hAnsi="Times New Roman" w:cs="Times New Roman"/>
          <w:color w:val="000000" w:themeColor="text1"/>
        </w:rPr>
        <w:t>26(2): 22-</w:t>
      </w:r>
      <w:r w:rsidR="00CF3894" w:rsidRPr="00942F9A">
        <w:rPr>
          <w:rFonts w:ascii="Times New Roman" w:hAnsi="Times New Roman" w:cs="Times New Roman"/>
          <w:color w:val="000000" w:themeColor="text1"/>
        </w:rPr>
        <w:t>33.</w:t>
      </w:r>
    </w:p>
    <w:p w14:paraId="083C7A8D" w14:textId="64EF47F7"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K. 2010</w:t>
      </w:r>
      <w:r w:rsidR="00E35B7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Swearing. In M</w:t>
      </w:r>
      <w:r w:rsidR="00E35B7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Locher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S. Graham (</w:t>
      </w:r>
      <w:r w:rsidR="00E67914"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ds.), </w:t>
      </w:r>
      <w:r w:rsidRPr="00942F9A">
        <w:rPr>
          <w:rFonts w:ascii="Times New Roman" w:hAnsi="Times New Roman" w:cs="Times New Roman"/>
          <w:i/>
          <w:iCs/>
          <w:color w:val="000000" w:themeColor="text1"/>
        </w:rPr>
        <w:t xml:space="preserve">Interpersonal </w:t>
      </w:r>
      <w:r w:rsidR="00E67914"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ragmatics</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pp.289</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306. Berlin: Mouton</w:t>
      </w:r>
      <w:r w:rsidR="00E67914" w:rsidRPr="00942F9A">
        <w:rPr>
          <w:rFonts w:ascii="Times New Roman" w:hAnsi="Times New Roman" w:cs="Times New Roman"/>
          <w:color w:val="000000" w:themeColor="text1"/>
        </w:rPr>
        <w:t xml:space="preserve"> de Gruyter.</w:t>
      </w:r>
    </w:p>
    <w:p w14:paraId="6DB340CF" w14:textId="1E414A6F"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Stapleton K., K. Beers Fägersten, R. Stephens and C. Loveday. 2022. The power of swearing: what we know and what we don’t. </w:t>
      </w:r>
      <w:r w:rsidRPr="00942F9A">
        <w:rPr>
          <w:rFonts w:ascii="Times New Roman" w:hAnsi="Times New Roman" w:cs="Times New Roman"/>
          <w:i/>
          <w:iCs/>
        </w:rPr>
        <w:t>Lingua</w:t>
      </w:r>
      <w:r w:rsidRPr="00942F9A">
        <w:rPr>
          <w:rFonts w:ascii="Times New Roman" w:hAnsi="Times New Roman" w:cs="Times New Roman"/>
        </w:rPr>
        <w:t xml:space="preserve"> 277: 103406.</w:t>
      </w:r>
    </w:p>
    <w:p w14:paraId="10CA30B9" w14:textId="2D58AD90"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Stenström, A. 1991. Expletives in the London-Lund corpus. In K. Aijmer and B. Altenberg (eds) </w:t>
      </w:r>
      <w:r w:rsidRPr="00942F9A">
        <w:rPr>
          <w:rFonts w:ascii="Times New Roman" w:hAnsi="Times New Roman" w:cs="Times New Roman"/>
          <w:i/>
          <w:iCs/>
        </w:rPr>
        <w:t>English Corpus Linguistics</w:t>
      </w:r>
      <w:r w:rsidRPr="00942F9A">
        <w:rPr>
          <w:rFonts w:ascii="Times New Roman" w:hAnsi="Times New Roman" w:cs="Times New Roman"/>
        </w:rPr>
        <w:t>, pp.239</w:t>
      </w:r>
      <w:r w:rsidRPr="00942F9A">
        <w:rPr>
          <w:rFonts w:ascii="Times New Roman" w:hAnsi="Times New Roman" w:cs="Times New Roman"/>
          <w:color w:val="000000" w:themeColor="text1"/>
        </w:rPr>
        <w:t>-</w:t>
      </w:r>
      <w:r w:rsidRPr="00942F9A">
        <w:rPr>
          <w:rFonts w:ascii="Times New Roman" w:hAnsi="Times New Roman" w:cs="Times New Roman"/>
        </w:rPr>
        <w:t>253. Harlow: Longman.</w:t>
      </w:r>
    </w:p>
    <w:p w14:paraId="7D966A4E" w14:textId="470D2D7C" w:rsidR="00750BA2" w:rsidRPr="00942F9A" w:rsidRDefault="00750BA2" w:rsidP="00AA0C23">
      <w:pPr>
        <w:spacing w:after="0"/>
        <w:ind w:left="720" w:hanging="720"/>
        <w:rPr>
          <w:rFonts w:ascii="Times New Roman" w:hAnsi="Times New Roman" w:cs="Times New Roman"/>
        </w:rPr>
      </w:pPr>
      <w:r w:rsidRPr="00942F9A">
        <w:rPr>
          <w:rFonts w:ascii="Times New Roman" w:hAnsi="Times New Roman" w:cs="Times New Roman"/>
        </w:rPr>
        <w:t xml:space="preserve">Stenström, A. 2017. </w:t>
      </w:r>
      <w:r w:rsidR="002A5063" w:rsidRPr="00942F9A">
        <w:rPr>
          <w:rFonts w:ascii="Times New Roman" w:hAnsi="Times New Roman" w:cs="Times New Roman"/>
        </w:rPr>
        <w:t xml:space="preserve">Swearing in English and Spanish teenage talk. </w:t>
      </w:r>
      <w:r w:rsidR="002A5063" w:rsidRPr="00942F9A">
        <w:rPr>
          <w:rFonts w:ascii="Times New Roman" w:hAnsi="Times New Roman" w:cs="Times New Roman"/>
          <w:color w:val="000000" w:themeColor="text1"/>
        </w:rPr>
        <w:t xml:space="preserve">In K. Beers Fägersten and K. Stapleton (eds) </w:t>
      </w:r>
      <w:r w:rsidR="002A5063" w:rsidRPr="00942F9A">
        <w:rPr>
          <w:rFonts w:ascii="Times New Roman" w:hAnsi="Times New Roman" w:cs="Times New Roman"/>
          <w:i/>
          <w:color w:val="000000" w:themeColor="text1"/>
        </w:rPr>
        <w:t>Advances in Swearing Research: New Languages and New Contexts</w:t>
      </w:r>
      <w:r w:rsidR="002A5063" w:rsidRPr="00942F9A">
        <w:rPr>
          <w:rFonts w:ascii="Times New Roman" w:hAnsi="Times New Roman" w:cs="Times New Roman"/>
          <w:iCs/>
          <w:color w:val="000000" w:themeColor="text1"/>
        </w:rPr>
        <w:t xml:space="preserve">, </w:t>
      </w:r>
      <w:r w:rsidR="002A5063" w:rsidRPr="00942F9A">
        <w:rPr>
          <w:rFonts w:ascii="Times New Roman" w:hAnsi="Times New Roman" w:cs="Times New Roman"/>
          <w:color w:val="000000" w:themeColor="text1"/>
        </w:rPr>
        <w:t>pp.157-181. Amsterdam: John Benjamins.</w:t>
      </w:r>
    </w:p>
    <w:p w14:paraId="039CF6B1" w14:textId="06E1140D" w:rsidR="00243A2D" w:rsidRPr="00942F9A" w:rsidRDefault="00DE2F11" w:rsidP="00D2540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Sulpizio, S</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F</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Gunther, L</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Badan, </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and M</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Marelli. 2024. Taboo language across the globe: </w:t>
      </w:r>
      <w:r w:rsidR="00E67914"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multi-lab study. </w:t>
      </w:r>
      <w:r w:rsidRPr="00942F9A">
        <w:rPr>
          <w:rFonts w:ascii="Times New Roman" w:hAnsi="Times New Roman" w:cs="Times New Roman"/>
          <w:i/>
          <w:iCs/>
          <w:color w:val="000000" w:themeColor="text1"/>
        </w:rPr>
        <w:t xml:space="preserve">Behavior Research Methods </w:t>
      </w:r>
      <w:r w:rsidRPr="00942F9A">
        <w:rPr>
          <w:rFonts w:ascii="Times New Roman" w:hAnsi="Times New Roman" w:cs="Times New Roman"/>
          <w:color w:val="000000" w:themeColor="text1"/>
        </w:rPr>
        <w:t xml:space="preserve">56(4): 3794-3813. </w:t>
      </w:r>
    </w:p>
    <w:p w14:paraId="5A14C464" w14:textId="2C062A99" w:rsidR="00243A2D" w:rsidRPr="00942F9A" w:rsidRDefault="00243A2D" w:rsidP="00FA2F5B">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Tagg, C. 2015. </w:t>
      </w:r>
      <w:r w:rsidRPr="00942F9A">
        <w:rPr>
          <w:rFonts w:ascii="Times New Roman" w:hAnsi="Times New Roman" w:cs="Times New Roman"/>
          <w:i/>
          <w:iCs/>
          <w:color w:val="000000" w:themeColor="text1"/>
        </w:rPr>
        <w:t>Exploring digital communication: Language in action</w:t>
      </w:r>
      <w:r w:rsidRPr="00942F9A">
        <w:rPr>
          <w:rFonts w:ascii="Times New Roman" w:hAnsi="Times New Roman" w:cs="Times New Roman"/>
          <w:color w:val="000000" w:themeColor="text1"/>
        </w:rPr>
        <w:t>. Routledge.</w:t>
      </w:r>
    </w:p>
    <w:p w14:paraId="47076E89" w14:textId="59805373" w:rsidR="00FA2F5B" w:rsidRPr="00942F9A" w:rsidRDefault="00FA2F5B" w:rsidP="00FA2F5B">
      <w:pPr>
        <w:spacing w:after="0"/>
        <w:ind w:left="720" w:hanging="720"/>
        <w:rPr>
          <w:rFonts w:ascii="Times New Roman" w:hAnsi="Times New Roman" w:cs="Times New Roman"/>
        </w:rPr>
      </w:pPr>
      <w:r w:rsidRPr="00942F9A">
        <w:rPr>
          <w:rFonts w:ascii="Times New Roman" w:hAnsi="Times New Roman" w:cs="Times New Roman"/>
        </w:rPr>
        <w:t xml:space="preserve">Thelwall M. 2008. Fk yea I swear: cursing and gender in MySpace. </w:t>
      </w:r>
      <w:r w:rsidRPr="00942F9A">
        <w:rPr>
          <w:rFonts w:ascii="Times New Roman" w:hAnsi="Times New Roman" w:cs="Times New Roman"/>
          <w:i/>
          <w:iCs/>
        </w:rPr>
        <w:t xml:space="preserve">Corpora </w:t>
      </w:r>
      <w:r w:rsidRPr="00942F9A">
        <w:rPr>
          <w:rFonts w:ascii="Times New Roman" w:hAnsi="Times New Roman" w:cs="Times New Roman"/>
        </w:rPr>
        <w:t>3(1): 83</w:t>
      </w:r>
      <w:r w:rsidRPr="00942F9A">
        <w:rPr>
          <w:rFonts w:ascii="Times New Roman" w:hAnsi="Times New Roman" w:cs="Times New Roman"/>
          <w:color w:val="000000" w:themeColor="text1"/>
        </w:rPr>
        <w:t>-</w:t>
      </w:r>
      <w:r w:rsidRPr="00942F9A">
        <w:rPr>
          <w:rFonts w:ascii="Times New Roman" w:hAnsi="Times New Roman" w:cs="Times New Roman"/>
        </w:rPr>
        <w:t>107.</w:t>
      </w:r>
    </w:p>
    <w:p w14:paraId="2EEEF5BA" w14:textId="07B5DD8A" w:rsidR="00DE2F11" w:rsidRPr="00942F9A" w:rsidRDefault="00DE2F1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Van Lancker, 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67914"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Cummings. 1999. Expletives: </w:t>
      </w:r>
      <w:r w:rsidR="00E67914" w:rsidRPr="00942F9A">
        <w:rPr>
          <w:rFonts w:ascii="Times New Roman" w:hAnsi="Times New Roman" w:cs="Times New Roman"/>
          <w:color w:val="000000" w:themeColor="text1"/>
        </w:rPr>
        <w:t>n</w:t>
      </w:r>
      <w:r w:rsidRPr="00942F9A">
        <w:rPr>
          <w:rFonts w:ascii="Times New Roman" w:hAnsi="Times New Roman" w:cs="Times New Roman"/>
          <w:color w:val="000000" w:themeColor="text1"/>
        </w:rPr>
        <w:t xml:space="preserve">eurolinguistic and neurobehavioral perspectives on swearing. </w:t>
      </w:r>
      <w:r w:rsidRPr="00942F9A">
        <w:rPr>
          <w:rFonts w:ascii="Times New Roman" w:hAnsi="Times New Roman" w:cs="Times New Roman"/>
          <w:i/>
          <w:iCs/>
          <w:color w:val="000000" w:themeColor="text1"/>
        </w:rPr>
        <w:t xml:space="preserve">Brain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 xml:space="preserve">esearch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eviews</w:t>
      </w:r>
      <w:r w:rsidRPr="00942F9A">
        <w:rPr>
          <w:rFonts w:ascii="Times New Roman" w:hAnsi="Times New Roman" w:cs="Times New Roman"/>
          <w:color w:val="000000" w:themeColor="text1"/>
        </w:rPr>
        <w:t xml:space="preserve"> 31</w:t>
      </w:r>
      <w:r w:rsidR="00E117AA" w:rsidRPr="00942F9A">
        <w:rPr>
          <w:rFonts w:ascii="Times New Roman" w:hAnsi="Times New Roman" w:cs="Times New Roman"/>
          <w:color w:val="000000" w:themeColor="text1"/>
        </w:rPr>
        <w:t xml:space="preserve">(1): </w:t>
      </w:r>
      <w:r w:rsidRPr="00942F9A">
        <w:rPr>
          <w:rFonts w:ascii="Times New Roman" w:hAnsi="Times New Roman" w:cs="Times New Roman"/>
          <w:color w:val="000000" w:themeColor="text1"/>
        </w:rPr>
        <w:t>83</w:t>
      </w:r>
      <w:r w:rsidR="00E117A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104</w:t>
      </w:r>
      <w:r w:rsidR="00E117AA" w:rsidRPr="00942F9A">
        <w:rPr>
          <w:rFonts w:ascii="Times New Roman" w:hAnsi="Times New Roman" w:cs="Times New Roman"/>
          <w:color w:val="000000" w:themeColor="text1"/>
        </w:rPr>
        <w:t>.</w:t>
      </w:r>
    </w:p>
    <w:p w14:paraId="29D1A5FC" w14:textId="4F45E434" w:rsidR="009902BC" w:rsidRPr="00942F9A" w:rsidRDefault="009902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Vilar-Lluch, S. 2023. Understanding and appraising ‘hate speech’. </w:t>
      </w:r>
      <w:r w:rsidRPr="00942F9A">
        <w:rPr>
          <w:rFonts w:ascii="Times New Roman" w:hAnsi="Times New Roman" w:cs="Times New Roman"/>
          <w:i/>
          <w:iCs/>
          <w:color w:val="000000" w:themeColor="text1"/>
        </w:rPr>
        <w:t xml:space="preserve">Journal of Language Aggression and Conflict </w:t>
      </w:r>
      <w:r w:rsidR="00930631" w:rsidRPr="00942F9A">
        <w:rPr>
          <w:rFonts w:ascii="Times New Roman" w:hAnsi="Times New Roman" w:cs="Times New Roman"/>
          <w:color w:val="000000" w:themeColor="text1"/>
        </w:rPr>
        <w:t>11(2): 279-306.</w:t>
      </w:r>
    </w:p>
    <w:p w14:paraId="20027CD3" w14:textId="6FC7731B" w:rsidR="00001135" w:rsidRDefault="00001135" w:rsidP="00AA0C23">
      <w:pPr>
        <w:spacing w:after="0"/>
        <w:ind w:left="720" w:hanging="720"/>
        <w:rPr>
          <w:ins w:id="1582" w:author="Author"/>
          <w:rFonts w:ascii="Times New Roman" w:hAnsi="Times New Roman" w:cs="Times New Roman"/>
          <w:color w:val="000000" w:themeColor="text1"/>
        </w:rPr>
      </w:pPr>
      <w:ins w:id="1583" w:author="Author">
        <w:r w:rsidRPr="00001135">
          <w:rPr>
            <w:rFonts w:ascii="Times New Roman" w:hAnsi="Times New Roman" w:cs="Times New Roman"/>
            <w:color w:val="000000" w:themeColor="text1"/>
          </w:rPr>
          <w:t xml:space="preserve">Virtanen, T. 2022. Virtual performatives as face-work practices on Twitter: Relying on self-reference and humour. </w:t>
        </w:r>
        <w:r w:rsidRPr="00001135">
          <w:rPr>
            <w:rFonts w:ascii="Times New Roman" w:hAnsi="Times New Roman" w:cs="Times New Roman"/>
            <w:i/>
            <w:iCs/>
            <w:color w:val="000000" w:themeColor="text1"/>
          </w:rPr>
          <w:t>Journal of Pragmatics, 189</w:t>
        </w:r>
        <w:r w:rsidRPr="00001135">
          <w:rPr>
            <w:rFonts w:ascii="Times New Roman" w:hAnsi="Times New Roman" w:cs="Times New Roman"/>
            <w:color w:val="000000" w:themeColor="text1"/>
          </w:rPr>
          <w:t>, 134–146. https://doi.org/10.1016/j.pragma.2021.12.014</w:t>
        </w:r>
      </w:ins>
    </w:p>
    <w:p w14:paraId="2055AA74" w14:textId="5FA38A6E" w:rsidR="00DE2F11" w:rsidRPr="00942F9A" w:rsidRDefault="006A226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Wang, W.,</w:t>
      </w:r>
      <w:r w:rsidR="00E117AA" w:rsidRPr="00942F9A">
        <w:rPr>
          <w:rFonts w:ascii="Times New Roman" w:hAnsi="Times New Roman" w:cs="Times New Roman"/>
          <w:color w:val="000000" w:themeColor="text1"/>
        </w:rPr>
        <w:t xml:space="preserve"> L.</w:t>
      </w:r>
      <w:r w:rsidRPr="00942F9A">
        <w:rPr>
          <w:rFonts w:ascii="Times New Roman" w:hAnsi="Times New Roman" w:cs="Times New Roman"/>
          <w:color w:val="000000" w:themeColor="text1"/>
        </w:rPr>
        <w:t xml:space="preserve"> Chen,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 xml:space="preserve">Thirunarayan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Sheth. 2014. Cursing in English on Twitter. </w:t>
      </w:r>
      <w:r w:rsidRPr="00942F9A">
        <w:rPr>
          <w:rFonts w:ascii="Times New Roman" w:hAnsi="Times New Roman" w:cs="Times New Roman"/>
          <w:i/>
          <w:iCs/>
          <w:color w:val="000000" w:themeColor="text1"/>
        </w:rPr>
        <w:t xml:space="preserve">Proceedings of the 17th ACM Conference on Computer Supported Cooperative Work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Social Computing</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pp.415</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425. Baltimore, MD</w:t>
      </w:r>
      <w:r w:rsidR="002A20AF" w:rsidRPr="00942F9A">
        <w:rPr>
          <w:rFonts w:ascii="Times New Roman" w:hAnsi="Times New Roman" w:cs="Times New Roman"/>
          <w:color w:val="000000" w:themeColor="text1"/>
        </w:rPr>
        <w:t>; ACM</w:t>
      </w:r>
      <w:r w:rsidRPr="00942F9A">
        <w:rPr>
          <w:rFonts w:ascii="Times New Roman" w:hAnsi="Times New Roman" w:cs="Times New Roman"/>
          <w:color w:val="000000" w:themeColor="text1"/>
        </w:rPr>
        <w:t>.</w:t>
      </w:r>
    </w:p>
    <w:p w14:paraId="1AA6327F" w14:textId="7742D1CC" w:rsidR="00BC04A5" w:rsidRPr="00942F9A" w:rsidRDefault="00BC04A5"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Widlitzki</w:t>
      </w:r>
      <w:r w:rsidR="00D92B4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 and M. Huber. 2016. Taboo language and swearing in eighteenth- and nineteenth-century English: a diachronic study based on the </w:t>
      </w:r>
      <w:r w:rsidRPr="00942F9A">
        <w:rPr>
          <w:rFonts w:ascii="Times New Roman" w:hAnsi="Times New Roman" w:cs="Times New Roman"/>
          <w:i/>
          <w:iCs/>
          <w:color w:val="000000" w:themeColor="text1"/>
        </w:rPr>
        <w:t>Old Bailey Corpus</w:t>
      </w:r>
      <w:r w:rsidRPr="00942F9A">
        <w:rPr>
          <w:rFonts w:ascii="Times New Roman" w:hAnsi="Times New Roman" w:cs="Times New Roman"/>
          <w:color w:val="000000" w:themeColor="text1"/>
        </w:rPr>
        <w:t xml:space="preserve">. In </w:t>
      </w:r>
      <w:r w:rsidR="00090B89" w:rsidRPr="00942F9A">
        <w:rPr>
          <w:rFonts w:ascii="Times New Roman" w:hAnsi="Times New Roman" w:cs="Times New Roman"/>
          <w:color w:val="000000" w:themeColor="text1"/>
        </w:rPr>
        <w:t>M. López-Couso, B. M</w:t>
      </w:r>
      <w:r w:rsidR="00B80541" w:rsidRPr="00942F9A">
        <w:rPr>
          <w:rFonts w:ascii="Times New Roman" w:hAnsi="Times New Roman" w:cs="Times New Roman"/>
          <w:color w:val="000000" w:themeColor="text1"/>
        </w:rPr>
        <w:t>é</w:t>
      </w:r>
      <w:r w:rsidR="00090B89" w:rsidRPr="00942F9A">
        <w:rPr>
          <w:rFonts w:ascii="Times New Roman" w:hAnsi="Times New Roman" w:cs="Times New Roman"/>
          <w:color w:val="000000" w:themeColor="text1"/>
        </w:rPr>
        <w:t>ndez-Naya, P. N</w:t>
      </w:r>
      <w:r w:rsidR="00B80541" w:rsidRPr="00942F9A">
        <w:rPr>
          <w:rFonts w:ascii="Times New Roman" w:hAnsi="Times New Roman" w:cs="Times New Roman"/>
          <w:color w:val="000000" w:themeColor="text1"/>
        </w:rPr>
        <w:t>ú</w:t>
      </w:r>
      <w:r w:rsidR="00D92B4D" w:rsidRPr="00942F9A">
        <w:rPr>
          <w:rFonts w:ascii="Times New Roman" w:hAnsi="Times New Roman" w:cs="Times New Roman"/>
          <w:color w:val="000000" w:themeColor="text1"/>
        </w:rPr>
        <w:t>ñ</w:t>
      </w:r>
      <w:r w:rsidR="00090B89" w:rsidRPr="00942F9A">
        <w:rPr>
          <w:rFonts w:ascii="Times New Roman" w:hAnsi="Times New Roman" w:cs="Times New Roman"/>
          <w:color w:val="000000" w:themeColor="text1"/>
        </w:rPr>
        <w:t>ez-Pertejo and I. Palacios-Mart</w:t>
      </w:r>
      <w:r w:rsidR="00D92B4D" w:rsidRPr="00942F9A">
        <w:rPr>
          <w:rFonts w:ascii="Times New Roman" w:hAnsi="Times New Roman" w:cs="Times New Roman"/>
          <w:color w:val="000000" w:themeColor="text1"/>
        </w:rPr>
        <w:t>í</w:t>
      </w:r>
      <w:r w:rsidR="00090B89" w:rsidRPr="00942F9A">
        <w:rPr>
          <w:rFonts w:ascii="Times New Roman" w:hAnsi="Times New Roman" w:cs="Times New Roman"/>
          <w:color w:val="000000" w:themeColor="text1"/>
        </w:rPr>
        <w:t xml:space="preserve">nez </w:t>
      </w:r>
      <w:r w:rsidRPr="00942F9A">
        <w:rPr>
          <w:rFonts w:ascii="Times New Roman" w:hAnsi="Times New Roman" w:cs="Times New Roman"/>
          <w:color w:val="000000" w:themeColor="text1"/>
        </w:rPr>
        <w:t>(ed</w:t>
      </w:r>
      <w:r w:rsidR="00D8013B"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Corpus Linguistics on the Move. Exploring and Understanding English Through Corpora</w:t>
      </w:r>
      <w:r w:rsidRPr="00942F9A">
        <w:rPr>
          <w:rFonts w:ascii="Times New Roman" w:hAnsi="Times New Roman" w:cs="Times New Roman"/>
          <w:color w:val="000000" w:themeColor="text1"/>
        </w:rPr>
        <w:t>, pp.</w:t>
      </w:r>
      <w:r w:rsidR="00D8013B" w:rsidRPr="00942F9A">
        <w:rPr>
          <w:rFonts w:ascii="Times New Roman" w:hAnsi="Times New Roman" w:cs="Times New Roman"/>
          <w:color w:val="000000" w:themeColor="text1"/>
        </w:rPr>
        <w:t>313-336. Amsterdam: Brill.</w:t>
      </w:r>
    </w:p>
    <w:p w14:paraId="36DBAB64" w14:textId="20909634" w:rsidR="00307983" w:rsidRDefault="0030798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Wilson, N. and J. Wedlock. 2023. Swearing as leadership tool. The sociopragmatics of swearing in New Zealand English.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44(3): 323-350.</w:t>
      </w:r>
    </w:p>
    <w:p w14:paraId="044A1E53" w14:textId="625B0D82" w:rsidR="00BF7E97" w:rsidRDefault="00BF7E97" w:rsidP="00AA0C23">
      <w:pPr>
        <w:spacing w:after="0"/>
        <w:ind w:left="720" w:hanging="720"/>
        <w:rPr>
          <w:ins w:id="1584" w:author="Author"/>
          <w:rFonts w:ascii="Times New Roman" w:hAnsi="Times New Roman" w:cs="Times New Roman"/>
          <w:color w:val="000000" w:themeColor="text1"/>
        </w:rPr>
      </w:pPr>
      <w:ins w:id="1585" w:author="Author">
        <w:r w:rsidRPr="00BF7E97">
          <w:rPr>
            <w:rFonts w:ascii="Times New Roman" w:hAnsi="Times New Roman" w:cs="Times New Roman"/>
            <w:color w:val="000000" w:themeColor="text1"/>
          </w:rPr>
          <w:t xml:space="preserve">Yin, Z., &amp; Zubiaga, A. (2021). Towards generalisable hate speech detection: A review on obstacles and solutions. PeerJ Computer Science, 7, e598. </w:t>
        </w:r>
        <w:r w:rsidR="003728D2">
          <w:fldChar w:fldCharType="begin"/>
        </w:r>
        <w:r w:rsidR="003728D2">
          <w:instrText>HYPERLINK "https://doi.org/10.7717/peerj-cs.598"</w:instrText>
        </w:r>
        <w:r w:rsidR="003728D2">
          <w:fldChar w:fldCharType="separate"/>
        </w:r>
        <w:r w:rsidR="003728D2" w:rsidRPr="00FE2122">
          <w:rPr>
            <w:rStyle w:val="Hyperlink"/>
            <w:rFonts w:ascii="Times New Roman" w:hAnsi="Times New Roman" w:cs="Times New Roman"/>
          </w:rPr>
          <w:t>https://doi.org/10.7717/peerj-cs.598</w:t>
        </w:r>
        <w:r w:rsidR="003728D2">
          <w:fldChar w:fldCharType="end"/>
        </w:r>
      </w:ins>
    </w:p>
    <w:p w14:paraId="21CF9F2C" w14:textId="270DBDAF" w:rsidR="003728D2" w:rsidRPr="00942F9A" w:rsidRDefault="003728D2" w:rsidP="00AA0C23">
      <w:pPr>
        <w:spacing w:after="0"/>
        <w:ind w:left="720" w:hanging="720"/>
        <w:rPr>
          <w:ins w:id="1586" w:author="Author"/>
          <w:rFonts w:ascii="Times New Roman" w:hAnsi="Times New Roman" w:cs="Times New Roman"/>
          <w:color w:val="000000" w:themeColor="text1"/>
        </w:rPr>
      </w:pPr>
      <w:ins w:id="1587" w:author="Author">
        <w:r w:rsidRPr="003728D2">
          <w:rPr>
            <w:rFonts w:ascii="Times New Roman" w:hAnsi="Times New Roman" w:cs="Times New Roman"/>
            <w:color w:val="000000" w:themeColor="text1"/>
          </w:rPr>
          <w:t xml:space="preserve">Zeng, X., Li, J., Wang, L., Beauchamp, N., Shugars, S., &amp; Wong, K.-F. 2018. Microblog conversation recommendation via joint modeling of topics and discourse. In </w:t>
        </w:r>
        <w:r w:rsidRPr="003728D2">
          <w:rPr>
            <w:rFonts w:ascii="Times New Roman" w:hAnsi="Times New Roman" w:cs="Times New Roman"/>
            <w:i/>
            <w:iCs/>
            <w:color w:val="000000" w:themeColor="text1"/>
          </w:rPr>
          <w:t>Proceedings of the 2018 Conference of the North American Chapter of the Association for Computational Linguistics: Human Language Technologies, Volume 1 (Long Papers)</w:t>
        </w:r>
        <w:r w:rsidRPr="003728D2">
          <w:rPr>
            <w:rFonts w:ascii="Times New Roman" w:hAnsi="Times New Roman" w:cs="Times New Roman"/>
            <w:color w:val="000000" w:themeColor="text1"/>
          </w:rPr>
          <w:t xml:space="preserve"> (pp. 375–385). Association for Computational Linguistics. https://doi.org/10.18653/v1/N18-1035</w:t>
        </w:r>
      </w:ins>
    </w:p>
    <w:p w14:paraId="17288B2C" w14:textId="77777777" w:rsidR="00226D44" w:rsidRPr="00942F9A" w:rsidRDefault="00226D44" w:rsidP="00AA0C23">
      <w:pPr>
        <w:spacing w:after="0"/>
        <w:rPr>
          <w:rFonts w:ascii="Times New Roman" w:hAnsi="Times New Roman" w:cs="Times New Roman"/>
          <w:color w:val="000000" w:themeColor="text1"/>
        </w:rPr>
      </w:pPr>
    </w:p>
    <w:p w14:paraId="2109E099" w14:textId="71ECFD4C" w:rsidR="00CF3C56" w:rsidRPr="00942F9A" w:rsidRDefault="00CF3C56" w:rsidP="00AA0C23">
      <w:pPr>
        <w:spacing w:after="0"/>
        <w:rPr>
          <w:rFonts w:ascii="Times New Roman" w:hAnsi="Times New Roman" w:cs="Times New Roman"/>
          <w:color w:val="000000" w:themeColor="text1"/>
        </w:rPr>
      </w:pPr>
      <w:r w:rsidRPr="00942F9A">
        <w:rPr>
          <w:rFonts w:ascii="Times New Roman" w:hAnsi="Times New Roman" w:cs="Times New Roman"/>
          <w:b/>
          <w:bCs/>
          <w:color w:val="000000" w:themeColor="text1"/>
        </w:rPr>
        <w:t>Software</w:t>
      </w:r>
    </w:p>
    <w:p w14:paraId="3FB8DBE7" w14:textId="77777777" w:rsidR="005B6C37" w:rsidRPr="00942F9A" w:rsidRDefault="005B6C37" w:rsidP="005B6C37">
      <w:pPr>
        <w:spacing w:after="0"/>
        <w:ind w:left="720" w:hanging="720"/>
        <w:rPr>
          <w:moveFrom w:id="1588" w:author="Author" w16du:dateUtc="2025-10-02T07:09:00Z"/>
          <w:rFonts w:ascii="Times New Roman" w:hAnsi="Times New Roman" w:cs="Times New Roman"/>
          <w:color w:val="000000" w:themeColor="text1"/>
        </w:rPr>
      </w:pPr>
      <w:moveFromRangeStart w:id="1589" w:author="Author" w:name="move210317408"/>
      <w:moveFrom w:id="1590" w:author="Author" w16du:dateUtc="2025-10-02T07:09:00Z">
        <w:r w:rsidRPr="00942F9A">
          <w:rPr>
            <w:rFonts w:ascii="Times New Roman" w:hAnsi="Times New Roman" w:cs="Times New Roman"/>
            <w:color w:val="000000" w:themeColor="text1"/>
          </w:rPr>
          <w:t xml:space="preserve">R Core Team. 2023. R: A language and environment for statistical computing. </w:t>
        </w:r>
        <w:r w:rsidRPr="00942F9A">
          <w:rPr>
            <w:rFonts w:ascii="Times New Roman" w:hAnsi="Times New Roman" w:cs="Times New Roman"/>
            <w:i/>
            <w:iCs/>
            <w:color w:val="000000" w:themeColor="text1"/>
          </w:rPr>
          <w:t>R Foundation for Statistical Computing</w:t>
        </w:r>
        <w:r w:rsidRPr="00942F9A">
          <w:rPr>
            <w:rFonts w:ascii="Times New Roman" w:hAnsi="Times New Roman" w:cs="Times New Roman"/>
            <w:color w:val="000000" w:themeColor="text1"/>
          </w:rPr>
          <w:t>, Vienna, Austria. (https://www.R-project.org)</w:t>
        </w:r>
      </w:moveFrom>
    </w:p>
    <w:p w14:paraId="31D8F11B" w14:textId="77777777" w:rsidR="005B6C37" w:rsidRPr="00942F9A" w:rsidRDefault="005B6C37" w:rsidP="005B6C37">
      <w:pPr>
        <w:spacing w:after="0"/>
        <w:ind w:left="720" w:hanging="720"/>
        <w:rPr>
          <w:moveFrom w:id="1591" w:author="Author" w16du:dateUtc="2025-10-02T07:09:00Z"/>
          <w:rFonts w:ascii="Times New Roman" w:hAnsi="Times New Roman" w:cs="Times New Roman"/>
          <w:color w:val="000000" w:themeColor="text1"/>
        </w:rPr>
      </w:pPr>
      <w:moveFrom w:id="1592" w:author="Author" w16du:dateUtc="2025-10-02T07:09:00Z">
        <w:r w:rsidRPr="00942F9A">
          <w:rPr>
            <w:rFonts w:ascii="Times New Roman" w:hAnsi="Times New Roman" w:cs="Times New Roman"/>
            <w:color w:val="000000" w:themeColor="text1"/>
          </w:rPr>
          <w:t>RStudio Team. 2024. RStudio: Integrated Development Environment for R. RStudio, PBC: Boston, MA (http://www.rstudio.com)</w:t>
        </w:r>
      </w:moveFrom>
    </w:p>
    <w:moveFromRangeEnd w:id="1589"/>
    <w:p w14:paraId="30F1B37F" w14:textId="7B6515CF"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Benoit K</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Watanab</w:t>
      </w:r>
      <w:r w:rsidR="002A20AF"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H. </w:t>
      </w:r>
      <w:r w:rsidRPr="00942F9A">
        <w:rPr>
          <w:rFonts w:ascii="Times New Roman" w:hAnsi="Times New Roman" w:cs="Times New Roman"/>
          <w:color w:val="000000" w:themeColor="text1"/>
        </w:rPr>
        <w:t xml:space="preserve">Wang, </w:t>
      </w:r>
      <w:r w:rsidR="002A20AF"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 xml:space="preserve">Nulty,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Obeng, </w:t>
      </w:r>
      <w:r w:rsidR="002A20AF" w:rsidRPr="00942F9A">
        <w:rPr>
          <w:rFonts w:ascii="Times New Roman" w:hAnsi="Times New Roman" w:cs="Times New Roman"/>
          <w:color w:val="000000" w:themeColor="text1"/>
        </w:rPr>
        <w:t xml:space="preserve">S. </w:t>
      </w:r>
      <w:r w:rsidRPr="00942F9A">
        <w:rPr>
          <w:rFonts w:ascii="Times New Roman" w:hAnsi="Times New Roman" w:cs="Times New Roman"/>
          <w:color w:val="000000" w:themeColor="text1"/>
        </w:rPr>
        <w:t xml:space="preserve">Müller </w:t>
      </w:r>
      <w:r w:rsidR="002A20AF" w:rsidRPr="00942F9A">
        <w:rPr>
          <w:rFonts w:ascii="Times New Roman" w:hAnsi="Times New Roman" w:cs="Times New Roman"/>
          <w:color w:val="000000" w:themeColor="text1"/>
        </w:rPr>
        <w:t>and A.</w:t>
      </w:r>
      <w:r w:rsidRPr="00942F9A">
        <w:rPr>
          <w:rFonts w:ascii="Times New Roman" w:hAnsi="Times New Roman" w:cs="Times New Roman"/>
          <w:color w:val="000000" w:themeColor="text1"/>
        </w:rPr>
        <w:t xml:space="preserve"> Matsuo</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quanteda: An R package for the quantitative analysis of textual data.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3(30)</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774.</w:t>
      </w:r>
    </w:p>
    <w:p w14:paraId="437FD39F" w14:textId="61CA84B6"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Kursa,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w:t>
      </w:r>
      <w:r w:rsidR="002A20AF"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election with the Boruta </w:t>
      </w:r>
      <w:r w:rsidR="002A20AF" w:rsidRPr="00942F9A">
        <w:rPr>
          <w:rFonts w:ascii="Times New Roman" w:hAnsi="Times New Roman" w:cs="Times New Roman"/>
          <w:color w:val="000000" w:themeColor="text1"/>
        </w:rPr>
        <w:t>p</w:t>
      </w:r>
      <w:r w:rsidRPr="00942F9A">
        <w:rPr>
          <w:rFonts w:ascii="Times New Roman" w:hAnsi="Times New Roman" w:cs="Times New Roman"/>
          <w:color w:val="000000" w:themeColor="text1"/>
        </w:rPr>
        <w:t xml:space="preserve">ackage. </w:t>
      </w:r>
      <w:r w:rsidRPr="00942F9A">
        <w:rPr>
          <w:rFonts w:ascii="Times New Roman" w:hAnsi="Times New Roman" w:cs="Times New Roman"/>
          <w:i/>
          <w:iCs/>
          <w:color w:val="000000" w:themeColor="text1"/>
        </w:rPr>
        <w:t>Journal of Statistical Software</w:t>
      </w:r>
      <w:r w:rsidRPr="00942F9A">
        <w:rPr>
          <w:rFonts w:ascii="Times New Roman" w:hAnsi="Times New Roman" w:cs="Times New Roman"/>
          <w:color w:val="000000" w:themeColor="text1"/>
        </w:rPr>
        <w:t xml:space="preserve"> 36(11)</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1-13.</w:t>
      </w:r>
    </w:p>
    <w:p w14:paraId="54C49A8F" w14:textId="77777777" w:rsidR="005B6C37" w:rsidRPr="00942F9A" w:rsidRDefault="005B6C37" w:rsidP="005B6C37">
      <w:pPr>
        <w:spacing w:after="0"/>
        <w:ind w:left="720" w:hanging="720"/>
        <w:rPr>
          <w:moveTo w:id="1593" w:author="Author" w16du:dateUtc="2025-10-02T07:09:00Z"/>
          <w:rFonts w:ascii="Times New Roman" w:hAnsi="Times New Roman" w:cs="Times New Roman"/>
          <w:color w:val="000000" w:themeColor="text1"/>
        </w:rPr>
      </w:pPr>
      <w:moveToRangeStart w:id="1594" w:author="Author" w:name="move210317408"/>
      <w:moveTo w:id="1595" w:author="Author" w16du:dateUtc="2025-10-02T07:09:00Z">
        <w:r w:rsidRPr="00942F9A">
          <w:rPr>
            <w:rFonts w:ascii="Times New Roman" w:hAnsi="Times New Roman" w:cs="Times New Roman"/>
            <w:color w:val="000000" w:themeColor="text1"/>
          </w:rPr>
          <w:t xml:space="preserve">R Core Team. 2023. R: A language and environment for statistical computing. </w:t>
        </w:r>
        <w:r w:rsidRPr="00942F9A">
          <w:rPr>
            <w:rFonts w:ascii="Times New Roman" w:hAnsi="Times New Roman" w:cs="Times New Roman"/>
            <w:i/>
            <w:iCs/>
            <w:color w:val="000000" w:themeColor="text1"/>
          </w:rPr>
          <w:t>R Foundation for Statistical Computing</w:t>
        </w:r>
        <w:r w:rsidRPr="00942F9A">
          <w:rPr>
            <w:rFonts w:ascii="Times New Roman" w:hAnsi="Times New Roman" w:cs="Times New Roman"/>
            <w:color w:val="000000" w:themeColor="text1"/>
          </w:rPr>
          <w:t>, Vienna, Austria. (https://www.R-project.org)</w:t>
        </w:r>
      </w:moveTo>
    </w:p>
    <w:p w14:paraId="156A3B24" w14:textId="77777777" w:rsidR="005B6C37" w:rsidRPr="00942F9A" w:rsidRDefault="005B6C37" w:rsidP="005B6C37">
      <w:pPr>
        <w:spacing w:after="0"/>
        <w:ind w:left="720" w:hanging="720"/>
        <w:rPr>
          <w:moveTo w:id="1596" w:author="Author" w16du:dateUtc="2025-10-02T07:09:00Z"/>
          <w:rFonts w:ascii="Times New Roman" w:hAnsi="Times New Roman" w:cs="Times New Roman"/>
          <w:color w:val="000000" w:themeColor="text1"/>
        </w:rPr>
      </w:pPr>
      <w:moveTo w:id="1597" w:author="Author" w16du:dateUtc="2025-10-02T07:09:00Z">
        <w:r w:rsidRPr="00942F9A">
          <w:rPr>
            <w:rFonts w:ascii="Times New Roman" w:hAnsi="Times New Roman" w:cs="Times New Roman"/>
            <w:color w:val="000000" w:themeColor="text1"/>
          </w:rPr>
          <w:t>RStudio Team. 2024. RStudio: Integrated Development Environment for R. RStudio, PBC: Boston, MA (http://www.rstudio.com)</w:t>
        </w:r>
      </w:moveTo>
    </w:p>
    <w:moveToRangeEnd w:id="1594"/>
    <w:p w14:paraId="19E6555A" w14:textId="3F9909CA"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Wickham</w:t>
      </w:r>
      <w:r w:rsidR="00800768" w:rsidRPr="00942F9A">
        <w:rPr>
          <w:rFonts w:ascii="Times New Roman" w:hAnsi="Times New Roman" w:cs="Times New Roman"/>
          <w:color w:val="000000" w:themeColor="text1"/>
        </w:rPr>
        <w:t>, H., M. Averick, J. Bryan …</w:t>
      </w:r>
      <w:r w:rsidRPr="00942F9A">
        <w:rPr>
          <w:rFonts w:ascii="Times New Roman" w:hAnsi="Times New Roman" w:cs="Times New Roman"/>
          <w:color w:val="000000" w:themeColor="text1"/>
        </w:rPr>
        <w:t xml:space="preserve"> </w:t>
      </w:r>
      <w:r w:rsidR="00800768" w:rsidRPr="00942F9A">
        <w:rPr>
          <w:rFonts w:ascii="Times New Roman" w:hAnsi="Times New Roman" w:cs="Times New Roman"/>
          <w:color w:val="000000" w:themeColor="text1"/>
        </w:rPr>
        <w:t>and H. Yutani.</w:t>
      </w:r>
      <w:r w:rsidRPr="00942F9A">
        <w:rPr>
          <w:rFonts w:ascii="Times New Roman" w:hAnsi="Times New Roman" w:cs="Times New Roman"/>
          <w:color w:val="000000" w:themeColor="text1"/>
        </w:rPr>
        <w:t xml:space="preserve"> 2019. Welcome to the tidyverse.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4(43)</w:t>
      </w:r>
      <w:r w:rsidR="0080076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1686.</w:t>
      </w:r>
    </w:p>
    <w:p w14:paraId="1EDA51EB" w14:textId="77777777" w:rsidR="00591A52" w:rsidRDefault="00591A52" w:rsidP="00AA0C23">
      <w:pPr>
        <w:spacing w:after="0"/>
        <w:rPr>
          <w:ins w:id="1598" w:author="Author"/>
          <w:rFonts w:ascii="Times New Roman" w:hAnsi="Times New Roman" w:cs="Times New Roman"/>
          <w:color w:val="000000" w:themeColor="text1"/>
        </w:rPr>
      </w:pPr>
    </w:p>
    <w:p w14:paraId="6FCAAF4C" w14:textId="0185E5F1" w:rsidR="001E7B32" w:rsidRPr="001E7B32" w:rsidRDefault="001E7B32" w:rsidP="00AA0C23">
      <w:pPr>
        <w:spacing w:after="0"/>
        <w:rPr>
          <w:ins w:id="1599" w:author="Author"/>
          <w:rFonts w:ascii="Times New Roman" w:hAnsi="Times New Roman" w:cs="Times New Roman"/>
          <w:b/>
          <w:bCs/>
          <w:color w:val="000000" w:themeColor="text1"/>
        </w:rPr>
      </w:pPr>
      <w:ins w:id="1600" w:author="Author">
        <w:r w:rsidRPr="001E7B32">
          <w:rPr>
            <w:rFonts w:ascii="Times New Roman" w:hAnsi="Times New Roman" w:cs="Times New Roman"/>
            <w:b/>
            <w:bCs/>
            <w:color w:val="000000" w:themeColor="text1"/>
          </w:rPr>
          <w:t>Appendix</w:t>
        </w:r>
        <w:r w:rsidR="005B6C37">
          <w:rPr>
            <w:rFonts w:ascii="Times New Roman" w:hAnsi="Times New Roman" w:cs="Times New Roman"/>
            <w:b/>
            <w:bCs/>
            <w:color w:val="000000" w:themeColor="text1"/>
          </w:rPr>
          <w:t xml:space="preserve"> 1:</w:t>
        </w:r>
      </w:ins>
    </w:p>
    <w:p w14:paraId="3A03C24D" w14:textId="0776CF6B" w:rsidR="00E328FB" w:rsidRPr="005B6C37" w:rsidRDefault="00E328FB" w:rsidP="00AA0C23">
      <w:pPr>
        <w:spacing w:after="0"/>
        <w:rPr>
          <w:ins w:id="1601" w:author="Author"/>
          <w:rFonts w:ascii="Times New Roman" w:hAnsi="Times New Roman" w:cs="Times New Roman"/>
          <w:b/>
          <w:bCs/>
          <w:color w:val="000000" w:themeColor="text1"/>
        </w:rPr>
      </w:pPr>
      <w:ins w:id="1602" w:author="Author">
        <w:r w:rsidRPr="005B6C37">
          <w:rPr>
            <w:rFonts w:ascii="Times New Roman" w:hAnsi="Times New Roman" w:cs="Times New Roman"/>
            <w:b/>
            <w:bCs/>
            <w:color w:val="000000" w:themeColor="text1"/>
          </w:rPr>
          <w:t>List of Regular Expressions used to find potential candidates with the targeted lemma</w:t>
        </w:r>
      </w:ins>
    </w:p>
    <w:p w14:paraId="3B5959A2" w14:textId="77777777" w:rsidR="005B6C37" w:rsidRDefault="005B6C37" w:rsidP="00E328FB">
      <w:pPr>
        <w:spacing w:after="0"/>
        <w:rPr>
          <w:ins w:id="1603" w:author="Author"/>
          <w:rFonts w:ascii="Times New Roman" w:hAnsi="Times New Roman" w:cs="Times New Roman"/>
          <w:color w:val="000000" w:themeColor="text1"/>
        </w:rPr>
      </w:pPr>
    </w:p>
    <w:p w14:paraId="1945550D" w14:textId="5AEC6E89" w:rsidR="00E328FB" w:rsidRPr="00E328FB" w:rsidRDefault="00E328FB" w:rsidP="00E328FB">
      <w:pPr>
        <w:spacing w:after="0"/>
        <w:rPr>
          <w:ins w:id="1604" w:author="Author"/>
          <w:rFonts w:ascii="Times New Roman" w:hAnsi="Times New Roman" w:cs="Times New Roman"/>
          <w:color w:val="000000" w:themeColor="text1"/>
        </w:rPr>
      </w:pPr>
      <w:ins w:id="1605" w:author="Author">
        <w:r w:rsidRPr="00E328FB">
          <w:rPr>
            <w:rFonts w:ascii="Times New Roman" w:hAnsi="Times New Roman" w:cs="Times New Roman"/>
            <w:color w:val="000000" w:themeColor="text1"/>
          </w:rPr>
          <w:t># "arsehole/s"</w:t>
        </w:r>
      </w:ins>
    </w:p>
    <w:p w14:paraId="0F3875D2" w14:textId="36A26100" w:rsidR="00E328FB" w:rsidRPr="00E328FB" w:rsidRDefault="00E328FB" w:rsidP="00E328FB">
      <w:pPr>
        <w:spacing w:after="0"/>
        <w:rPr>
          <w:ins w:id="1606" w:author="Author"/>
          <w:rFonts w:ascii="Times New Roman" w:hAnsi="Times New Roman" w:cs="Times New Roman"/>
          <w:color w:val="000000" w:themeColor="text1"/>
        </w:rPr>
      </w:pPr>
      <w:ins w:id="1607" w:author="Author">
        <w:r w:rsidRPr="00E328FB">
          <w:rPr>
            <w:rFonts w:ascii="Times New Roman" w:hAnsi="Times New Roman" w:cs="Times New Roman"/>
            <w:color w:val="000000" w:themeColor="text1"/>
          </w:rPr>
          <w:t>"\\b(dumb|stupid|lazy|worthless|useless|brain|dead|jack)*[a@4äáå]r[s5$§z][e3€ëéê][h]?[o0øöóõ]*[l1£][e3€ëéê]*[s5$§z]*\\b",</w:t>
        </w:r>
      </w:ins>
    </w:p>
    <w:p w14:paraId="040CC14D" w14:textId="77777777" w:rsidR="00E328FB" w:rsidRPr="00E328FB" w:rsidRDefault="00E328FB" w:rsidP="00E328FB">
      <w:pPr>
        <w:spacing w:after="0"/>
        <w:rPr>
          <w:ins w:id="1608" w:author="Author"/>
          <w:rFonts w:ascii="Times New Roman" w:hAnsi="Times New Roman" w:cs="Times New Roman"/>
          <w:color w:val="000000" w:themeColor="text1"/>
        </w:rPr>
      </w:pPr>
      <w:ins w:id="1609" w:author="Author">
        <w:r w:rsidRPr="00E328FB">
          <w:rPr>
            <w:rFonts w:ascii="Times New Roman" w:hAnsi="Times New Roman" w:cs="Times New Roman"/>
            <w:color w:val="000000" w:themeColor="text1"/>
          </w:rPr>
          <w:t xml:space="preserve">  # "ass/asshole/s"</w:t>
        </w:r>
      </w:ins>
    </w:p>
    <w:p w14:paraId="20EE3CCF" w14:textId="510136DB" w:rsidR="00E328FB" w:rsidRPr="00E328FB" w:rsidRDefault="00E328FB" w:rsidP="00E328FB">
      <w:pPr>
        <w:spacing w:after="0"/>
        <w:rPr>
          <w:ins w:id="1610" w:author="Author"/>
          <w:rFonts w:ascii="Times New Roman" w:hAnsi="Times New Roman" w:cs="Times New Roman"/>
          <w:color w:val="000000" w:themeColor="text1"/>
        </w:rPr>
      </w:pPr>
      <w:ins w:id="1611" w:author="Author">
        <w:r w:rsidRPr="00E328FB">
          <w:rPr>
            <w:rFonts w:ascii="Times New Roman" w:hAnsi="Times New Roman" w:cs="Times New Roman"/>
            <w:color w:val="000000" w:themeColor="text1"/>
          </w:rPr>
          <w:t>"\\b(dumb|stupid|lazy|worthless|useless|brain|dead|jack)*[a@4äáå][s5$§z]{2,}[h]?[o0øöóõ]*[l1|£][e3€ëéê]*[s5$§z]*\\b",</w:t>
        </w:r>
      </w:ins>
    </w:p>
    <w:p w14:paraId="6E9F930F" w14:textId="25B935A4" w:rsidR="00E328FB" w:rsidRPr="00E328FB" w:rsidRDefault="00E328FB" w:rsidP="00E328FB">
      <w:pPr>
        <w:spacing w:after="0"/>
        <w:rPr>
          <w:ins w:id="1612" w:author="Author"/>
          <w:rFonts w:ascii="Times New Roman" w:hAnsi="Times New Roman" w:cs="Times New Roman"/>
          <w:color w:val="000000" w:themeColor="text1"/>
        </w:rPr>
      </w:pPr>
      <w:ins w:id="1613" w:author="Author">
        <w:r w:rsidRPr="00E328FB">
          <w:rPr>
            <w:rFonts w:ascii="Times New Roman" w:hAnsi="Times New Roman" w:cs="Times New Roman"/>
            <w:color w:val="000000" w:themeColor="text1"/>
          </w:rPr>
          <w:t># "bitch"</w:t>
        </w:r>
      </w:ins>
    </w:p>
    <w:p w14:paraId="08E9DCDE" w14:textId="6B01D574" w:rsidR="00E328FB" w:rsidRPr="00E328FB" w:rsidRDefault="00E328FB" w:rsidP="00E328FB">
      <w:pPr>
        <w:spacing w:after="0"/>
        <w:rPr>
          <w:ins w:id="1614" w:author="Author"/>
          <w:rFonts w:ascii="Times New Roman" w:hAnsi="Times New Roman" w:cs="Times New Roman"/>
          <w:color w:val="000000" w:themeColor="text1"/>
        </w:rPr>
      </w:pPr>
      <w:ins w:id="1615" w:author="Author">
        <w:r w:rsidRPr="00E328FB">
          <w:rPr>
            <w:rFonts w:ascii="Times New Roman" w:hAnsi="Times New Roman" w:cs="Times New Roman"/>
            <w:color w:val="000000" w:themeColor="text1"/>
          </w:rPr>
          <w:t>"\\b[b8ß|3][i1!|ïíì]+[a@4äáå]*[t7+†][c¢©(][h](es|ez|ing|ed)*\\b"</w:t>
        </w:r>
      </w:ins>
    </w:p>
    <w:p w14:paraId="0ECAE1BB" w14:textId="41C8540F" w:rsidR="00E328FB" w:rsidRPr="003744ED" w:rsidRDefault="00E328FB" w:rsidP="00E328FB">
      <w:pPr>
        <w:spacing w:after="0"/>
        <w:rPr>
          <w:ins w:id="1616" w:author="Author"/>
          <w:rFonts w:ascii="Times New Roman" w:hAnsi="Times New Roman" w:cs="Times New Roman"/>
          <w:color w:val="000000" w:themeColor="text1"/>
        </w:rPr>
      </w:pPr>
      <w:ins w:id="1617" w:author="Author">
        <w:r w:rsidRPr="003744ED">
          <w:rPr>
            <w:rFonts w:ascii="Times New Roman" w:hAnsi="Times New Roman" w:cs="Times New Roman"/>
            <w:color w:val="000000" w:themeColor="text1"/>
          </w:rPr>
          <w:t># "bastard"</w:t>
        </w:r>
      </w:ins>
    </w:p>
    <w:p w14:paraId="48A00D7F" w14:textId="67557D82" w:rsidR="00E328FB" w:rsidRPr="003744ED" w:rsidRDefault="00E328FB" w:rsidP="00E328FB">
      <w:pPr>
        <w:spacing w:after="0"/>
        <w:rPr>
          <w:ins w:id="1618" w:author="Author"/>
          <w:rFonts w:ascii="Times New Roman" w:hAnsi="Times New Roman" w:cs="Times New Roman"/>
          <w:color w:val="000000" w:themeColor="text1"/>
        </w:rPr>
      </w:pPr>
      <w:ins w:id="1619" w:author="Author">
        <w:r w:rsidRPr="003744ED">
          <w:rPr>
            <w:rFonts w:ascii="Times New Roman" w:hAnsi="Times New Roman" w:cs="Times New Roman"/>
            <w:color w:val="000000" w:themeColor="text1"/>
          </w:rPr>
          <w:t>"\\b[b8ß|3][a@4äáå][s5$§z][t7+†][a@4äáå]r[d][o]*(s|z)*\\b",</w:t>
        </w:r>
      </w:ins>
    </w:p>
    <w:p w14:paraId="3F32A9BD" w14:textId="46C5AD79" w:rsidR="00E328FB" w:rsidRPr="003744ED" w:rsidRDefault="00E328FB" w:rsidP="00E328FB">
      <w:pPr>
        <w:spacing w:after="0"/>
        <w:rPr>
          <w:ins w:id="1620" w:author="Author"/>
          <w:rFonts w:ascii="Times New Roman" w:hAnsi="Times New Roman" w:cs="Times New Roman"/>
          <w:color w:val="000000" w:themeColor="text1"/>
        </w:rPr>
      </w:pPr>
      <w:ins w:id="1621" w:author="Author">
        <w:r w:rsidRPr="003744ED">
          <w:rPr>
            <w:rFonts w:ascii="Times New Roman" w:hAnsi="Times New Roman" w:cs="Times New Roman"/>
            <w:color w:val="000000" w:themeColor="text1"/>
          </w:rPr>
          <w:t># "beaner"</w:t>
        </w:r>
      </w:ins>
    </w:p>
    <w:p w14:paraId="2FB049A0" w14:textId="25EF6D03" w:rsidR="00E328FB" w:rsidRPr="003744ED" w:rsidRDefault="00E328FB" w:rsidP="00E328FB">
      <w:pPr>
        <w:spacing w:after="0"/>
        <w:rPr>
          <w:ins w:id="1622" w:author="Author"/>
          <w:rFonts w:ascii="Times New Roman" w:hAnsi="Times New Roman" w:cs="Times New Roman"/>
          <w:color w:val="000000" w:themeColor="text1"/>
        </w:rPr>
      </w:pPr>
      <w:ins w:id="1623" w:author="Author">
        <w:r w:rsidRPr="003744ED">
          <w:rPr>
            <w:rFonts w:ascii="Times New Roman" w:hAnsi="Times New Roman" w:cs="Times New Roman"/>
            <w:color w:val="000000" w:themeColor="text1"/>
          </w:rPr>
          <w:t>"\\b[b8ß|3][e3€ëéê][a@4äáå]n[e3€ëéê]r(s|z)*\\b",</w:t>
        </w:r>
      </w:ins>
    </w:p>
    <w:p w14:paraId="19054A6E" w14:textId="46559D8F" w:rsidR="00E328FB" w:rsidRPr="00E328FB" w:rsidRDefault="00E328FB" w:rsidP="00E328FB">
      <w:pPr>
        <w:spacing w:after="0"/>
        <w:rPr>
          <w:ins w:id="1624" w:author="Author"/>
          <w:rFonts w:ascii="Times New Roman" w:hAnsi="Times New Roman" w:cs="Times New Roman"/>
          <w:color w:val="000000" w:themeColor="text1"/>
          <w:lang w:val="de-DE"/>
        </w:rPr>
      </w:pPr>
      <w:ins w:id="1625" w:author="Author">
        <w:r w:rsidRPr="00E328FB">
          <w:rPr>
            <w:rFonts w:ascii="Times New Roman" w:hAnsi="Times New Roman" w:cs="Times New Roman"/>
            <w:color w:val="000000" w:themeColor="text1"/>
            <w:lang w:val="de-DE"/>
          </w:rPr>
          <w:t># "bellend"</w:t>
        </w:r>
      </w:ins>
    </w:p>
    <w:p w14:paraId="0FA28306" w14:textId="1C2DBF5F" w:rsidR="00E328FB" w:rsidRPr="00E328FB" w:rsidRDefault="00E328FB" w:rsidP="00E328FB">
      <w:pPr>
        <w:spacing w:after="0"/>
        <w:rPr>
          <w:ins w:id="1626" w:author="Author"/>
          <w:rFonts w:ascii="Times New Roman" w:hAnsi="Times New Roman" w:cs="Times New Roman"/>
          <w:color w:val="000000" w:themeColor="text1"/>
          <w:lang w:val="de-DE"/>
        </w:rPr>
      </w:pPr>
      <w:ins w:id="1627" w:author="Author">
        <w:r w:rsidRPr="00E328FB">
          <w:rPr>
            <w:rFonts w:ascii="Times New Roman" w:hAnsi="Times New Roman" w:cs="Times New Roman"/>
            <w:color w:val="000000" w:themeColor="text1"/>
            <w:lang w:val="de-DE"/>
          </w:rPr>
          <w:t>"\\b[b8ß|3][e3€ëéê]ll[e3€ëéê]nd(s|z)*\\b",</w:t>
        </w:r>
      </w:ins>
    </w:p>
    <w:p w14:paraId="68892929" w14:textId="5B71B96D" w:rsidR="00E328FB" w:rsidRPr="00E328FB" w:rsidRDefault="00E328FB" w:rsidP="00E328FB">
      <w:pPr>
        <w:spacing w:after="0"/>
        <w:rPr>
          <w:ins w:id="1628" w:author="Author"/>
          <w:rFonts w:ascii="Times New Roman" w:hAnsi="Times New Roman" w:cs="Times New Roman"/>
          <w:color w:val="000000" w:themeColor="text1"/>
          <w:lang w:val="de-DE"/>
        </w:rPr>
      </w:pPr>
      <w:ins w:id="1629" w:author="Author">
        <w:r w:rsidRPr="00E328FB">
          <w:rPr>
            <w:rFonts w:ascii="Times New Roman" w:hAnsi="Times New Roman" w:cs="Times New Roman"/>
            <w:color w:val="000000" w:themeColor="text1"/>
            <w:lang w:val="de-DE"/>
          </w:rPr>
          <w:t># "bimbo"</w:t>
        </w:r>
      </w:ins>
    </w:p>
    <w:p w14:paraId="344E6BB7" w14:textId="11EFF59B" w:rsidR="00E328FB" w:rsidRPr="00E328FB" w:rsidRDefault="00E328FB" w:rsidP="00E328FB">
      <w:pPr>
        <w:spacing w:after="0"/>
        <w:rPr>
          <w:ins w:id="1630" w:author="Author"/>
          <w:rFonts w:ascii="Times New Roman" w:hAnsi="Times New Roman" w:cs="Times New Roman"/>
          <w:color w:val="000000" w:themeColor="text1"/>
          <w:lang w:val="de-DE"/>
        </w:rPr>
      </w:pPr>
      <w:ins w:id="1631" w:author="Author">
        <w:r w:rsidRPr="00E328FB">
          <w:rPr>
            <w:rFonts w:ascii="Times New Roman" w:hAnsi="Times New Roman" w:cs="Times New Roman"/>
            <w:color w:val="000000" w:themeColor="text1"/>
            <w:lang w:val="de-DE"/>
          </w:rPr>
          <w:t>"\\b[b8ß|3][1!|ïíì]mb[o0øöóõ](s|z)*\\b",</w:t>
        </w:r>
      </w:ins>
    </w:p>
    <w:p w14:paraId="3F871AAE" w14:textId="54B4266F" w:rsidR="00E328FB" w:rsidRPr="00E328FB" w:rsidRDefault="00E328FB" w:rsidP="00E328FB">
      <w:pPr>
        <w:spacing w:after="0"/>
        <w:rPr>
          <w:ins w:id="1632" w:author="Author"/>
          <w:rFonts w:ascii="Times New Roman" w:hAnsi="Times New Roman" w:cs="Times New Roman"/>
          <w:color w:val="000000" w:themeColor="text1"/>
          <w:lang w:val="de-DE"/>
        </w:rPr>
      </w:pPr>
      <w:ins w:id="1633" w:author="Author">
        <w:r w:rsidRPr="00E328FB">
          <w:rPr>
            <w:rFonts w:ascii="Times New Roman" w:hAnsi="Times New Roman" w:cs="Times New Roman"/>
            <w:color w:val="000000" w:themeColor="text1"/>
            <w:lang w:val="de-DE"/>
          </w:rPr>
          <w:t># "bloody"</w:t>
        </w:r>
      </w:ins>
    </w:p>
    <w:p w14:paraId="449DA7C8" w14:textId="2F638DEF" w:rsidR="00E328FB" w:rsidRPr="00E328FB" w:rsidRDefault="00E328FB" w:rsidP="00E328FB">
      <w:pPr>
        <w:spacing w:after="0"/>
        <w:rPr>
          <w:ins w:id="1634" w:author="Author"/>
          <w:rFonts w:ascii="Times New Roman" w:hAnsi="Times New Roman" w:cs="Times New Roman"/>
          <w:color w:val="000000" w:themeColor="text1"/>
          <w:lang w:val="de-DE"/>
        </w:rPr>
      </w:pPr>
      <w:ins w:id="1635" w:author="Author">
        <w:r w:rsidRPr="00E328FB">
          <w:rPr>
            <w:rFonts w:ascii="Times New Roman" w:hAnsi="Times New Roman" w:cs="Times New Roman"/>
            <w:color w:val="000000" w:themeColor="text1"/>
            <w:lang w:val="de-DE"/>
          </w:rPr>
          <w:t>"\\bbl[o0øöóõ]{2,}d[iy¥](ed)*\\b",</w:t>
        </w:r>
      </w:ins>
    </w:p>
    <w:p w14:paraId="6F3A8968" w14:textId="192826E7" w:rsidR="00E328FB" w:rsidRPr="00E328FB" w:rsidRDefault="00E328FB" w:rsidP="00E328FB">
      <w:pPr>
        <w:spacing w:after="0"/>
        <w:rPr>
          <w:ins w:id="1636" w:author="Author"/>
          <w:rFonts w:ascii="Times New Roman" w:hAnsi="Times New Roman" w:cs="Times New Roman"/>
          <w:color w:val="000000" w:themeColor="text1"/>
          <w:lang w:val="de-DE"/>
        </w:rPr>
      </w:pPr>
      <w:ins w:id="1637" w:author="Author">
        <w:r w:rsidRPr="00E328FB">
          <w:rPr>
            <w:rFonts w:ascii="Times New Roman" w:hAnsi="Times New Roman" w:cs="Times New Roman"/>
            <w:color w:val="000000" w:themeColor="text1"/>
            <w:lang w:val="de-DE"/>
          </w:rPr>
          <w:t># "bollocks"</w:t>
        </w:r>
      </w:ins>
    </w:p>
    <w:p w14:paraId="73E49D47" w14:textId="418424BE" w:rsidR="00E328FB" w:rsidRPr="00E328FB" w:rsidRDefault="00E328FB" w:rsidP="00E328FB">
      <w:pPr>
        <w:spacing w:after="0"/>
        <w:rPr>
          <w:ins w:id="1638" w:author="Author"/>
          <w:rFonts w:ascii="Times New Roman" w:hAnsi="Times New Roman" w:cs="Times New Roman"/>
          <w:color w:val="000000" w:themeColor="text1"/>
          <w:lang w:val="de-DE"/>
        </w:rPr>
      </w:pPr>
      <w:ins w:id="1639" w:author="Author">
        <w:r w:rsidRPr="00E328FB">
          <w:rPr>
            <w:rFonts w:ascii="Times New Roman" w:hAnsi="Times New Roman" w:cs="Times New Roman"/>
            <w:color w:val="000000" w:themeColor="text1"/>
            <w:lang w:val="de-DE"/>
          </w:rPr>
          <w:t>"\\b[8ß|3][o0øöóõ]ll[o0øöóõiïíì][xc¢©(k|&lt;{(]+[s5$§z]?\\b",</w:t>
        </w:r>
      </w:ins>
    </w:p>
    <w:p w14:paraId="24729731" w14:textId="73EDDDC5" w:rsidR="00E328FB" w:rsidRPr="00E328FB" w:rsidRDefault="00E328FB" w:rsidP="00E328FB">
      <w:pPr>
        <w:spacing w:after="0"/>
        <w:rPr>
          <w:ins w:id="1640" w:author="Author"/>
          <w:rFonts w:ascii="Times New Roman" w:hAnsi="Times New Roman" w:cs="Times New Roman"/>
          <w:color w:val="000000" w:themeColor="text1"/>
        </w:rPr>
      </w:pPr>
      <w:ins w:id="1641" w:author="Author">
        <w:r w:rsidRPr="00E328FB">
          <w:rPr>
            <w:rFonts w:ascii="Times New Roman" w:hAnsi="Times New Roman" w:cs="Times New Roman"/>
            <w:color w:val="000000" w:themeColor="text1"/>
          </w:rPr>
          <w:t># "boner"</w:t>
        </w:r>
      </w:ins>
    </w:p>
    <w:p w14:paraId="50CD45E8" w14:textId="4AE7D41C" w:rsidR="00E328FB" w:rsidRPr="00E328FB" w:rsidRDefault="00E328FB" w:rsidP="00E328FB">
      <w:pPr>
        <w:spacing w:after="0"/>
        <w:rPr>
          <w:ins w:id="1642" w:author="Author"/>
          <w:rFonts w:ascii="Times New Roman" w:hAnsi="Times New Roman" w:cs="Times New Roman"/>
          <w:color w:val="000000" w:themeColor="text1"/>
        </w:rPr>
      </w:pPr>
      <w:ins w:id="1643" w:author="Author">
        <w:r w:rsidRPr="00E328FB">
          <w:rPr>
            <w:rFonts w:ascii="Times New Roman" w:hAnsi="Times New Roman" w:cs="Times New Roman"/>
            <w:color w:val="000000" w:themeColor="text1"/>
          </w:rPr>
          <w:t>"\\bboner[s]*\\b",</w:t>
        </w:r>
      </w:ins>
    </w:p>
    <w:p w14:paraId="6DFFA993" w14:textId="44717CD2" w:rsidR="00E328FB" w:rsidRPr="00E328FB" w:rsidRDefault="003744ED" w:rsidP="00E328FB">
      <w:pPr>
        <w:spacing w:after="0"/>
        <w:rPr>
          <w:ins w:id="1644" w:author="Author"/>
          <w:rFonts w:ascii="Times New Roman" w:hAnsi="Times New Roman" w:cs="Times New Roman"/>
          <w:color w:val="000000" w:themeColor="text1"/>
        </w:rPr>
      </w:pPr>
      <w:ins w:id="1645" w:author="Author">
        <w:r>
          <w:rPr>
            <w:rFonts w:ascii="Times New Roman" w:hAnsi="Times New Roman" w:cs="Times New Roman"/>
            <w:color w:val="000000" w:themeColor="text1"/>
          </w:rPr>
          <w:t>#</w:t>
        </w:r>
        <w:r w:rsidR="00E328FB" w:rsidRPr="00E328FB">
          <w:rPr>
            <w:rFonts w:ascii="Times New Roman" w:hAnsi="Times New Roman" w:cs="Times New Roman"/>
            <w:color w:val="000000" w:themeColor="text1"/>
          </w:rPr>
          <w:t xml:space="preserve"> "bonk"</w:t>
        </w:r>
      </w:ins>
    </w:p>
    <w:p w14:paraId="5AA5534E" w14:textId="17FDE9AA" w:rsidR="00E328FB" w:rsidRPr="00E328FB" w:rsidRDefault="00E328FB" w:rsidP="00E328FB">
      <w:pPr>
        <w:spacing w:after="0"/>
        <w:rPr>
          <w:ins w:id="1646" w:author="Author"/>
          <w:rFonts w:ascii="Times New Roman" w:hAnsi="Times New Roman" w:cs="Times New Roman"/>
          <w:color w:val="000000" w:themeColor="text1"/>
        </w:rPr>
      </w:pPr>
      <w:ins w:id="1647" w:author="Author">
        <w:r w:rsidRPr="00E328FB">
          <w:rPr>
            <w:rFonts w:ascii="Times New Roman" w:hAnsi="Times New Roman" w:cs="Times New Roman"/>
            <w:color w:val="000000" w:themeColor="text1"/>
          </w:rPr>
          <w:t>"\\b[8ß|3][o0øöóõ]n[k|&lt;{(](in|ing)*\\b",</w:t>
        </w:r>
      </w:ins>
    </w:p>
    <w:p w14:paraId="1379B034" w14:textId="44F1DA3F" w:rsidR="00E328FB" w:rsidRPr="00E328FB" w:rsidRDefault="00E328FB" w:rsidP="00E328FB">
      <w:pPr>
        <w:spacing w:after="0"/>
        <w:rPr>
          <w:ins w:id="1648" w:author="Author"/>
          <w:rFonts w:ascii="Times New Roman" w:hAnsi="Times New Roman" w:cs="Times New Roman"/>
          <w:color w:val="000000" w:themeColor="text1"/>
        </w:rPr>
      </w:pPr>
      <w:ins w:id="1649" w:author="Author">
        <w:r w:rsidRPr="00E328FB">
          <w:rPr>
            <w:rFonts w:ascii="Times New Roman" w:hAnsi="Times New Roman" w:cs="Times New Roman"/>
            <w:color w:val="000000" w:themeColor="text1"/>
          </w:rPr>
          <w:t># "boobs"</w:t>
        </w:r>
      </w:ins>
    </w:p>
    <w:p w14:paraId="702E81A0" w14:textId="14F76C90" w:rsidR="00E328FB" w:rsidRPr="00E328FB" w:rsidRDefault="00E328FB" w:rsidP="00E328FB">
      <w:pPr>
        <w:spacing w:after="0"/>
        <w:rPr>
          <w:ins w:id="1650" w:author="Author"/>
          <w:rFonts w:ascii="Times New Roman" w:hAnsi="Times New Roman" w:cs="Times New Roman"/>
          <w:color w:val="000000" w:themeColor="text1"/>
        </w:rPr>
      </w:pPr>
      <w:ins w:id="1651" w:author="Author">
        <w:r w:rsidRPr="00E328FB">
          <w:rPr>
            <w:rFonts w:ascii="Times New Roman" w:hAnsi="Times New Roman" w:cs="Times New Roman"/>
            <w:color w:val="000000" w:themeColor="text1"/>
          </w:rPr>
          <w:t>"\\b[8ß|3][o0øöóõ]{2,}[b8ß|3][ie]*[s5$§z]?\\b",</w:t>
        </w:r>
      </w:ins>
    </w:p>
    <w:p w14:paraId="432FC6D8" w14:textId="41DB118C" w:rsidR="00E328FB" w:rsidRPr="00E328FB" w:rsidRDefault="00E328FB" w:rsidP="00E328FB">
      <w:pPr>
        <w:spacing w:after="0"/>
        <w:rPr>
          <w:ins w:id="1652" w:author="Author"/>
          <w:rFonts w:ascii="Times New Roman" w:hAnsi="Times New Roman" w:cs="Times New Roman"/>
          <w:color w:val="000000" w:themeColor="text1"/>
        </w:rPr>
      </w:pPr>
      <w:ins w:id="1653" w:author="Author">
        <w:r w:rsidRPr="00E328FB">
          <w:rPr>
            <w:rFonts w:ascii="Times New Roman" w:hAnsi="Times New Roman" w:cs="Times New Roman"/>
            <w:color w:val="000000" w:themeColor="text1"/>
          </w:rPr>
          <w:t># "bugger"</w:t>
        </w:r>
      </w:ins>
    </w:p>
    <w:p w14:paraId="6F8981C0" w14:textId="1AD608F2" w:rsidR="00E328FB" w:rsidRPr="00E328FB" w:rsidRDefault="00E328FB" w:rsidP="00E328FB">
      <w:pPr>
        <w:spacing w:after="0"/>
        <w:rPr>
          <w:ins w:id="1654" w:author="Author"/>
          <w:rFonts w:ascii="Times New Roman" w:hAnsi="Times New Roman" w:cs="Times New Roman"/>
          <w:color w:val="000000" w:themeColor="text1"/>
        </w:rPr>
      </w:pPr>
      <w:ins w:id="1655" w:author="Author">
        <w:r w:rsidRPr="00E328FB">
          <w:rPr>
            <w:rFonts w:ascii="Times New Roman" w:hAnsi="Times New Roman" w:cs="Times New Roman"/>
            <w:color w:val="000000" w:themeColor="text1"/>
          </w:rPr>
          <w:t>"\\b[8ß|3][u|µüúû]gg[e3€ëéê]r(ing|s|z)*\\b",</w:t>
        </w:r>
      </w:ins>
    </w:p>
    <w:p w14:paraId="09438D87" w14:textId="4E8990BE" w:rsidR="00E328FB" w:rsidRPr="00E328FB" w:rsidRDefault="00E328FB" w:rsidP="00E328FB">
      <w:pPr>
        <w:spacing w:after="0"/>
        <w:rPr>
          <w:ins w:id="1656" w:author="Author"/>
          <w:rFonts w:ascii="Times New Roman" w:hAnsi="Times New Roman" w:cs="Times New Roman"/>
          <w:color w:val="000000" w:themeColor="text1"/>
        </w:rPr>
      </w:pPr>
      <w:ins w:id="1657" w:author="Author">
        <w:r w:rsidRPr="00E328FB">
          <w:rPr>
            <w:rFonts w:ascii="Times New Roman" w:hAnsi="Times New Roman" w:cs="Times New Roman"/>
            <w:color w:val="000000" w:themeColor="text1"/>
          </w:rPr>
          <w:t># "bullshit"</w:t>
        </w:r>
      </w:ins>
    </w:p>
    <w:p w14:paraId="30A23598" w14:textId="436158F5" w:rsidR="00E328FB" w:rsidRPr="00E328FB" w:rsidRDefault="00E328FB" w:rsidP="00E328FB">
      <w:pPr>
        <w:spacing w:after="0"/>
        <w:rPr>
          <w:ins w:id="1658" w:author="Author"/>
          <w:rFonts w:ascii="Times New Roman" w:hAnsi="Times New Roman" w:cs="Times New Roman"/>
          <w:color w:val="000000" w:themeColor="text1"/>
        </w:rPr>
      </w:pPr>
      <w:ins w:id="1659" w:author="Author">
        <w:r w:rsidRPr="00E328FB">
          <w:rPr>
            <w:rFonts w:ascii="Times New Roman" w:hAnsi="Times New Roman" w:cs="Times New Roman"/>
            <w:color w:val="000000" w:themeColor="text1"/>
          </w:rPr>
          <w:t>"\\b[b8ß|3][u|µüúû]ll[s5$§z]h[1!|ïíì]+[t7+†]*\\b",</w:t>
        </w:r>
      </w:ins>
    </w:p>
    <w:p w14:paraId="59EEDA44" w14:textId="4789BA65" w:rsidR="00E328FB" w:rsidRPr="00E328FB" w:rsidRDefault="00E328FB" w:rsidP="00E328FB">
      <w:pPr>
        <w:spacing w:after="0"/>
        <w:rPr>
          <w:ins w:id="1660" w:author="Author"/>
          <w:rFonts w:ascii="Times New Roman" w:hAnsi="Times New Roman" w:cs="Times New Roman"/>
          <w:color w:val="000000" w:themeColor="text1"/>
        </w:rPr>
      </w:pPr>
      <w:ins w:id="1661" w:author="Author">
        <w:r w:rsidRPr="00E328FB">
          <w:rPr>
            <w:rFonts w:ascii="Times New Roman" w:hAnsi="Times New Roman" w:cs="Times New Roman"/>
            <w:color w:val="000000" w:themeColor="text1"/>
          </w:rPr>
          <w:t># "butt"</w:t>
        </w:r>
      </w:ins>
    </w:p>
    <w:p w14:paraId="76DF1905" w14:textId="3CC6B675" w:rsidR="00E328FB" w:rsidRPr="00E328FB" w:rsidRDefault="00E328FB" w:rsidP="00E328FB">
      <w:pPr>
        <w:spacing w:after="0"/>
        <w:rPr>
          <w:ins w:id="1662" w:author="Author"/>
          <w:rFonts w:ascii="Times New Roman" w:hAnsi="Times New Roman" w:cs="Times New Roman"/>
          <w:color w:val="000000" w:themeColor="text1"/>
        </w:rPr>
      </w:pPr>
      <w:ins w:id="1663" w:author="Author">
        <w:r w:rsidRPr="00E328FB">
          <w:rPr>
            <w:rFonts w:ascii="Times New Roman" w:hAnsi="Times New Roman" w:cs="Times New Roman"/>
            <w:color w:val="000000" w:themeColor="text1"/>
          </w:rPr>
          <w:t>"\\b[b8ß3][uµüúû][t7+†][t7+†][sz]*(face|head|wit|whipe|hole|h)*[hl]*[sz]*\\b",</w:t>
        </w:r>
      </w:ins>
    </w:p>
    <w:p w14:paraId="67CFC8CE" w14:textId="2B4F6175" w:rsidR="00E328FB" w:rsidRPr="00E328FB" w:rsidRDefault="00E328FB" w:rsidP="00E328FB">
      <w:pPr>
        <w:spacing w:after="0"/>
        <w:rPr>
          <w:ins w:id="1664" w:author="Author"/>
          <w:rFonts w:ascii="Times New Roman" w:hAnsi="Times New Roman" w:cs="Times New Roman"/>
          <w:color w:val="000000" w:themeColor="text1"/>
        </w:rPr>
      </w:pPr>
      <w:ins w:id="1665" w:author="Author">
        <w:r w:rsidRPr="00E328FB">
          <w:rPr>
            <w:rFonts w:ascii="Times New Roman" w:hAnsi="Times New Roman" w:cs="Times New Roman"/>
            <w:color w:val="000000" w:themeColor="text1"/>
          </w:rPr>
          <w:t># "damn"</w:t>
        </w:r>
      </w:ins>
    </w:p>
    <w:p w14:paraId="192D12A0" w14:textId="6F416B70" w:rsidR="00E328FB" w:rsidRPr="00E328FB" w:rsidRDefault="00E328FB" w:rsidP="00E328FB">
      <w:pPr>
        <w:spacing w:after="0"/>
        <w:rPr>
          <w:ins w:id="1666" w:author="Author"/>
          <w:rFonts w:ascii="Times New Roman" w:hAnsi="Times New Roman" w:cs="Times New Roman"/>
          <w:color w:val="000000" w:themeColor="text1"/>
        </w:rPr>
      </w:pPr>
      <w:ins w:id="1667" w:author="Author">
        <w:r w:rsidRPr="00E328FB">
          <w:rPr>
            <w:rFonts w:ascii="Times New Roman" w:hAnsi="Times New Roman" w:cs="Times New Roman"/>
            <w:color w:val="000000" w:themeColor="text1"/>
          </w:rPr>
          <w:t>"\\b(god)*damn\\b",</w:t>
        </w:r>
      </w:ins>
    </w:p>
    <w:p w14:paraId="71303BA5" w14:textId="57891B90" w:rsidR="00E328FB" w:rsidRPr="00E328FB" w:rsidRDefault="00E328FB" w:rsidP="00E328FB">
      <w:pPr>
        <w:spacing w:after="0"/>
        <w:rPr>
          <w:ins w:id="1668" w:author="Author"/>
          <w:rFonts w:ascii="Times New Roman" w:hAnsi="Times New Roman" w:cs="Times New Roman"/>
          <w:color w:val="000000" w:themeColor="text1"/>
          <w:lang w:val="de-DE"/>
        </w:rPr>
      </w:pPr>
      <w:ins w:id="1669" w:author="Author">
        <w:r w:rsidRPr="00E328FB">
          <w:rPr>
            <w:rFonts w:ascii="Times New Roman" w:hAnsi="Times New Roman" w:cs="Times New Roman"/>
            <w:color w:val="000000" w:themeColor="text1"/>
            <w:lang w:val="de-DE"/>
          </w:rPr>
          <w:t># "darkie"</w:t>
        </w:r>
      </w:ins>
    </w:p>
    <w:p w14:paraId="0E7D3CE3" w14:textId="2D861B6F" w:rsidR="00E328FB" w:rsidRPr="00E328FB" w:rsidRDefault="00E328FB" w:rsidP="00E328FB">
      <w:pPr>
        <w:spacing w:after="0"/>
        <w:rPr>
          <w:ins w:id="1670" w:author="Author"/>
          <w:rFonts w:ascii="Times New Roman" w:hAnsi="Times New Roman" w:cs="Times New Roman"/>
          <w:color w:val="000000" w:themeColor="text1"/>
          <w:lang w:val="de-DE"/>
        </w:rPr>
      </w:pPr>
      <w:ins w:id="1671" w:author="Author">
        <w:r w:rsidRPr="00E328FB">
          <w:rPr>
            <w:rFonts w:ascii="Times New Roman" w:hAnsi="Times New Roman" w:cs="Times New Roman"/>
            <w:color w:val="000000" w:themeColor="text1"/>
            <w:lang w:val="de-DE"/>
          </w:rPr>
          <w:t>"\\bdarki(es)*\\b",</w:t>
        </w:r>
      </w:ins>
    </w:p>
    <w:p w14:paraId="75958C8E" w14:textId="37CD9A10" w:rsidR="00E328FB" w:rsidRPr="00E328FB" w:rsidRDefault="00E328FB" w:rsidP="00E328FB">
      <w:pPr>
        <w:spacing w:after="0"/>
        <w:rPr>
          <w:ins w:id="1672" w:author="Author"/>
          <w:rFonts w:ascii="Times New Roman" w:hAnsi="Times New Roman" w:cs="Times New Roman"/>
          <w:color w:val="000000" w:themeColor="text1"/>
          <w:lang w:val="de-DE"/>
        </w:rPr>
      </w:pPr>
      <w:ins w:id="1673" w:author="Author">
        <w:r w:rsidRPr="00E328FB">
          <w:rPr>
            <w:rFonts w:ascii="Times New Roman" w:hAnsi="Times New Roman" w:cs="Times New Roman"/>
            <w:color w:val="000000" w:themeColor="text1"/>
            <w:lang w:val="de-DE"/>
          </w:rPr>
          <w:t># "dike"</w:t>
        </w:r>
      </w:ins>
    </w:p>
    <w:p w14:paraId="3A12A399" w14:textId="3443842D" w:rsidR="00E328FB" w:rsidRPr="00E328FB" w:rsidRDefault="00E328FB" w:rsidP="00E328FB">
      <w:pPr>
        <w:spacing w:after="0"/>
        <w:rPr>
          <w:ins w:id="1674" w:author="Author"/>
          <w:rFonts w:ascii="Times New Roman" w:hAnsi="Times New Roman" w:cs="Times New Roman"/>
          <w:color w:val="000000" w:themeColor="text1"/>
        </w:rPr>
      </w:pPr>
      <w:ins w:id="1675" w:author="Author">
        <w:r w:rsidRPr="00E328FB">
          <w:rPr>
            <w:rFonts w:ascii="Times New Roman" w:hAnsi="Times New Roman" w:cs="Times New Roman"/>
            <w:color w:val="000000" w:themeColor="text1"/>
          </w:rPr>
          <w:t>"\\b(bull)*d[iy]*ke(s|z)*\\b",</w:t>
        </w:r>
      </w:ins>
    </w:p>
    <w:p w14:paraId="781AFE7E" w14:textId="37587DB0" w:rsidR="00E328FB" w:rsidRPr="00E328FB" w:rsidRDefault="00E328FB" w:rsidP="00E328FB">
      <w:pPr>
        <w:spacing w:after="0"/>
        <w:rPr>
          <w:ins w:id="1676" w:author="Author"/>
          <w:rFonts w:ascii="Times New Roman" w:hAnsi="Times New Roman" w:cs="Times New Roman"/>
          <w:color w:val="000000" w:themeColor="text1"/>
        </w:rPr>
      </w:pPr>
      <w:ins w:id="1677" w:author="Author">
        <w:r w:rsidRPr="00E328FB">
          <w:rPr>
            <w:rFonts w:ascii="Times New Roman" w:hAnsi="Times New Roman" w:cs="Times New Roman"/>
            <w:color w:val="000000" w:themeColor="text1"/>
          </w:rPr>
          <w:t># "dildo"</w:t>
        </w:r>
      </w:ins>
    </w:p>
    <w:p w14:paraId="6DB675A2" w14:textId="5586EAC4" w:rsidR="00E328FB" w:rsidRPr="00E328FB" w:rsidRDefault="00E328FB" w:rsidP="00E328FB">
      <w:pPr>
        <w:spacing w:after="0"/>
        <w:rPr>
          <w:ins w:id="1678" w:author="Author"/>
          <w:rFonts w:ascii="Times New Roman" w:hAnsi="Times New Roman" w:cs="Times New Roman"/>
          <w:color w:val="000000" w:themeColor="text1"/>
        </w:rPr>
      </w:pPr>
      <w:ins w:id="1679" w:author="Author">
        <w:r w:rsidRPr="00E328FB">
          <w:rPr>
            <w:rFonts w:ascii="Times New Roman" w:hAnsi="Times New Roman" w:cs="Times New Roman"/>
            <w:color w:val="000000" w:themeColor="text1"/>
          </w:rPr>
          <w:t>"\\bdildo(s|z)*\\b",</w:t>
        </w:r>
      </w:ins>
    </w:p>
    <w:p w14:paraId="0BCBC3C9" w14:textId="191FDD6A" w:rsidR="00E328FB" w:rsidRPr="00E328FB" w:rsidRDefault="00E328FB" w:rsidP="00E328FB">
      <w:pPr>
        <w:spacing w:after="0"/>
        <w:rPr>
          <w:ins w:id="1680" w:author="Author"/>
          <w:rFonts w:ascii="Times New Roman" w:hAnsi="Times New Roman" w:cs="Times New Roman"/>
          <w:color w:val="000000" w:themeColor="text1"/>
        </w:rPr>
      </w:pPr>
      <w:ins w:id="1681" w:author="Author">
        <w:r w:rsidRPr="00E328FB">
          <w:rPr>
            <w:rFonts w:ascii="Times New Roman" w:hAnsi="Times New Roman" w:cs="Times New Roman"/>
            <w:color w:val="000000" w:themeColor="text1"/>
          </w:rPr>
          <w:t># "dork"</w:t>
        </w:r>
      </w:ins>
    </w:p>
    <w:p w14:paraId="065121D8" w14:textId="5A04EB7F" w:rsidR="00E328FB" w:rsidRPr="00E328FB" w:rsidRDefault="00E328FB" w:rsidP="00E328FB">
      <w:pPr>
        <w:spacing w:after="0"/>
        <w:rPr>
          <w:ins w:id="1682" w:author="Author"/>
          <w:rFonts w:ascii="Times New Roman" w:hAnsi="Times New Roman" w:cs="Times New Roman"/>
          <w:color w:val="000000" w:themeColor="text1"/>
        </w:rPr>
      </w:pPr>
      <w:ins w:id="1683" w:author="Author">
        <w:r w:rsidRPr="00E328FB">
          <w:rPr>
            <w:rFonts w:ascii="Times New Roman" w:hAnsi="Times New Roman" w:cs="Times New Roman"/>
            <w:color w:val="000000" w:themeColor="text1"/>
          </w:rPr>
          <w:t>"\\bdork(s|z)*\\b",</w:t>
        </w:r>
      </w:ins>
    </w:p>
    <w:p w14:paraId="718C0C18" w14:textId="578DF136" w:rsidR="00E328FB" w:rsidRPr="00E328FB" w:rsidRDefault="00E328FB" w:rsidP="00E328FB">
      <w:pPr>
        <w:spacing w:after="0"/>
        <w:rPr>
          <w:ins w:id="1684" w:author="Author"/>
          <w:rFonts w:ascii="Times New Roman" w:hAnsi="Times New Roman" w:cs="Times New Roman"/>
          <w:color w:val="000000" w:themeColor="text1"/>
        </w:rPr>
      </w:pPr>
      <w:ins w:id="1685" w:author="Author">
        <w:r w:rsidRPr="00E328FB">
          <w:rPr>
            <w:rFonts w:ascii="Times New Roman" w:hAnsi="Times New Roman" w:cs="Times New Roman"/>
            <w:color w:val="000000" w:themeColor="text1"/>
          </w:rPr>
          <w:t># "eff"</w:t>
        </w:r>
      </w:ins>
    </w:p>
    <w:p w14:paraId="25B8AEA0" w14:textId="699F34FB" w:rsidR="00E328FB" w:rsidRPr="00E328FB" w:rsidRDefault="00E328FB" w:rsidP="00E328FB">
      <w:pPr>
        <w:spacing w:after="0"/>
        <w:rPr>
          <w:ins w:id="1686" w:author="Author"/>
          <w:rFonts w:ascii="Times New Roman" w:hAnsi="Times New Roman" w:cs="Times New Roman"/>
          <w:color w:val="000000" w:themeColor="text1"/>
        </w:rPr>
      </w:pPr>
      <w:ins w:id="1687" w:author="Author">
        <w:r w:rsidRPr="00E328FB">
          <w:rPr>
            <w:rFonts w:ascii="Times New Roman" w:hAnsi="Times New Roman" w:cs="Times New Roman"/>
            <w:color w:val="000000" w:themeColor="text1"/>
          </w:rPr>
          <w:t>"\\beff(ing|in|ed|d)*\\b",</w:t>
        </w:r>
      </w:ins>
    </w:p>
    <w:p w14:paraId="390FE83F" w14:textId="3E11BF9C" w:rsidR="00E328FB" w:rsidRPr="00E328FB" w:rsidRDefault="00E328FB" w:rsidP="00E328FB">
      <w:pPr>
        <w:spacing w:after="0"/>
        <w:rPr>
          <w:ins w:id="1688" w:author="Author"/>
          <w:rFonts w:ascii="Times New Roman" w:hAnsi="Times New Roman" w:cs="Times New Roman"/>
          <w:color w:val="000000" w:themeColor="text1"/>
        </w:rPr>
      </w:pPr>
      <w:ins w:id="1689" w:author="Author">
        <w:r w:rsidRPr="00E328FB">
          <w:rPr>
            <w:rFonts w:ascii="Times New Roman" w:hAnsi="Times New Roman" w:cs="Times New Roman"/>
            <w:color w:val="000000" w:themeColor="text1"/>
          </w:rPr>
          <w:t># "fanny"</w:t>
        </w:r>
      </w:ins>
    </w:p>
    <w:p w14:paraId="654A9802" w14:textId="2EAF3E13" w:rsidR="00E328FB" w:rsidRPr="00E328FB" w:rsidRDefault="00E328FB" w:rsidP="00E328FB">
      <w:pPr>
        <w:spacing w:after="0"/>
        <w:rPr>
          <w:ins w:id="1690" w:author="Author"/>
          <w:rFonts w:ascii="Times New Roman" w:hAnsi="Times New Roman" w:cs="Times New Roman"/>
          <w:color w:val="000000" w:themeColor="text1"/>
        </w:rPr>
      </w:pPr>
      <w:ins w:id="1691" w:author="Author">
        <w:r w:rsidRPr="00E328FB">
          <w:rPr>
            <w:rFonts w:ascii="Times New Roman" w:hAnsi="Times New Roman" w:cs="Times New Roman"/>
            <w:color w:val="000000" w:themeColor="text1"/>
          </w:rPr>
          <w:t>"\\bfann(y|ies)+\\b",</w:t>
        </w:r>
      </w:ins>
    </w:p>
    <w:p w14:paraId="79B66A2D" w14:textId="0BBB4453" w:rsidR="00E328FB" w:rsidRPr="00E328FB" w:rsidRDefault="00E328FB" w:rsidP="00E328FB">
      <w:pPr>
        <w:spacing w:after="0"/>
        <w:rPr>
          <w:ins w:id="1692" w:author="Author"/>
          <w:rFonts w:ascii="Times New Roman" w:hAnsi="Times New Roman" w:cs="Times New Roman"/>
          <w:color w:val="000000" w:themeColor="text1"/>
        </w:rPr>
      </w:pPr>
      <w:ins w:id="1693" w:author="Author">
        <w:r w:rsidRPr="00E328FB">
          <w:rPr>
            <w:rFonts w:ascii="Times New Roman" w:hAnsi="Times New Roman" w:cs="Times New Roman"/>
            <w:color w:val="000000" w:themeColor="text1"/>
          </w:rPr>
          <w:t># "fart"</w:t>
        </w:r>
      </w:ins>
    </w:p>
    <w:p w14:paraId="31A6F6DA" w14:textId="613C5297" w:rsidR="00E328FB" w:rsidRPr="00E328FB" w:rsidRDefault="00E328FB" w:rsidP="00E328FB">
      <w:pPr>
        <w:spacing w:after="0"/>
        <w:rPr>
          <w:ins w:id="1694" w:author="Author"/>
          <w:rFonts w:ascii="Times New Roman" w:hAnsi="Times New Roman" w:cs="Times New Roman"/>
          <w:color w:val="000000" w:themeColor="text1"/>
        </w:rPr>
      </w:pPr>
      <w:ins w:id="1695" w:author="Author">
        <w:r w:rsidRPr="00E328FB">
          <w:rPr>
            <w:rFonts w:ascii="Times New Roman" w:hAnsi="Times New Roman" w:cs="Times New Roman"/>
            <w:color w:val="000000" w:themeColor="text1"/>
          </w:rPr>
          <w:t>"\\bfart(s|z|ing|in|ed)*\\b",</w:t>
        </w:r>
      </w:ins>
    </w:p>
    <w:p w14:paraId="6D58CBBB" w14:textId="4CED113A" w:rsidR="00E328FB" w:rsidRPr="00E328FB" w:rsidRDefault="00E328FB" w:rsidP="00E328FB">
      <w:pPr>
        <w:spacing w:after="0"/>
        <w:rPr>
          <w:ins w:id="1696" w:author="Author"/>
          <w:rFonts w:ascii="Times New Roman" w:hAnsi="Times New Roman" w:cs="Times New Roman"/>
          <w:color w:val="000000" w:themeColor="text1"/>
        </w:rPr>
      </w:pPr>
      <w:ins w:id="1697" w:author="Author">
        <w:r w:rsidRPr="00E328FB">
          <w:rPr>
            <w:rFonts w:ascii="Times New Roman" w:hAnsi="Times New Roman" w:cs="Times New Roman"/>
            <w:color w:val="000000" w:themeColor="text1"/>
          </w:rPr>
          <w:t># "frig"</w:t>
        </w:r>
      </w:ins>
    </w:p>
    <w:p w14:paraId="6968D004" w14:textId="41FCD6FC" w:rsidR="00E328FB" w:rsidRPr="00E328FB" w:rsidRDefault="00E328FB" w:rsidP="00E328FB">
      <w:pPr>
        <w:spacing w:after="0"/>
        <w:rPr>
          <w:ins w:id="1698" w:author="Author"/>
          <w:rFonts w:ascii="Times New Roman" w:hAnsi="Times New Roman" w:cs="Times New Roman"/>
          <w:color w:val="000000" w:themeColor="text1"/>
        </w:rPr>
      </w:pPr>
      <w:ins w:id="1699" w:author="Author">
        <w:r w:rsidRPr="00E328FB">
          <w:rPr>
            <w:rFonts w:ascii="Times New Roman" w:hAnsi="Times New Roman" w:cs="Times New Roman"/>
            <w:color w:val="000000" w:themeColor="text1"/>
          </w:rPr>
          <w:t>"\\bfrig(g|gin|ging|ged|gs)*\\b",</w:t>
        </w:r>
      </w:ins>
    </w:p>
    <w:p w14:paraId="75012396" w14:textId="24122DD8" w:rsidR="00E328FB" w:rsidRPr="00E328FB" w:rsidRDefault="00E328FB" w:rsidP="00E328FB">
      <w:pPr>
        <w:spacing w:after="0"/>
        <w:rPr>
          <w:ins w:id="1700" w:author="Author"/>
          <w:rFonts w:ascii="Times New Roman" w:hAnsi="Times New Roman" w:cs="Times New Roman"/>
          <w:color w:val="000000" w:themeColor="text1"/>
        </w:rPr>
      </w:pPr>
      <w:ins w:id="1701" w:author="Author">
        <w:r w:rsidRPr="00E328FB">
          <w:rPr>
            <w:rFonts w:ascii="Times New Roman" w:hAnsi="Times New Roman" w:cs="Times New Roman"/>
            <w:color w:val="000000" w:themeColor="text1"/>
          </w:rPr>
          <w:t># Detects "fuck" variations</w:t>
        </w:r>
      </w:ins>
    </w:p>
    <w:p w14:paraId="47BF252E" w14:textId="3D614F4A" w:rsidR="00E328FB" w:rsidRPr="00E328FB" w:rsidRDefault="003744ED" w:rsidP="00E328FB">
      <w:pPr>
        <w:spacing w:after="0"/>
        <w:rPr>
          <w:ins w:id="1702" w:author="Author"/>
          <w:rFonts w:ascii="Times New Roman" w:hAnsi="Times New Roman" w:cs="Times New Roman"/>
          <w:color w:val="000000" w:themeColor="text1"/>
        </w:rPr>
      </w:pPr>
      <w:ins w:id="1703" w:author="Author">
        <w:r w:rsidRPr="00E328FB">
          <w:rPr>
            <w:rFonts w:ascii="Times New Roman" w:hAnsi="Times New Roman" w:cs="Times New Roman"/>
            <w:color w:val="000000" w:themeColor="text1"/>
          </w:rPr>
          <w:t>"</w:t>
        </w:r>
        <w:r w:rsidR="00E328FB" w:rsidRPr="00E328FB">
          <w:rPr>
            <w:rFonts w:ascii="Times New Roman" w:hAnsi="Times New Roman" w:cs="Times New Roman"/>
            <w:color w:val="000000" w:themeColor="text1"/>
          </w:rPr>
          <w:t>\b(cluster|head|mother|motha|mutha|mada|cock|mom|mum|daddy|father|sister|brother)*[f=ƒ][uµüúû|@a4äáå|e3€ëéê|o0øöóõ|*]*[c¢©(]*[k|&lt;{(][e3€ëéê]*[r]*(head|face|wit|ing|er|a|ed|ers|az)*\\b",</w:t>
        </w:r>
      </w:ins>
    </w:p>
    <w:p w14:paraId="7081E7E3" w14:textId="77942023" w:rsidR="00E328FB" w:rsidRPr="00E328FB" w:rsidRDefault="00E328FB" w:rsidP="00E328FB">
      <w:pPr>
        <w:spacing w:after="0"/>
        <w:rPr>
          <w:ins w:id="1704" w:author="Author"/>
          <w:rFonts w:ascii="Times New Roman" w:hAnsi="Times New Roman" w:cs="Times New Roman"/>
          <w:color w:val="000000" w:themeColor="text1"/>
        </w:rPr>
      </w:pPr>
      <w:ins w:id="1705" w:author="Author">
        <w:r w:rsidRPr="00E328FB">
          <w:rPr>
            <w:rFonts w:ascii="Times New Roman" w:hAnsi="Times New Roman" w:cs="Times New Roman"/>
            <w:color w:val="000000" w:themeColor="text1"/>
          </w:rPr>
          <w:t>"\\b[f=ƒ][c¢©(*k&lt;{(uµüúû*]+(ing|er|a|ed|ers|az)*\\b",</w:t>
        </w:r>
      </w:ins>
    </w:p>
    <w:p w14:paraId="42A9F237" w14:textId="45A9A6D7" w:rsidR="00E328FB" w:rsidRPr="00E328FB" w:rsidRDefault="00E328FB" w:rsidP="00E328FB">
      <w:pPr>
        <w:spacing w:after="0"/>
        <w:rPr>
          <w:ins w:id="1706" w:author="Author"/>
          <w:rFonts w:ascii="Times New Roman" w:hAnsi="Times New Roman" w:cs="Times New Roman"/>
          <w:color w:val="000000" w:themeColor="text1"/>
        </w:rPr>
      </w:pPr>
      <w:ins w:id="1707" w:author="Author">
        <w:r w:rsidRPr="00E328FB">
          <w:rPr>
            <w:rFonts w:ascii="Times New Roman" w:hAnsi="Times New Roman" w:cs="Times New Roman"/>
            <w:color w:val="000000" w:themeColor="text1"/>
          </w:rPr>
          <w:t># Detects "fuck" variations as 'f'</w:t>
        </w:r>
      </w:ins>
    </w:p>
    <w:p w14:paraId="7024E949" w14:textId="7889A50E" w:rsidR="00E328FB" w:rsidRPr="00E328FB" w:rsidRDefault="00E328FB" w:rsidP="00E328FB">
      <w:pPr>
        <w:spacing w:after="0"/>
        <w:rPr>
          <w:ins w:id="1708" w:author="Author"/>
          <w:rFonts w:ascii="Times New Roman" w:hAnsi="Times New Roman" w:cs="Times New Roman"/>
          <w:color w:val="000000" w:themeColor="text1"/>
        </w:rPr>
      </w:pPr>
      <w:ins w:id="1709" w:author="Author">
        <w:r w:rsidRPr="00E328FB">
          <w:rPr>
            <w:rFonts w:ascii="Times New Roman" w:hAnsi="Times New Roman" w:cs="Times New Roman"/>
            <w:color w:val="000000" w:themeColor="text1"/>
          </w:rPr>
          <w:t>"\\bf\\b",</w:t>
        </w:r>
      </w:ins>
    </w:p>
    <w:p w14:paraId="531692B9" w14:textId="09D779F3" w:rsidR="00E328FB" w:rsidRPr="00E328FB" w:rsidRDefault="00E328FB" w:rsidP="00E328FB">
      <w:pPr>
        <w:spacing w:after="0"/>
        <w:rPr>
          <w:ins w:id="1710" w:author="Author"/>
          <w:rFonts w:ascii="Times New Roman" w:hAnsi="Times New Roman" w:cs="Times New Roman"/>
          <w:color w:val="000000" w:themeColor="text1"/>
        </w:rPr>
      </w:pPr>
      <w:ins w:id="1711" w:author="Author">
        <w:r w:rsidRPr="00E328FB">
          <w:rPr>
            <w:rFonts w:ascii="Times New Roman" w:hAnsi="Times New Roman" w:cs="Times New Roman"/>
            <w:color w:val="000000" w:themeColor="text1"/>
          </w:rPr>
          <w:t># "gash"</w:t>
        </w:r>
      </w:ins>
    </w:p>
    <w:p w14:paraId="5623045F" w14:textId="5A81F6EA" w:rsidR="00E328FB" w:rsidRPr="00E328FB" w:rsidRDefault="00E328FB" w:rsidP="00E328FB">
      <w:pPr>
        <w:spacing w:after="0"/>
        <w:rPr>
          <w:ins w:id="1712" w:author="Author"/>
          <w:rFonts w:ascii="Times New Roman" w:hAnsi="Times New Roman" w:cs="Times New Roman"/>
          <w:color w:val="000000" w:themeColor="text1"/>
        </w:rPr>
      </w:pPr>
      <w:ins w:id="1713" w:author="Author">
        <w:r w:rsidRPr="00E328FB">
          <w:rPr>
            <w:rFonts w:ascii="Times New Roman" w:hAnsi="Times New Roman" w:cs="Times New Roman"/>
            <w:color w:val="000000" w:themeColor="text1"/>
          </w:rPr>
          <w:t>"\\bgash\\b",</w:t>
        </w:r>
      </w:ins>
    </w:p>
    <w:p w14:paraId="186B91FF" w14:textId="282CB9A6" w:rsidR="00E328FB" w:rsidRPr="00E328FB" w:rsidRDefault="00E328FB" w:rsidP="00E328FB">
      <w:pPr>
        <w:spacing w:after="0"/>
        <w:rPr>
          <w:ins w:id="1714" w:author="Author"/>
          <w:rFonts w:ascii="Times New Roman" w:hAnsi="Times New Roman" w:cs="Times New Roman"/>
          <w:color w:val="000000" w:themeColor="text1"/>
        </w:rPr>
      </w:pPr>
      <w:ins w:id="1715" w:author="Author">
        <w:r w:rsidRPr="00E328FB">
          <w:rPr>
            <w:rFonts w:ascii="Times New Roman" w:hAnsi="Times New Roman" w:cs="Times New Roman"/>
            <w:color w:val="000000" w:themeColor="text1"/>
          </w:rPr>
          <w:t># "gook"</w:t>
        </w:r>
      </w:ins>
    </w:p>
    <w:p w14:paraId="529CD062" w14:textId="247A79A1" w:rsidR="00E328FB" w:rsidRPr="00E328FB" w:rsidRDefault="00E328FB" w:rsidP="00E328FB">
      <w:pPr>
        <w:spacing w:after="0"/>
        <w:rPr>
          <w:ins w:id="1716" w:author="Author"/>
          <w:rFonts w:ascii="Times New Roman" w:hAnsi="Times New Roman" w:cs="Times New Roman"/>
          <w:color w:val="000000" w:themeColor="text1"/>
        </w:rPr>
      </w:pPr>
      <w:ins w:id="1717" w:author="Author">
        <w:r w:rsidRPr="00E328FB">
          <w:rPr>
            <w:rFonts w:ascii="Times New Roman" w:hAnsi="Times New Roman" w:cs="Times New Roman"/>
            <w:color w:val="000000" w:themeColor="text1"/>
          </w:rPr>
          <w:t>"\\bg[o]*ok(s|z)*\\b",</w:t>
        </w:r>
      </w:ins>
    </w:p>
    <w:p w14:paraId="64F3341D" w14:textId="48173E3C" w:rsidR="00E328FB" w:rsidRPr="00E328FB" w:rsidRDefault="00E328FB" w:rsidP="00E328FB">
      <w:pPr>
        <w:spacing w:after="0"/>
        <w:rPr>
          <w:ins w:id="1718" w:author="Author"/>
          <w:rFonts w:ascii="Times New Roman" w:hAnsi="Times New Roman" w:cs="Times New Roman"/>
          <w:color w:val="000000" w:themeColor="text1"/>
        </w:rPr>
      </w:pPr>
      <w:ins w:id="1719" w:author="Author">
        <w:r w:rsidRPr="00E328FB">
          <w:rPr>
            <w:rFonts w:ascii="Times New Roman" w:hAnsi="Times New Roman" w:cs="Times New Roman"/>
            <w:color w:val="000000" w:themeColor="text1"/>
          </w:rPr>
          <w:t># "idiot"</w:t>
        </w:r>
      </w:ins>
    </w:p>
    <w:p w14:paraId="1CB634AD" w14:textId="3596A14B" w:rsidR="00E328FB" w:rsidRPr="00E328FB" w:rsidRDefault="00E328FB" w:rsidP="00E328FB">
      <w:pPr>
        <w:spacing w:after="0"/>
        <w:rPr>
          <w:ins w:id="1720" w:author="Author"/>
          <w:rFonts w:ascii="Times New Roman" w:hAnsi="Times New Roman" w:cs="Times New Roman"/>
          <w:color w:val="000000" w:themeColor="text1"/>
        </w:rPr>
      </w:pPr>
      <w:ins w:id="1721" w:author="Author">
        <w:r w:rsidRPr="00E328FB">
          <w:rPr>
            <w:rFonts w:ascii="Times New Roman" w:hAnsi="Times New Roman" w:cs="Times New Roman"/>
            <w:color w:val="000000" w:themeColor="text1"/>
          </w:rPr>
          <w:t>"\\bidiot(s|z)*\\b",</w:t>
        </w:r>
      </w:ins>
    </w:p>
    <w:p w14:paraId="150F8AFF" w14:textId="6A8A621F" w:rsidR="00E328FB" w:rsidRPr="00E328FB" w:rsidRDefault="00E328FB" w:rsidP="00E328FB">
      <w:pPr>
        <w:spacing w:after="0"/>
        <w:rPr>
          <w:ins w:id="1722" w:author="Author"/>
          <w:rFonts w:ascii="Times New Roman" w:hAnsi="Times New Roman" w:cs="Times New Roman"/>
          <w:color w:val="000000" w:themeColor="text1"/>
        </w:rPr>
      </w:pPr>
      <w:ins w:id="1723" w:author="Author">
        <w:r w:rsidRPr="00E328FB">
          <w:rPr>
            <w:rFonts w:ascii="Times New Roman" w:hAnsi="Times New Roman" w:cs="Times New Roman"/>
            <w:color w:val="000000" w:themeColor="text1"/>
          </w:rPr>
          <w:t># "jackass"</w:t>
        </w:r>
      </w:ins>
    </w:p>
    <w:p w14:paraId="031C8951" w14:textId="7DC18D01" w:rsidR="00E328FB" w:rsidRPr="00E328FB" w:rsidRDefault="00E328FB" w:rsidP="00E328FB">
      <w:pPr>
        <w:spacing w:after="0"/>
        <w:rPr>
          <w:ins w:id="1724" w:author="Author"/>
          <w:rFonts w:ascii="Times New Roman" w:hAnsi="Times New Roman" w:cs="Times New Roman"/>
          <w:color w:val="000000" w:themeColor="text1"/>
        </w:rPr>
      </w:pPr>
      <w:ins w:id="1725" w:author="Author">
        <w:r w:rsidRPr="00E328FB">
          <w:rPr>
            <w:rFonts w:ascii="Times New Roman" w:hAnsi="Times New Roman" w:cs="Times New Roman"/>
            <w:color w:val="000000" w:themeColor="text1"/>
          </w:rPr>
          <w:t>"\\bjacka[s5$§z][s5$§z]\\b",</w:t>
        </w:r>
      </w:ins>
    </w:p>
    <w:p w14:paraId="78CC8B44" w14:textId="351FEC22" w:rsidR="00E328FB" w:rsidRPr="00E328FB" w:rsidRDefault="00E328FB" w:rsidP="00E328FB">
      <w:pPr>
        <w:spacing w:after="0"/>
        <w:rPr>
          <w:ins w:id="1726" w:author="Author"/>
          <w:rFonts w:ascii="Times New Roman" w:hAnsi="Times New Roman" w:cs="Times New Roman"/>
          <w:color w:val="000000" w:themeColor="text1"/>
          <w:lang w:val="de-DE"/>
        </w:rPr>
      </w:pPr>
      <w:ins w:id="1727" w:author="Author">
        <w:r w:rsidRPr="00E328FB">
          <w:rPr>
            <w:rFonts w:ascii="Times New Roman" w:hAnsi="Times New Roman" w:cs="Times New Roman"/>
            <w:color w:val="000000" w:themeColor="text1"/>
            <w:lang w:val="de-DE"/>
          </w:rPr>
          <w:t># "jap"</w:t>
        </w:r>
      </w:ins>
    </w:p>
    <w:p w14:paraId="70DDC398" w14:textId="75EB3E4E" w:rsidR="00E328FB" w:rsidRPr="00E328FB" w:rsidRDefault="00E328FB" w:rsidP="00E328FB">
      <w:pPr>
        <w:spacing w:after="0"/>
        <w:rPr>
          <w:ins w:id="1728" w:author="Author"/>
          <w:rFonts w:ascii="Times New Roman" w:hAnsi="Times New Roman" w:cs="Times New Roman"/>
          <w:color w:val="000000" w:themeColor="text1"/>
          <w:lang w:val="de-DE"/>
        </w:rPr>
      </w:pPr>
      <w:ins w:id="1729" w:author="Author">
        <w:r w:rsidRPr="00E328FB">
          <w:rPr>
            <w:rFonts w:ascii="Times New Roman" w:hAnsi="Times New Roman" w:cs="Times New Roman"/>
            <w:color w:val="000000" w:themeColor="text1"/>
            <w:lang w:val="de-DE"/>
          </w:rPr>
          <w:t>"\\bjap[zs]*\\b",</w:t>
        </w:r>
      </w:ins>
    </w:p>
    <w:p w14:paraId="06A58A45" w14:textId="21D2BC89" w:rsidR="00E328FB" w:rsidRPr="00E328FB" w:rsidRDefault="00E328FB" w:rsidP="00E328FB">
      <w:pPr>
        <w:spacing w:after="0"/>
        <w:rPr>
          <w:ins w:id="1730" w:author="Author"/>
          <w:rFonts w:ascii="Times New Roman" w:hAnsi="Times New Roman" w:cs="Times New Roman"/>
          <w:color w:val="000000" w:themeColor="text1"/>
          <w:lang w:val="de-DE"/>
        </w:rPr>
      </w:pPr>
      <w:ins w:id="1731" w:author="Author">
        <w:r w:rsidRPr="00E328FB">
          <w:rPr>
            <w:rFonts w:ascii="Times New Roman" w:hAnsi="Times New Roman" w:cs="Times New Roman"/>
            <w:color w:val="000000" w:themeColor="text1"/>
            <w:lang w:val="de-DE"/>
          </w:rPr>
          <w:t># "jerk"</w:t>
        </w:r>
      </w:ins>
    </w:p>
    <w:p w14:paraId="427026D3" w14:textId="4D26624F" w:rsidR="00E328FB" w:rsidRPr="00E328FB" w:rsidRDefault="00E328FB" w:rsidP="00E328FB">
      <w:pPr>
        <w:spacing w:after="0"/>
        <w:rPr>
          <w:ins w:id="1732" w:author="Author"/>
          <w:rFonts w:ascii="Times New Roman" w:hAnsi="Times New Roman" w:cs="Times New Roman"/>
          <w:color w:val="000000" w:themeColor="text1"/>
          <w:lang w:val="de-DE"/>
        </w:rPr>
      </w:pPr>
      <w:ins w:id="1733" w:author="Author">
        <w:r w:rsidRPr="00E328FB">
          <w:rPr>
            <w:rFonts w:ascii="Times New Roman" w:hAnsi="Times New Roman" w:cs="Times New Roman"/>
            <w:color w:val="000000" w:themeColor="text1"/>
            <w:lang w:val="de-DE"/>
          </w:rPr>
          <w:t>"\\bjerk(s|z|in|ing|ed)*\\b",</w:t>
        </w:r>
      </w:ins>
    </w:p>
    <w:p w14:paraId="638E40F2" w14:textId="22A85979" w:rsidR="00E328FB" w:rsidRPr="00E328FB" w:rsidRDefault="00E328FB" w:rsidP="00E328FB">
      <w:pPr>
        <w:spacing w:after="0"/>
        <w:rPr>
          <w:ins w:id="1734" w:author="Author"/>
          <w:rFonts w:ascii="Times New Roman" w:hAnsi="Times New Roman" w:cs="Times New Roman"/>
          <w:color w:val="000000" w:themeColor="text1"/>
        </w:rPr>
      </w:pPr>
      <w:ins w:id="1735" w:author="Author">
        <w:r w:rsidRPr="00E328FB">
          <w:rPr>
            <w:rFonts w:ascii="Times New Roman" w:hAnsi="Times New Roman" w:cs="Times New Roman"/>
            <w:color w:val="000000" w:themeColor="text1"/>
          </w:rPr>
          <w:t># "jiss"</w:t>
        </w:r>
      </w:ins>
    </w:p>
    <w:p w14:paraId="383C4FE5" w14:textId="73892B30" w:rsidR="00E328FB" w:rsidRPr="00E328FB" w:rsidRDefault="00E328FB" w:rsidP="00E328FB">
      <w:pPr>
        <w:spacing w:after="0"/>
        <w:rPr>
          <w:ins w:id="1736" w:author="Author"/>
          <w:rFonts w:ascii="Times New Roman" w:hAnsi="Times New Roman" w:cs="Times New Roman"/>
          <w:color w:val="000000" w:themeColor="text1"/>
        </w:rPr>
      </w:pPr>
      <w:ins w:id="1737" w:author="Author">
        <w:r w:rsidRPr="00E328FB">
          <w:rPr>
            <w:rFonts w:ascii="Times New Roman" w:hAnsi="Times New Roman" w:cs="Times New Roman"/>
            <w:color w:val="000000" w:themeColor="text1"/>
          </w:rPr>
          <w:t>"\\bji[s5$§z][s5$§z]+\\b",</w:t>
        </w:r>
      </w:ins>
    </w:p>
    <w:p w14:paraId="7CD1DD0E" w14:textId="7DEE7AE1" w:rsidR="00E328FB" w:rsidRPr="00E328FB" w:rsidRDefault="00E328FB" w:rsidP="00E328FB">
      <w:pPr>
        <w:spacing w:after="0"/>
        <w:rPr>
          <w:ins w:id="1738" w:author="Author"/>
          <w:rFonts w:ascii="Times New Roman" w:hAnsi="Times New Roman" w:cs="Times New Roman"/>
          <w:color w:val="000000" w:themeColor="text1"/>
        </w:rPr>
      </w:pPr>
      <w:ins w:id="1739" w:author="Author">
        <w:r w:rsidRPr="00E328FB">
          <w:rPr>
            <w:rFonts w:ascii="Times New Roman" w:hAnsi="Times New Roman" w:cs="Times New Roman"/>
            <w:color w:val="000000" w:themeColor="text1"/>
          </w:rPr>
          <w:t># "jug"</w:t>
        </w:r>
      </w:ins>
    </w:p>
    <w:p w14:paraId="7DEC68A6" w14:textId="621323BE" w:rsidR="00E328FB" w:rsidRPr="00E328FB" w:rsidRDefault="00E328FB" w:rsidP="00E328FB">
      <w:pPr>
        <w:spacing w:after="0"/>
        <w:rPr>
          <w:ins w:id="1740" w:author="Author"/>
          <w:rFonts w:ascii="Times New Roman" w:hAnsi="Times New Roman" w:cs="Times New Roman"/>
          <w:color w:val="000000" w:themeColor="text1"/>
        </w:rPr>
      </w:pPr>
      <w:ins w:id="1741" w:author="Author">
        <w:r w:rsidRPr="00E328FB">
          <w:rPr>
            <w:rFonts w:ascii="Times New Roman" w:hAnsi="Times New Roman" w:cs="Times New Roman"/>
            <w:color w:val="000000" w:themeColor="text1"/>
          </w:rPr>
          <w:t>"\\bjug[g]*[s5$§z]*\\b",</w:t>
        </w:r>
      </w:ins>
    </w:p>
    <w:p w14:paraId="71779EFD" w14:textId="5CA43927" w:rsidR="00E328FB" w:rsidRPr="00E328FB" w:rsidRDefault="00E328FB" w:rsidP="00E328FB">
      <w:pPr>
        <w:spacing w:after="0"/>
        <w:rPr>
          <w:ins w:id="1742" w:author="Author"/>
          <w:rFonts w:ascii="Times New Roman" w:hAnsi="Times New Roman" w:cs="Times New Roman"/>
          <w:color w:val="000000" w:themeColor="text1"/>
        </w:rPr>
      </w:pPr>
      <w:ins w:id="1743" w:author="Author">
        <w:r w:rsidRPr="00E328FB">
          <w:rPr>
            <w:rFonts w:ascii="Times New Roman" w:hAnsi="Times New Roman" w:cs="Times New Roman"/>
            <w:color w:val="000000" w:themeColor="text1"/>
          </w:rPr>
          <w:t># "shit"</w:t>
        </w:r>
      </w:ins>
    </w:p>
    <w:p w14:paraId="523F4CE7" w14:textId="38AB7083" w:rsidR="00E328FB" w:rsidRPr="00E328FB" w:rsidRDefault="00E328FB" w:rsidP="00E328FB">
      <w:pPr>
        <w:spacing w:after="0"/>
        <w:rPr>
          <w:ins w:id="1744" w:author="Author"/>
          <w:rFonts w:ascii="Times New Roman" w:hAnsi="Times New Roman" w:cs="Times New Roman"/>
          <w:color w:val="000000" w:themeColor="text1"/>
        </w:rPr>
      </w:pPr>
      <w:ins w:id="1745" w:author="Author">
        <w:r w:rsidRPr="00E328FB">
          <w:rPr>
            <w:rFonts w:ascii="Times New Roman" w:hAnsi="Times New Roman" w:cs="Times New Roman"/>
            <w:color w:val="000000" w:themeColor="text1"/>
          </w:rPr>
          <w:t>"\\b[(dip)]*[s5$§z]h[1!|ïíì]+[t7+†]*(ing|e|in|er|a|ed|ers|az|s|z)*\\b",</w:t>
        </w:r>
      </w:ins>
    </w:p>
    <w:p w14:paraId="0D8CC0DD" w14:textId="67DE937C" w:rsidR="00E328FB" w:rsidRPr="00E328FB" w:rsidRDefault="00E328FB" w:rsidP="00E328FB">
      <w:pPr>
        <w:spacing w:after="0"/>
        <w:rPr>
          <w:ins w:id="1746" w:author="Author"/>
          <w:rFonts w:ascii="Times New Roman" w:hAnsi="Times New Roman" w:cs="Times New Roman"/>
          <w:color w:val="000000" w:themeColor="text1"/>
        </w:rPr>
      </w:pPr>
      <w:ins w:id="1747" w:author="Author">
        <w:r w:rsidRPr="00E328FB">
          <w:rPr>
            <w:rFonts w:ascii="Times New Roman" w:hAnsi="Times New Roman" w:cs="Times New Roman"/>
            <w:color w:val="000000" w:themeColor="text1"/>
          </w:rPr>
          <w:t># Online variants</w:t>
        </w:r>
      </w:ins>
    </w:p>
    <w:p w14:paraId="6BCF8C70" w14:textId="31216A01" w:rsidR="00E328FB" w:rsidRPr="00E328FB" w:rsidRDefault="00E328FB" w:rsidP="00E328FB">
      <w:pPr>
        <w:spacing w:after="0"/>
        <w:rPr>
          <w:ins w:id="1748" w:author="Author"/>
          <w:rFonts w:ascii="Times New Roman" w:hAnsi="Times New Roman" w:cs="Times New Roman"/>
          <w:color w:val="000000" w:themeColor="text1"/>
        </w:rPr>
      </w:pPr>
      <w:ins w:id="1749" w:author="Author">
        <w:r w:rsidRPr="00E328FB">
          <w:rPr>
            <w:rFonts w:ascii="Times New Roman" w:hAnsi="Times New Roman" w:cs="Times New Roman"/>
            <w:color w:val="000000" w:themeColor="text1"/>
          </w:rPr>
          <w:t># Knock the f*** out</w:t>
        </w:r>
      </w:ins>
    </w:p>
    <w:p w14:paraId="346097D1" w14:textId="2E6917CD" w:rsidR="00E328FB" w:rsidRPr="00E328FB" w:rsidRDefault="00E328FB" w:rsidP="00E328FB">
      <w:pPr>
        <w:spacing w:after="0"/>
        <w:rPr>
          <w:ins w:id="1750" w:author="Author"/>
          <w:rFonts w:ascii="Times New Roman" w:hAnsi="Times New Roman" w:cs="Times New Roman"/>
          <w:color w:val="000000" w:themeColor="text1"/>
        </w:rPr>
      </w:pPr>
      <w:ins w:id="1751" w:author="Author">
        <w:r w:rsidRPr="00E328FB">
          <w:rPr>
            <w:rFonts w:ascii="Times New Roman" w:hAnsi="Times New Roman" w:cs="Times New Roman"/>
            <w:color w:val="000000" w:themeColor="text1"/>
          </w:rPr>
          <w:t>"\\bktfo\\b",</w:t>
        </w:r>
      </w:ins>
    </w:p>
    <w:p w14:paraId="78AD0DE1" w14:textId="1EC3E282" w:rsidR="00E328FB" w:rsidRPr="00E328FB" w:rsidRDefault="00E328FB" w:rsidP="00E328FB">
      <w:pPr>
        <w:spacing w:after="0"/>
        <w:rPr>
          <w:ins w:id="1752" w:author="Author"/>
          <w:rFonts w:ascii="Times New Roman" w:hAnsi="Times New Roman" w:cs="Times New Roman"/>
          <w:color w:val="000000" w:themeColor="text1"/>
        </w:rPr>
      </w:pPr>
      <w:ins w:id="1753" w:author="Author">
        <w:r w:rsidRPr="00E328FB">
          <w:rPr>
            <w:rFonts w:ascii="Times New Roman" w:hAnsi="Times New Roman" w:cs="Times New Roman"/>
            <w:color w:val="000000" w:themeColor="text1"/>
          </w:rPr>
          <w:t># Shut the f*** up</w:t>
        </w:r>
      </w:ins>
    </w:p>
    <w:p w14:paraId="200ADC74" w14:textId="219D8431" w:rsidR="00E328FB" w:rsidRPr="00E328FB" w:rsidRDefault="00E328FB" w:rsidP="00E328FB">
      <w:pPr>
        <w:spacing w:after="0"/>
        <w:rPr>
          <w:ins w:id="1754" w:author="Author"/>
          <w:rFonts w:ascii="Times New Roman" w:hAnsi="Times New Roman" w:cs="Times New Roman"/>
          <w:color w:val="000000" w:themeColor="text1"/>
        </w:rPr>
      </w:pPr>
      <w:ins w:id="1755" w:author="Author">
        <w:r w:rsidRPr="00E328FB">
          <w:rPr>
            <w:rFonts w:ascii="Times New Roman" w:hAnsi="Times New Roman" w:cs="Times New Roman"/>
            <w:color w:val="000000" w:themeColor="text1"/>
          </w:rPr>
          <w:t>"\\bstfu\\b",</w:t>
        </w:r>
      </w:ins>
    </w:p>
    <w:p w14:paraId="5BB8208F" w14:textId="19C84E70" w:rsidR="00E328FB" w:rsidRPr="00E328FB" w:rsidRDefault="00E328FB" w:rsidP="00E328FB">
      <w:pPr>
        <w:spacing w:after="0"/>
        <w:rPr>
          <w:ins w:id="1756" w:author="Author"/>
          <w:rFonts w:ascii="Times New Roman" w:hAnsi="Times New Roman" w:cs="Times New Roman"/>
          <w:color w:val="000000" w:themeColor="text1"/>
        </w:rPr>
      </w:pPr>
      <w:ins w:id="1757" w:author="Author">
        <w:r w:rsidRPr="00E328FB">
          <w:rPr>
            <w:rFonts w:ascii="Times New Roman" w:hAnsi="Times New Roman" w:cs="Times New Roman"/>
            <w:color w:val="000000" w:themeColor="text1"/>
          </w:rPr>
          <w:t># Get the f*** out</w:t>
        </w:r>
      </w:ins>
    </w:p>
    <w:p w14:paraId="64FA4CC5" w14:textId="277C81E3" w:rsidR="00E328FB" w:rsidRPr="00E328FB" w:rsidRDefault="00E328FB" w:rsidP="00E328FB">
      <w:pPr>
        <w:spacing w:after="0"/>
        <w:rPr>
          <w:ins w:id="1758" w:author="Author"/>
          <w:rFonts w:ascii="Times New Roman" w:hAnsi="Times New Roman" w:cs="Times New Roman"/>
          <w:color w:val="000000" w:themeColor="text1"/>
        </w:rPr>
      </w:pPr>
      <w:ins w:id="1759" w:author="Author">
        <w:r w:rsidRPr="00E328FB">
          <w:rPr>
            <w:rFonts w:ascii="Times New Roman" w:hAnsi="Times New Roman" w:cs="Times New Roman"/>
            <w:color w:val="000000" w:themeColor="text1"/>
          </w:rPr>
          <w:t>"\\bgtfo\\b",</w:t>
        </w:r>
      </w:ins>
    </w:p>
    <w:p w14:paraId="7160176D" w14:textId="19E95E55" w:rsidR="00E328FB" w:rsidRPr="00E328FB" w:rsidRDefault="00E328FB" w:rsidP="00E328FB">
      <w:pPr>
        <w:spacing w:after="0"/>
        <w:rPr>
          <w:ins w:id="1760" w:author="Author"/>
          <w:rFonts w:ascii="Times New Roman" w:hAnsi="Times New Roman" w:cs="Times New Roman"/>
          <w:color w:val="000000" w:themeColor="text1"/>
        </w:rPr>
      </w:pPr>
      <w:ins w:id="1761" w:author="Author">
        <w:r w:rsidRPr="00E328FB">
          <w:rPr>
            <w:rFonts w:ascii="Times New Roman" w:hAnsi="Times New Roman" w:cs="Times New Roman"/>
            <w:color w:val="000000" w:themeColor="text1"/>
          </w:rPr>
          <w:t># Not giving a f***</w:t>
        </w:r>
      </w:ins>
    </w:p>
    <w:p w14:paraId="6C436CA3" w14:textId="7EE96F1B" w:rsidR="00E328FB" w:rsidRPr="00E328FB" w:rsidRDefault="00E328FB" w:rsidP="00E328FB">
      <w:pPr>
        <w:spacing w:after="0"/>
        <w:rPr>
          <w:ins w:id="1762" w:author="Author"/>
          <w:rFonts w:ascii="Times New Roman" w:hAnsi="Times New Roman" w:cs="Times New Roman"/>
          <w:color w:val="000000" w:themeColor="text1"/>
        </w:rPr>
      </w:pPr>
      <w:ins w:id="1763" w:author="Author">
        <w:r w:rsidRPr="00E328FB">
          <w:rPr>
            <w:rFonts w:ascii="Times New Roman" w:hAnsi="Times New Roman" w:cs="Times New Roman"/>
            <w:color w:val="000000" w:themeColor="text1"/>
          </w:rPr>
          <w:t>"\\bngaf\\b",</w:t>
        </w:r>
      </w:ins>
    </w:p>
    <w:p w14:paraId="71AB9077" w14:textId="45250921" w:rsidR="00E328FB" w:rsidRPr="00E328FB" w:rsidRDefault="00E328FB" w:rsidP="00E328FB">
      <w:pPr>
        <w:spacing w:after="0"/>
        <w:rPr>
          <w:ins w:id="1764" w:author="Author"/>
          <w:rFonts w:ascii="Times New Roman" w:hAnsi="Times New Roman" w:cs="Times New Roman"/>
          <w:color w:val="000000" w:themeColor="text1"/>
        </w:rPr>
      </w:pPr>
      <w:ins w:id="1765" w:author="Author">
        <w:r w:rsidRPr="00E328FB">
          <w:rPr>
            <w:rFonts w:ascii="Times New Roman" w:hAnsi="Times New Roman" w:cs="Times New Roman"/>
            <w:color w:val="000000" w:themeColor="text1"/>
          </w:rPr>
          <w:t># Don't give a f***</w:t>
        </w:r>
      </w:ins>
    </w:p>
    <w:p w14:paraId="5DF3931C" w14:textId="6EE5B685" w:rsidR="00E328FB" w:rsidRPr="00E328FB" w:rsidRDefault="00E328FB" w:rsidP="00E328FB">
      <w:pPr>
        <w:spacing w:after="0"/>
        <w:rPr>
          <w:ins w:id="1766" w:author="Author"/>
          <w:rFonts w:ascii="Times New Roman" w:hAnsi="Times New Roman" w:cs="Times New Roman"/>
          <w:color w:val="000000" w:themeColor="text1"/>
        </w:rPr>
      </w:pPr>
      <w:ins w:id="1767" w:author="Author">
        <w:r w:rsidRPr="00E328FB">
          <w:rPr>
            <w:rFonts w:ascii="Times New Roman" w:hAnsi="Times New Roman" w:cs="Times New Roman"/>
            <w:color w:val="000000" w:themeColor="text1"/>
          </w:rPr>
          <w:t>"\\bdgaf\\b",</w:t>
        </w:r>
      </w:ins>
    </w:p>
    <w:p w14:paraId="645F82D2" w14:textId="4A9E593C" w:rsidR="00E328FB" w:rsidRPr="00E328FB" w:rsidRDefault="00E328FB" w:rsidP="00E328FB">
      <w:pPr>
        <w:spacing w:after="0"/>
        <w:rPr>
          <w:ins w:id="1768" w:author="Author"/>
          <w:rFonts w:ascii="Times New Roman" w:hAnsi="Times New Roman" w:cs="Times New Roman"/>
          <w:color w:val="000000" w:themeColor="text1"/>
        </w:rPr>
      </w:pPr>
      <w:ins w:id="1769" w:author="Author">
        <w:r w:rsidRPr="00E328FB">
          <w:rPr>
            <w:rFonts w:ascii="Times New Roman" w:hAnsi="Times New Roman" w:cs="Times New Roman"/>
            <w:color w:val="000000" w:themeColor="text1"/>
          </w:rPr>
          <w:t># For f***'s sake</w:t>
        </w:r>
      </w:ins>
    </w:p>
    <w:p w14:paraId="5EF55828" w14:textId="1809983B" w:rsidR="00E328FB" w:rsidRPr="00E328FB" w:rsidRDefault="00E328FB" w:rsidP="00E328FB">
      <w:pPr>
        <w:spacing w:after="0"/>
        <w:rPr>
          <w:ins w:id="1770" w:author="Author"/>
          <w:rFonts w:ascii="Times New Roman" w:hAnsi="Times New Roman" w:cs="Times New Roman"/>
          <w:color w:val="000000" w:themeColor="text1"/>
        </w:rPr>
      </w:pPr>
      <w:ins w:id="1771" w:author="Author">
        <w:r w:rsidRPr="00E328FB">
          <w:rPr>
            <w:rFonts w:ascii="Times New Roman" w:hAnsi="Times New Roman" w:cs="Times New Roman"/>
            <w:color w:val="000000" w:themeColor="text1"/>
          </w:rPr>
          <w:t>"\\bffs\\b",</w:t>
        </w:r>
      </w:ins>
    </w:p>
    <w:p w14:paraId="0543ED72" w14:textId="02646921" w:rsidR="00E328FB" w:rsidRPr="00E328FB" w:rsidRDefault="00E328FB" w:rsidP="00E328FB">
      <w:pPr>
        <w:spacing w:after="0"/>
        <w:rPr>
          <w:ins w:id="1772" w:author="Author"/>
          <w:rFonts w:ascii="Times New Roman" w:hAnsi="Times New Roman" w:cs="Times New Roman"/>
          <w:color w:val="000000" w:themeColor="text1"/>
        </w:rPr>
      </w:pPr>
      <w:ins w:id="1773" w:author="Author">
        <w:r w:rsidRPr="00E328FB">
          <w:rPr>
            <w:rFonts w:ascii="Times New Roman" w:hAnsi="Times New Roman" w:cs="Times New Roman"/>
            <w:color w:val="000000" w:themeColor="text1"/>
          </w:rPr>
          <w:t># F*** my life</w:t>
        </w:r>
      </w:ins>
    </w:p>
    <w:p w14:paraId="7D82C80A" w14:textId="688F06D5" w:rsidR="00E328FB" w:rsidRPr="00E328FB" w:rsidRDefault="00E328FB" w:rsidP="00E328FB">
      <w:pPr>
        <w:spacing w:after="0"/>
        <w:rPr>
          <w:ins w:id="1774" w:author="Author"/>
          <w:rFonts w:ascii="Times New Roman" w:hAnsi="Times New Roman" w:cs="Times New Roman"/>
          <w:color w:val="000000" w:themeColor="text1"/>
        </w:rPr>
      </w:pPr>
      <w:ins w:id="1775" w:author="Author">
        <w:r w:rsidRPr="00E328FB">
          <w:rPr>
            <w:rFonts w:ascii="Times New Roman" w:hAnsi="Times New Roman" w:cs="Times New Roman"/>
            <w:color w:val="000000" w:themeColor="text1"/>
          </w:rPr>
          <w:t>"\\bfml\\b",</w:t>
        </w:r>
      </w:ins>
    </w:p>
    <w:p w14:paraId="1D411422" w14:textId="4E4FA377" w:rsidR="00E328FB" w:rsidRPr="00E328FB" w:rsidRDefault="00E328FB" w:rsidP="00E328FB">
      <w:pPr>
        <w:spacing w:after="0"/>
        <w:rPr>
          <w:ins w:id="1776" w:author="Author"/>
          <w:rFonts w:ascii="Times New Roman" w:hAnsi="Times New Roman" w:cs="Times New Roman"/>
          <w:color w:val="000000" w:themeColor="text1"/>
        </w:rPr>
      </w:pPr>
      <w:ins w:id="1777" w:author="Author">
        <w:r w:rsidRPr="00E328FB">
          <w:rPr>
            <w:rFonts w:ascii="Times New Roman" w:hAnsi="Times New Roman" w:cs="Times New Roman"/>
            <w:color w:val="000000" w:themeColor="text1"/>
          </w:rPr>
          <w:t># Oh my f***ing god</w:t>
        </w:r>
      </w:ins>
    </w:p>
    <w:p w14:paraId="04B908A8" w14:textId="691E25EC" w:rsidR="00E328FB" w:rsidRPr="00E328FB" w:rsidRDefault="00E328FB" w:rsidP="00E328FB">
      <w:pPr>
        <w:spacing w:after="0"/>
        <w:rPr>
          <w:ins w:id="1778" w:author="Author"/>
          <w:rFonts w:ascii="Times New Roman" w:hAnsi="Times New Roman" w:cs="Times New Roman"/>
          <w:color w:val="000000" w:themeColor="text1"/>
        </w:rPr>
      </w:pPr>
      <w:ins w:id="1779" w:author="Author">
        <w:r w:rsidRPr="00E328FB">
          <w:rPr>
            <w:rFonts w:ascii="Times New Roman" w:hAnsi="Times New Roman" w:cs="Times New Roman"/>
            <w:color w:val="000000" w:themeColor="text1"/>
          </w:rPr>
          <w:t>"\\bomfg\\b",</w:t>
        </w:r>
      </w:ins>
    </w:p>
    <w:p w14:paraId="498DCD74" w14:textId="0D4D8D38" w:rsidR="00E328FB" w:rsidRPr="00E328FB" w:rsidRDefault="00E328FB" w:rsidP="00E328FB">
      <w:pPr>
        <w:spacing w:after="0"/>
        <w:rPr>
          <w:ins w:id="1780" w:author="Author"/>
          <w:rFonts w:ascii="Times New Roman" w:hAnsi="Times New Roman" w:cs="Times New Roman"/>
          <w:color w:val="000000" w:themeColor="text1"/>
        </w:rPr>
      </w:pPr>
      <w:ins w:id="1781" w:author="Author">
        <w:r w:rsidRPr="00E328FB">
          <w:rPr>
            <w:rFonts w:ascii="Times New Roman" w:hAnsi="Times New Roman" w:cs="Times New Roman"/>
            <w:color w:val="000000" w:themeColor="text1"/>
          </w:rPr>
          <w:t># As f***</w:t>
        </w:r>
      </w:ins>
    </w:p>
    <w:p w14:paraId="545441BA" w14:textId="78BAFFC7" w:rsidR="00E328FB" w:rsidRPr="00E328FB" w:rsidRDefault="00E328FB" w:rsidP="00E328FB">
      <w:pPr>
        <w:spacing w:after="0"/>
        <w:rPr>
          <w:ins w:id="1782" w:author="Author"/>
          <w:rFonts w:ascii="Times New Roman" w:hAnsi="Times New Roman" w:cs="Times New Roman"/>
          <w:color w:val="000000" w:themeColor="text1"/>
        </w:rPr>
      </w:pPr>
      <w:ins w:id="1783" w:author="Author">
        <w:r w:rsidRPr="00E328FB">
          <w:rPr>
            <w:rFonts w:ascii="Times New Roman" w:hAnsi="Times New Roman" w:cs="Times New Roman"/>
            <w:color w:val="000000" w:themeColor="text1"/>
          </w:rPr>
          <w:t>"\\baf\\b",</w:t>
        </w:r>
      </w:ins>
    </w:p>
    <w:p w14:paraId="3F6A6386" w14:textId="6DECA685" w:rsidR="00E328FB" w:rsidRPr="00E328FB" w:rsidRDefault="00E328FB" w:rsidP="00E328FB">
      <w:pPr>
        <w:spacing w:after="0"/>
        <w:rPr>
          <w:ins w:id="1784" w:author="Author"/>
          <w:rFonts w:ascii="Times New Roman" w:hAnsi="Times New Roman" w:cs="Times New Roman"/>
          <w:color w:val="000000" w:themeColor="text1"/>
        </w:rPr>
      </w:pPr>
      <w:ins w:id="1785" w:author="Author">
        <w:r w:rsidRPr="00E328FB">
          <w:rPr>
            <w:rFonts w:ascii="Times New Roman" w:hAnsi="Times New Roman" w:cs="Times New Roman"/>
            <w:color w:val="000000" w:themeColor="text1"/>
          </w:rPr>
          <w:t># The f***</w:t>
        </w:r>
      </w:ins>
    </w:p>
    <w:p w14:paraId="09974D2F" w14:textId="37D8F6B9" w:rsidR="00E328FB" w:rsidRPr="00E328FB" w:rsidRDefault="00E328FB" w:rsidP="00E328FB">
      <w:pPr>
        <w:spacing w:after="0"/>
        <w:rPr>
          <w:ins w:id="1786" w:author="Author"/>
          <w:rFonts w:ascii="Times New Roman" w:hAnsi="Times New Roman" w:cs="Times New Roman"/>
          <w:color w:val="000000" w:themeColor="text1"/>
        </w:rPr>
      </w:pPr>
      <w:ins w:id="1787" w:author="Author">
        <w:r w:rsidRPr="00E328FB">
          <w:rPr>
            <w:rFonts w:ascii="Times New Roman" w:hAnsi="Times New Roman" w:cs="Times New Roman"/>
            <w:color w:val="000000" w:themeColor="text1"/>
          </w:rPr>
          <w:t>"\\btf\\b",</w:t>
        </w:r>
      </w:ins>
    </w:p>
    <w:p w14:paraId="0C78C723" w14:textId="0F08515F" w:rsidR="00E328FB" w:rsidRPr="00E328FB" w:rsidRDefault="00E328FB" w:rsidP="00E328FB">
      <w:pPr>
        <w:spacing w:after="0"/>
        <w:rPr>
          <w:ins w:id="1788" w:author="Author"/>
          <w:rFonts w:ascii="Times New Roman" w:hAnsi="Times New Roman" w:cs="Times New Roman"/>
          <w:color w:val="000000" w:themeColor="text1"/>
        </w:rPr>
      </w:pPr>
      <w:ins w:id="1789" w:author="Author">
        <w:r w:rsidRPr="00E328FB">
          <w:rPr>
            <w:rFonts w:ascii="Times New Roman" w:hAnsi="Times New Roman" w:cs="Times New Roman"/>
            <w:color w:val="000000" w:themeColor="text1"/>
          </w:rPr>
          <w:t># What the f***</w:t>
        </w:r>
      </w:ins>
    </w:p>
    <w:p w14:paraId="0C88CCD8" w14:textId="553CF6E6" w:rsidR="00E328FB" w:rsidRPr="00E328FB" w:rsidRDefault="00E328FB" w:rsidP="00E328FB">
      <w:pPr>
        <w:spacing w:after="0"/>
        <w:rPr>
          <w:ins w:id="1790" w:author="Author"/>
          <w:rFonts w:ascii="Times New Roman" w:hAnsi="Times New Roman" w:cs="Times New Roman"/>
          <w:color w:val="000000" w:themeColor="text1"/>
        </w:rPr>
      </w:pPr>
      <w:ins w:id="1791" w:author="Author">
        <w:r w:rsidRPr="00E328FB">
          <w:rPr>
            <w:rFonts w:ascii="Times New Roman" w:hAnsi="Times New Roman" w:cs="Times New Roman"/>
            <w:color w:val="000000" w:themeColor="text1"/>
          </w:rPr>
          <w:t>"\\bwtf\\b",</w:t>
        </w:r>
      </w:ins>
    </w:p>
    <w:p w14:paraId="77272387" w14:textId="7A8E1EB2" w:rsidR="00E328FB" w:rsidRPr="00E328FB" w:rsidRDefault="00E328FB" w:rsidP="00E328FB">
      <w:pPr>
        <w:spacing w:after="0"/>
        <w:rPr>
          <w:ins w:id="1792" w:author="Author"/>
          <w:rFonts w:ascii="Times New Roman" w:hAnsi="Times New Roman" w:cs="Times New Roman"/>
          <w:color w:val="000000" w:themeColor="text1"/>
        </w:rPr>
      </w:pPr>
      <w:ins w:id="1793" w:author="Author">
        <w:r w:rsidRPr="00E328FB">
          <w:rPr>
            <w:rFonts w:ascii="Times New Roman" w:hAnsi="Times New Roman" w:cs="Times New Roman"/>
            <w:color w:val="000000" w:themeColor="text1"/>
          </w:rPr>
          <w:t># Laughing my ass off</w:t>
        </w:r>
      </w:ins>
    </w:p>
    <w:p w14:paraId="71D5CB27" w14:textId="62A78E28" w:rsidR="00E328FB" w:rsidRPr="00E328FB" w:rsidRDefault="00E328FB" w:rsidP="00E328FB">
      <w:pPr>
        <w:spacing w:after="0"/>
        <w:rPr>
          <w:ins w:id="1794" w:author="Author"/>
          <w:rFonts w:ascii="Times New Roman" w:hAnsi="Times New Roman" w:cs="Times New Roman"/>
          <w:color w:val="000000" w:themeColor="text1"/>
        </w:rPr>
      </w:pPr>
      <w:ins w:id="1795" w:author="Author">
        <w:r w:rsidRPr="00E328FB">
          <w:rPr>
            <w:rFonts w:ascii="Times New Roman" w:hAnsi="Times New Roman" w:cs="Times New Roman"/>
            <w:color w:val="000000" w:themeColor="text1"/>
          </w:rPr>
          <w:t>"\\blmao\\b",</w:t>
        </w:r>
      </w:ins>
    </w:p>
    <w:p w14:paraId="31DF8504" w14:textId="5B2E043D" w:rsidR="00E328FB" w:rsidRPr="00E328FB" w:rsidRDefault="00E328FB" w:rsidP="00E328FB">
      <w:pPr>
        <w:spacing w:after="0"/>
        <w:rPr>
          <w:ins w:id="1796" w:author="Author"/>
          <w:rFonts w:ascii="Times New Roman" w:hAnsi="Times New Roman" w:cs="Times New Roman"/>
          <w:color w:val="000000" w:themeColor="text1"/>
        </w:rPr>
      </w:pPr>
      <w:ins w:id="1797" w:author="Author">
        <w:r w:rsidRPr="00E328FB">
          <w:rPr>
            <w:rFonts w:ascii="Times New Roman" w:hAnsi="Times New Roman" w:cs="Times New Roman"/>
            <w:color w:val="000000" w:themeColor="text1"/>
          </w:rPr>
          <w:t># Laughing my f***ing ass off</w:t>
        </w:r>
      </w:ins>
    </w:p>
    <w:p w14:paraId="52A6F1FE" w14:textId="4470FD8A" w:rsidR="00E328FB" w:rsidRPr="00E328FB" w:rsidRDefault="00E328FB" w:rsidP="00E328FB">
      <w:pPr>
        <w:spacing w:after="0"/>
        <w:rPr>
          <w:ins w:id="1798" w:author="Author"/>
          <w:rFonts w:ascii="Times New Roman" w:hAnsi="Times New Roman" w:cs="Times New Roman"/>
          <w:color w:val="000000" w:themeColor="text1"/>
        </w:rPr>
      </w:pPr>
      <w:ins w:id="1799" w:author="Author">
        <w:r w:rsidRPr="00E328FB">
          <w:rPr>
            <w:rFonts w:ascii="Times New Roman" w:hAnsi="Times New Roman" w:cs="Times New Roman"/>
            <w:color w:val="000000" w:themeColor="text1"/>
          </w:rPr>
          <w:t>"\\blmfao\\b",</w:t>
        </w:r>
      </w:ins>
    </w:p>
    <w:p w14:paraId="699E7A8F" w14:textId="5AAD74D8" w:rsidR="00E328FB" w:rsidRPr="00E328FB" w:rsidRDefault="00E328FB" w:rsidP="00E328FB">
      <w:pPr>
        <w:spacing w:after="0"/>
        <w:rPr>
          <w:ins w:id="1800" w:author="Author"/>
          <w:rFonts w:ascii="Times New Roman" w:hAnsi="Times New Roman" w:cs="Times New Roman"/>
          <w:color w:val="000000" w:themeColor="text1"/>
        </w:rPr>
      </w:pPr>
      <w:ins w:id="1801" w:author="Author">
        <w:r w:rsidRPr="00E328FB">
          <w:rPr>
            <w:rFonts w:ascii="Times New Roman" w:hAnsi="Times New Roman" w:cs="Times New Roman"/>
            <w:color w:val="000000" w:themeColor="text1"/>
          </w:rPr>
          <w:t># Rolling on floor laughing</w:t>
        </w:r>
      </w:ins>
    </w:p>
    <w:p w14:paraId="017A829E" w14:textId="7F116434" w:rsidR="00E328FB" w:rsidRPr="00E328FB" w:rsidRDefault="00E328FB" w:rsidP="00E328FB">
      <w:pPr>
        <w:spacing w:after="0"/>
        <w:rPr>
          <w:ins w:id="1802" w:author="Author"/>
          <w:rFonts w:ascii="Times New Roman" w:hAnsi="Times New Roman" w:cs="Times New Roman"/>
          <w:color w:val="000000" w:themeColor="text1"/>
        </w:rPr>
      </w:pPr>
      <w:ins w:id="1803" w:author="Author">
        <w:r w:rsidRPr="00E328FB">
          <w:rPr>
            <w:rFonts w:ascii="Times New Roman" w:hAnsi="Times New Roman" w:cs="Times New Roman"/>
            <w:color w:val="000000" w:themeColor="text1"/>
          </w:rPr>
          <w:t>"\\brofl\\b",</w:t>
        </w:r>
      </w:ins>
    </w:p>
    <w:p w14:paraId="53F1A091" w14:textId="3CB4EAA4" w:rsidR="00E328FB" w:rsidRPr="00E328FB" w:rsidRDefault="00E328FB" w:rsidP="00E328FB">
      <w:pPr>
        <w:spacing w:after="0"/>
        <w:rPr>
          <w:ins w:id="1804" w:author="Author"/>
          <w:rFonts w:ascii="Times New Roman" w:hAnsi="Times New Roman" w:cs="Times New Roman"/>
          <w:color w:val="000000" w:themeColor="text1"/>
        </w:rPr>
      </w:pPr>
      <w:ins w:id="1805" w:author="Author">
        <w:r w:rsidRPr="00E328FB">
          <w:rPr>
            <w:rFonts w:ascii="Times New Roman" w:hAnsi="Times New Roman" w:cs="Times New Roman"/>
            <w:color w:val="000000" w:themeColor="text1"/>
          </w:rPr>
          <w:t># "chink"</w:t>
        </w:r>
      </w:ins>
    </w:p>
    <w:p w14:paraId="47E601E7" w14:textId="53F0ED3A" w:rsidR="00E328FB" w:rsidRPr="00E328FB" w:rsidRDefault="00E328FB" w:rsidP="00E328FB">
      <w:pPr>
        <w:spacing w:after="0"/>
        <w:rPr>
          <w:ins w:id="1806" w:author="Author"/>
          <w:rFonts w:ascii="Times New Roman" w:hAnsi="Times New Roman" w:cs="Times New Roman"/>
          <w:color w:val="000000" w:themeColor="text1"/>
        </w:rPr>
      </w:pPr>
      <w:ins w:id="1807" w:author="Author">
        <w:r w:rsidRPr="00E328FB">
          <w:rPr>
            <w:rFonts w:ascii="Times New Roman" w:hAnsi="Times New Roman" w:cs="Times New Roman"/>
            <w:color w:val="000000" w:themeColor="text1"/>
          </w:rPr>
          <w:t>"\\bch[i]*nk[zs]*\\b",</w:t>
        </w:r>
      </w:ins>
    </w:p>
    <w:p w14:paraId="5DE3DDBF" w14:textId="40653F03" w:rsidR="00E328FB" w:rsidRPr="00E328FB" w:rsidRDefault="00E328FB" w:rsidP="00E328FB">
      <w:pPr>
        <w:spacing w:after="0"/>
        <w:rPr>
          <w:ins w:id="1808" w:author="Author"/>
          <w:rFonts w:ascii="Times New Roman" w:hAnsi="Times New Roman" w:cs="Times New Roman"/>
          <w:color w:val="000000" w:themeColor="text1"/>
        </w:rPr>
      </w:pPr>
      <w:ins w:id="1809" w:author="Author">
        <w:r w:rsidRPr="00E328FB">
          <w:rPr>
            <w:rFonts w:ascii="Times New Roman" w:hAnsi="Times New Roman" w:cs="Times New Roman"/>
            <w:color w:val="000000" w:themeColor="text1"/>
          </w:rPr>
          <w:t># "coon"</w:t>
        </w:r>
      </w:ins>
    </w:p>
    <w:p w14:paraId="79897612" w14:textId="3903A6FC" w:rsidR="00E328FB" w:rsidRPr="00E328FB" w:rsidRDefault="00E328FB" w:rsidP="00E328FB">
      <w:pPr>
        <w:spacing w:after="0"/>
        <w:rPr>
          <w:ins w:id="1810" w:author="Author"/>
          <w:rFonts w:ascii="Times New Roman" w:hAnsi="Times New Roman" w:cs="Times New Roman"/>
          <w:color w:val="000000" w:themeColor="text1"/>
        </w:rPr>
      </w:pPr>
      <w:ins w:id="1811" w:author="Author">
        <w:r w:rsidRPr="00E328FB">
          <w:rPr>
            <w:rFonts w:ascii="Times New Roman" w:hAnsi="Times New Roman" w:cs="Times New Roman"/>
            <w:color w:val="000000" w:themeColor="text1"/>
          </w:rPr>
          <w:t>"\\bcoon[zs]*\\b",</w:t>
        </w:r>
      </w:ins>
    </w:p>
    <w:p w14:paraId="29838BB9" w14:textId="507CD806" w:rsidR="00E328FB" w:rsidRPr="00E328FB" w:rsidRDefault="00E328FB" w:rsidP="00E328FB">
      <w:pPr>
        <w:spacing w:after="0"/>
        <w:rPr>
          <w:ins w:id="1812" w:author="Author"/>
          <w:rFonts w:ascii="Times New Roman" w:hAnsi="Times New Roman" w:cs="Times New Roman"/>
          <w:color w:val="000000" w:themeColor="text1"/>
        </w:rPr>
      </w:pPr>
      <w:ins w:id="1813" w:author="Author">
        <w:r w:rsidRPr="00E328FB">
          <w:rPr>
            <w:rFonts w:ascii="Times New Roman" w:hAnsi="Times New Roman" w:cs="Times New Roman"/>
            <w:color w:val="000000" w:themeColor="text1"/>
          </w:rPr>
          <w:t># "crap"</w:t>
        </w:r>
      </w:ins>
    </w:p>
    <w:p w14:paraId="6751C161" w14:textId="7E2C9371" w:rsidR="00E328FB" w:rsidRPr="00E328FB" w:rsidRDefault="00E328FB" w:rsidP="00E328FB">
      <w:pPr>
        <w:spacing w:after="0"/>
        <w:rPr>
          <w:ins w:id="1814" w:author="Author"/>
          <w:rFonts w:ascii="Times New Roman" w:hAnsi="Times New Roman" w:cs="Times New Roman"/>
          <w:color w:val="000000" w:themeColor="text1"/>
        </w:rPr>
      </w:pPr>
      <w:ins w:id="1815" w:author="Author">
        <w:r w:rsidRPr="00E328FB">
          <w:rPr>
            <w:rFonts w:ascii="Times New Roman" w:hAnsi="Times New Roman" w:cs="Times New Roman"/>
            <w:color w:val="000000" w:themeColor="text1"/>
          </w:rPr>
          <w:t>"\\b[bull]*crap(ping|ped|s|z|pin)*\\b",</w:t>
        </w:r>
      </w:ins>
    </w:p>
    <w:p w14:paraId="467481BA" w14:textId="0E751C17" w:rsidR="00E328FB" w:rsidRPr="00E328FB" w:rsidRDefault="00E328FB" w:rsidP="00E328FB">
      <w:pPr>
        <w:spacing w:after="0"/>
        <w:rPr>
          <w:ins w:id="1816" w:author="Author"/>
          <w:rFonts w:ascii="Times New Roman" w:hAnsi="Times New Roman" w:cs="Times New Roman"/>
          <w:color w:val="000000" w:themeColor="text1"/>
        </w:rPr>
      </w:pPr>
      <w:ins w:id="1817" w:author="Author">
        <w:r w:rsidRPr="00E328FB">
          <w:rPr>
            <w:rFonts w:ascii="Times New Roman" w:hAnsi="Times New Roman" w:cs="Times New Roman"/>
            <w:color w:val="000000" w:themeColor="text1"/>
          </w:rPr>
          <w:t># "cum"</w:t>
        </w:r>
      </w:ins>
    </w:p>
    <w:p w14:paraId="16D4FA2D" w14:textId="076F5DD7" w:rsidR="00E328FB" w:rsidRPr="00E328FB" w:rsidRDefault="00E328FB" w:rsidP="00E328FB">
      <w:pPr>
        <w:spacing w:after="0"/>
        <w:rPr>
          <w:ins w:id="1818" w:author="Author"/>
          <w:rFonts w:ascii="Times New Roman" w:hAnsi="Times New Roman" w:cs="Times New Roman"/>
          <w:color w:val="000000" w:themeColor="text1"/>
        </w:rPr>
      </w:pPr>
      <w:ins w:id="1819" w:author="Author">
        <w:r w:rsidRPr="00E328FB">
          <w:rPr>
            <w:rFonts w:ascii="Times New Roman" w:hAnsi="Times New Roman" w:cs="Times New Roman"/>
            <w:color w:val="000000" w:themeColor="text1"/>
          </w:rPr>
          <w:t>"\\bcum(ming)*\\b",</w:t>
        </w:r>
      </w:ins>
    </w:p>
    <w:p w14:paraId="038E4088" w14:textId="18DF4DBD" w:rsidR="00E328FB" w:rsidRPr="00E328FB" w:rsidRDefault="00E328FB" w:rsidP="00E328FB">
      <w:pPr>
        <w:spacing w:after="0"/>
        <w:rPr>
          <w:ins w:id="1820" w:author="Author"/>
          <w:rFonts w:ascii="Times New Roman" w:hAnsi="Times New Roman" w:cs="Times New Roman"/>
          <w:color w:val="000000" w:themeColor="text1"/>
        </w:rPr>
      </w:pPr>
      <w:ins w:id="1821" w:author="Author">
        <w:r w:rsidRPr="00E328FB">
          <w:rPr>
            <w:rFonts w:ascii="Times New Roman" w:hAnsi="Times New Roman" w:cs="Times New Roman"/>
            <w:color w:val="000000" w:themeColor="text1"/>
          </w:rPr>
          <w:t># "cock"</w:t>
        </w:r>
      </w:ins>
    </w:p>
    <w:p w14:paraId="6DED615A" w14:textId="69EF2682" w:rsidR="00E328FB" w:rsidRPr="00E328FB" w:rsidRDefault="00E328FB" w:rsidP="00E328FB">
      <w:pPr>
        <w:spacing w:after="0"/>
        <w:rPr>
          <w:ins w:id="1822" w:author="Author"/>
          <w:rFonts w:ascii="Times New Roman" w:hAnsi="Times New Roman" w:cs="Times New Roman"/>
          <w:color w:val="000000" w:themeColor="text1"/>
        </w:rPr>
      </w:pPr>
      <w:ins w:id="1823" w:author="Author">
        <w:r w:rsidRPr="00E328FB">
          <w:rPr>
            <w:rFonts w:ascii="Times New Roman" w:hAnsi="Times New Roman" w:cs="Times New Roman"/>
            <w:color w:val="000000" w:themeColor="text1"/>
          </w:rPr>
          <w:t>"\\bc[o0øöóõ][c¢©]+[(k|&lt;{(|x]+(suck|sak|suk)*[k]*(er|ers|a|az|as)*\\b",</w:t>
        </w:r>
      </w:ins>
    </w:p>
    <w:p w14:paraId="46BC9DCD" w14:textId="5C5845A4" w:rsidR="00E328FB" w:rsidRPr="00E328FB" w:rsidRDefault="00E328FB" w:rsidP="00E328FB">
      <w:pPr>
        <w:spacing w:after="0"/>
        <w:rPr>
          <w:ins w:id="1824" w:author="Author"/>
          <w:rFonts w:ascii="Times New Roman" w:hAnsi="Times New Roman" w:cs="Times New Roman"/>
          <w:color w:val="000000" w:themeColor="text1"/>
        </w:rPr>
      </w:pPr>
      <w:ins w:id="1825" w:author="Author">
        <w:r w:rsidRPr="00E328FB">
          <w:rPr>
            <w:rFonts w:ascii="Times New Roman" w:hAnsi="Times New Roman" w:cs="Times New Roman"/>
            <w:color w:val="000000" w:themeColor="text1"/>
          </w:rPr>
          <w:t># "cunt"</w:t>
        </w:r>
      </w:ins>
    </w:p>
    <w:p w14:paraId="602B8BA1" w14:textId="319D8CF1" w:rsidR="00E328FB" w:rsidRPr="00E328FB" w:rsidRDefault="00E328FB" w:rsidP="00E328FB">
      <w:pPr>
        <w:spacing w:after="0"/>
        <w:rPr>
          <w:ins w:id="1826" w:author="Author"/>
          <w:rFonts w:ascii="Times New Roman" w:hAnsi="Times New Roman" w:cs="Times New Roman"/>
          <w:color w:val="000000" w:themeColor="text1"/>
        </w:rPr>
      </w:pPr>
      <w:ins w:id="1827" w:author="Author">
        <w:r w:rsidRPr="00E328FB">
          <w:rPr>
            <w:rFonts w:ascii="Times New Roman" w:hAnsi="Times New Roman" w:cs="Times New Roman"/>
            <w:color w:val="000000" w:themeColor="text1"/>
          </w:rPr>
          <w:t>"\\b[kc¢©(][u|µüúû]*nt[zs]*\\b",</w:t>
        </w:r>
      </w:ins>
    </w:p>
    <w:p w14:paraId="01987762" w14:textId="7A594C97" w:rsidR="00E328FB" w:rsidRPr="00E328FB" w:rsidRDefault="00E328FB" w:rsidP="00E328FB">
      <w:pPr>
        <w:spacing w:after="0"/>
        <w:rPr>
          <w:ins w:id="1828" w:author="Author"/>
          <w:rFonts w:ascii="Times New Roman" w:hAnsi="Times New Roman" w:cs="Times New Roman"/>
          <w:color w:val="000000" w:themeColor="text1"/>
        </w:rPr>
      </w:pPr>
      <w:ins w:id="1829" w:author="Author">
        <w:r w:rsidRPr="00E328FB">
          <w:rPr>
            <w:rFonts w:ascii="Times New Roman" w:hAnsi="Times New Roman" w:cs="Times New Roman"/>
            <w:color w:val="000000" w:themeColor="text1"/>
          </w:rPr>
          <w:t># "dick"</w:t>
        </w:r>
      </w:ins>
    </w:p>
    <w:p w14:paraId="1EA412AC" w14:textId="7227D9E1" w:rsidR="00E328FB" w:rsidRPr="00E328FB" w:rsidRDefault="00E328FB" w:rsidP="00E328FB">
      <w:pPr>
        <w:spacing w:after="0"/>
        <w:rPr>
          <w:ins w:id="1830" w:author="Author"/>
          <w:rFonts w:ascii="Times New Roman" w:hAnsi="Times New Roman" w:cs="Times New Roman"/>
          <w:color w:val="000000" w:themeColor="text1"/>
        </w:rPr>
      </w:pPr>
      <w:ins w:id="1831" w:author="Author">
        <w:r w:rsidRPr="00E328FB">
          <w:rPr>
            <w:rFonts w:ascii="Times New Roman" w:hAnsi="Times New Roman" w:cs="Times New Roman"/>
            <w:color w:val="000000" w:themeColor="text1"/>
          </w:rPr>
          <w:t>"\\b[d][1!|ïíì][c¢©(][xk|&lt;{(][(head)]*[zs]*\\b",</w:t>
        </w:r>
      </w:ins>
    </w:p>
    <w:p w14:paraId="176D2070" w14:textId="5DFCE96E" w:rsidR="00E328FB" w:rsidRPr="00E328FB" w:rsidRDefault="00E328FB" w:rsidP="00E328FB">
      <w:pPr>
        <w:spacing w:after="0"/>
        <w:rPr>
          <w:ins w:id="1832" w:author="Author"/>
          <w:rFonts w:ascii="Times New Roman" w:hAnsi="Times New Roman" w:cs="Times New Roman"/>
          <w:color w:val="000000" w:themeColor="text1"/>
        </w:rPr>
      </w:pPr>
      <w:ins w:id="1833" w:author="Author">
        <w:r w:rsidRPr="00E328FB">
          <w:rPr>
            <w:rFonts w:ascii="Times New Roman" w:hAnsi="Times New Roman" w:cs="Times New Roman"/>
            <w:color w:val="000000" w:themeColor="text1"/>
          </w:rPr>
          <w:t># derogatory term for homosexual</w:t>
        </w:r>
      </w:ins>
    </w:p>
    <w:p w14:paraId="2968757A" w14:textId="2E4DAB01" w:rsidR="00E328FB" w:rsidRPr="00E328FB" w:rsidRDefault="00E328FB" w:rsidP="00E328FB">
      <w:pPr>
        <w:spacing w:after="0"/>
        <w:rPr>
          <w:ins w:id="1834" w:author="Author"/>
          <w:rFonts w:ascii="Times New Roman" w:hAnsi="Times New Roman" w:cs="Times New Roman"/>
          <w:color w:val="000000" w:themeColor="text1"/>
        </w:rPr>
      </w:pPr>
      <w:ins w:id="1835" w:author="Author">
        <w:r w:rsidRPr="00E328FB">
          <w:rPr>
            <w:rFonts w:ascii="Times New Roman" w:hAnsi="Times New Roman" w:cs="Times New Roman"/>
            <w:color w:val="000000" w:themeColor="text1"/>
          </w:rPr>
          <w:t>"\\b[f|=ƒ][a@4äáåe]g[g]*[ioa]*[t]*[zs]*\\b",</w:t>
        </w:r>
      </w:ins>
    </w:p>
    <w:p w14:paraId="276F8C75" w14:textId="1F3F56A8" w:rsidR="00E328FB" w:rsidRPr="00E328FB" w:rsidRDefault="00E328FB" w:rsidP="00E328FB">
      <w:pPr>
        <w:spacing w:after="0"/>
        <w:rPr>
          <w:ins w:id="1836" w:author="Author"/>
          <w:rFonts w:ascii="Times New Roman" w:hAnsi="Times New Roman" w:cs="Times New Roman"/>
          <w:color w:val="000000" w:themeColor="text1"/>
        </w:rPr>
      </w:pPr>
      <w:ins w:id="1837" w:author="Author">
        <w:r w:rsidRPr="00E328FB">
          <w:rPr>
            <w:rFonts w:ascii="Times New Roman" w:hAnsi="Times New Roman" w:cs="Times New Roman"/>
            <w:color w:val="000000" w:themeColor="text1"/>
          </w:rPr>
          <w:t># "hoe"</w:t>
        </w:r>
      </w:ins>
    </w:p>
    <w:p w14:paraId="3B309832" w14:textId="10AB013E" w:rsidR="00E328FB" w:rsidRPr="00E328FB" w:rsidRDefault="00E328FB" w:rsidP="00E328FB">
      <w:pPr>
        <w:spacing w:after="0"/>
        <w:rPr>
          <w:ins w:id="1838" w:author="Author"/>
          <w:rFonts w:ascii="Times New Roman" w:hAnsi="Times New Roman" w:cs="Times New Roman"/>
          <w:color w:val="000000" w:themeColor="text1"/>
        </w:rPr>
      </w:pPr>
      <w:ins w:id="1839" w:author="Author">
        <w:r w:rsidRPr="00E328FB">
          <w:rPr>
            <w:rFonts w:ascii="Times New Roman" w:hAnsi="Times New Roman" w:cs="Times New Roman"/>
            <w:color w:val="000000" w:themeColor="text1"/>
          </w:rPr>
          <w:t>"\\bh[o0øöóõ][e3€ëéê][zs]*\\b",</w:t>
        </w:r>
      </w:ins>
    </w:p>
    <w:p w14:paraId="524B861D" w14:textId="493DB200" w:rsidR="00E328FB" w:rsidRPr="00E328FB" w:rsidRDefault="00E328FB" w:rsidP="00E328FB">
      <w:pPr>
        <w:spacing w:after="0"/>
        <w:rPr>
          <w:ins w:id="1840" w:author="Author"/>
          <w:rFonts w:ascii="Times New Roman" w:hAnsi="Times New Roman" w:cs="Times New Roman"/>
          <w:color w:val="000000" w:themeColor="text1"/>
        </w:rPr>
      </w:pPr>
      <w:ins w:id="1841" w:author="Author">
        <w:r w:rsidRPr="00E328FB">
          <w:rPr>
            <w:rFonts w:ascii="Times New Roman" w:hAnsi="Times New Roman" w:cs="Times New Roman"/>
            <w:color w:val="000000" w:themeColor="text1"/>
          </w:rPr>
          <w:t># "hore"</w:t>
        </w:r>
      </w:ins>
    </w:p>
    <w:p w14:paraId="55E9C117" w14:textId="351C076E" w:rsidR="00E328FB" w:rsidRPr="00E328FB" w:rsidRDefault="00E328FB" w:rsidP="00E328FB">
      <w:pPr>
        <w:spacing w:after="0"/>
        <w:rPr>
          <w:ins w:id="1842" w:author="Author"/>
          <w:rFonts w:ascii="Times New Roman" w:hAnsi="Times New Roman" w:cs="Times New Roman"/>
          <w:color w:val="000000" w:themeColor="text1"/>
        </w:rPr>
      </w:pPr>
      <w:ins w:id="1843" w:author="Author">
        <w:r w:rsidRPr="00E328FB">
          <w:rPr>
            <w:rFonts w:ascii="Times New Roman" w:hAnsi="Times New Roman" w:cs="Times New Roman"/>
            <w:color w:val="000000" w:themeColor="text1"/>
          </w:rPr>
          <w:t>"\\bh[o0øöóõ]r[e3€ëéê]*[zs]*\\b",</w:t>
        </w:r>
      </w:ins>
    </w:p>
    <w:p w14:paraId="03A178DC" w14:textId="6C3C2E8A" w:rsidR="00E328FB" w:rsidRPr="00E328FB" w:rsidRDefault="00E328FB" w:rsidP="00E328FB">
      <w:pPr>
        <w:spacing w:after="0"/>
        <w:rPr>
          <w:ins w:id="1844" w:author="Author"/>
          <w:rFonts w:ascii="Times New Roman" w:hAnsi="Times New Roman" w:cs="Times New Roman"/>
          <w:color w:val="000000" w:themeColor="text1"/>
        </w:rPr>
      </w:pPr>
      <w:ins w:id="1845" w:author="Author">
        <w:r w:rsidRPr="00E328FB">
          <w:rPr>
            <w:rFonts w:ascii="Times New Roman" w:hAnsi="Times New Roman" w:cs="Times New Roman"/>
            <w:color w:val="000000" w:themeColor="text1"/>
          </w:rPr>
          <w:t># "kike"</w:t>
        </w:r>
      </w:ins>
    </w:p>
    <w:p w14:paraId="58048247" w14:textId="2F4F20C9" w:rsidR="00E328FB" w:rsidRPr="00E328FB" w:rsidRDefault="00E328FB" w:rsidP="00E328FB">
      <w:pPr>
        <w:spacing w:after="0"/>
        <w:rPr>
          <w:ins w:id="1846" w:author="Author"/>
          <w:rFonts w:ascii="Times New Roman" w:hAnsi="Times New Roman" w:cs="Times New Roman"/>
          <w:color w:val="000000" w:themeColor="text1"/>
        </w:rPr>
      </w:pPr>
      <w:ins w:id="1847" w:author="Author">
        <w:r w:rsidRPr="00E328FB">
          <w:rPr>
            <w:rFonts w:ascii="Times New Roman" w:hAnsi="Times New Roman" w:cs="Times New Roman"/>
            <w:color w:val="000000" w:themeColor="text1"/>
          </w:rPr>
          <w:t>"\\b[k|&lt;{(][i1!ïíìy][k|&lt;{(][e3€ëéê][zs]*\\b",</w:t>
        </w:r>
      </w:ins>
    </w:p>
    <w:p w14:paraId="4006D3F5" w14:textId="49FB25DC" w:rsidR="00E328FB" w:rsidRPr="00E328FB" w:rsidRDefault="00E328FB" w:rsidP="00E328FB">
      <w:pPr>
        <w:spacing w:after="0"/>
        <w:rPr>
          <w:ins w:id="1848" w:author="Author"/>
          <w:rFonts w:ascii="Times New Roman" w:hAnsi="Times New Roman" w:cs="Times New Roman"/>
          <w:color w:val="000000" w:themeColor="text1"/>
        </w:rPr>
      </w:pPr>
      <w:ins w:id="1849" w:author="Author">
        <w:r w:rsidRPr="00E328FB">
          <w:rPr>
            <w:rFonts w:ascii="Times New Roman" w:hAnsi="Times New Roman" w:cs="Times New Roman"/>
            <w:color w:val="000000" w:themeColor="text1"/>
          </w:rPr>
          <w:t># racial slur</w:t>
        </w:r>
      </w:ins>
    </w:p>
    <w:p w14:paraId="1083AFBE" w14:textId="6666C134" w:rsidR="00E328FB" w:rsidRPr="00E328FB" w:rsidRDefault="00E328FB" w:rsidP="00E328FB">
      <w:pPr>
        <w:spacing w:after="0"/>
        <w:rPr>
          <w:ins w:id="1850" w:author="Author"/>
          <w:rFonts w:ascii="Times New Roman" w:hAnsi="Times New Roman" w:cs="Times New Roman"/>
          <w:color w:val="000000" w:themeColor="text1"/>
        </w:rPr>
      </w:pPr>
      <w:ins w:id="1851" w:author="Author">
        <w:r w:rsidRPr="00E328FB">
          <w:rPr>
            <w:rFonts w:ascii="Times New Roman" w:hAnsi="Times New Roman" w:cs="Times New Roman"/>
            <w:color w:val="000000" w:themeColor="text1"/>
          </w:rPr>
          <w:t>"\\bn[i1!ïíì]gg[e3€ëéê|@a4äáå][r]*[zs]*\\b",</w:t>
        </w:r>
      </w:ins>
    </w:p>
    <w:p w14:paraId="26F9CE69" w14:textId="47F968C4" w:rsidR="00E328FB" w:rsidRPr="00E328FB" w:rsidRDefault="00E328FB" w:rsidP="00E328FB">
      <w:pPr>
        <w:spacing w:after="0"/>
        <w:rPr>
          <w:ins w:id="1852" w:author="Author"/>
          <w:rFonts w:ascii="Times New Roman" w:hAnsi="Times New Roman" w:cs="Times New Roman"/>
          <w:color w:val="000000" w:themeColor="text1"/>
        </w:rPr>
      </w:pPr>
      <w:ins w:id="1853" w:author="Author">
        <w:r w:rsidRPr="00E328FB">
          <w:rPr>
            <w:rFonts w:ascii="Times New Roman" w:hAnsi="Times New Roman" w:cs="Times New Roman"/>
            <w:color w:val="000000" w:themeColor="text1"/>
          </w:rPr>
          <w:t># "knob"</w:t>
        </w:r>
      </w:ins>
    </w:p>
    <w:p w14:paraId="6B89B89D" w14:textId="780050FD" w:rsidR="00E328FB" w:rsidRPr="00E328FB" w:rsidRDefault="00E328FB" w:rsidP="00E328FB">
      <w:pPr>
        <w:spacing w:after="0"/>
        <w:rPr>
          <w:ins w:id="1854" w:author="Author"/>
          <w:rFonts w:ascii="Times New Roman" w:hAnsi="Times New Roman" w:cs="Times New Roman"/>
          <w:color w:val="000000" w:themeColor="text1"/>
        </w:rPr>
      </w:pPr>
      <w:ins w:id="1855" w:author="Author">
        <w:r w:rsidRPr="00E328FB">
          <w:rPr>
            <w:rFonts w:ascii="Times New Roman" w:hAnsi="Times New Roman" w:cs="Times New Roman"/>
            <w:color w:val="000000" w:themeColor="text1"/>
          </w:rPr>
          <w:t>"\\bknob[(head)]*[zs]*\\b",</w:t>
        </w:r>
      </w:ins>
    </w:p>
    <w:p w14:paraId="1D7C5174" w14:textId="2BCF3C90" w:rsidR="00E328FB" w:rsidRPr="00E328FB" w:rsidRDefault="00E328FB" w:rsidP="00E328FB">
      <w:pPr>
        <w:spacing w:after="0"/>
        <w:rPr>
          <w:ins w:id="1856" w:author="Author"/>
          <w:rFonts w:ascii="Times New Roman" w:hAnsi="Times New Roman" w:cs="Times New Roman"/>
          <w:color w:val="000000" w:themeColor="text1"/>
        </w:rPr>
      </w:pPr>
      <w:ins w:id="1857" w:author="Author">
        <w:r w:rsidRPr="00E328FB">
          <w:rPr>
            <w:rFonts w:ascii="Times New Roman" w:hAnsi="Times New Roman" w:cs="Times New Roman"/>
            <w:color w:val="000000" w:themeColor="text1"/>
          </w:rPr>
          <w:t># "lesbo"</w:t>
        </w:r>
      </w:ins>
    </w:p>
    <w:p w14:paraId="4BB520C2" w14:textId="36BD9776" w:rsidR="00E328FB" w:rsidRPr="00E328FB" w:rsidRDefault="00E328FB" w:rsidP="00E328FB">
      <w:pPr>
        <w:spacing w:after="0"/>
        <w:rPr>
          <w:ins w:id="1858" w:author="Author"/>
          <w:rFonts w:ascii="Times New Roman" w:hAnsi="Times New Roman" w:cs="Times New Roman"/>
          <w:color w:val="000000" w:themeColor="text1"/>
        </w:rPr>
      </w:pPr>
      <w:ins w:id="1859" w:author="Author">
        <w:r w:rsidRPr="00E328FB">
          <w:rPr>
            <w:rFonts w:ascii="Times New Roman" w:hAnsi="Times New Roman" w:cs="Times New Roman"/>
            <w:color w:val="000000" w:themeColor="text1"/>
          </w:rPr>
          <w:t>"\\blesbo[sz]*\\b",</w:t>
        </w:r>
      </w:ins>
    </w:p>
    <w:p w14:paraId="7EB6845F" w14:textId="16F468E4" w:rsidR="00E328FB" w:rsidRPr="00E328FB" w:rsidRDefault="00E328FB" w:rsidP="00E328FB">
      <w:pPr>
        <w:spacing w:after="0"/>
        <w:rPr>
          <w:ins w:id="1860" w:author="Author"/>
          <w:rFonts w:ascii="Times New Roman" w:hAnsi="Times New Roman" w:cs="Times New Roman"/>
          <w:color w:val="000000" w:themeColor="text1"/>
        </w:rPr>
      </w:pPr>
      <w:ins w:id="1861" w:author="Author">
        <w:r w:rsidRPr="00E328FB">
          <w:rPr>
            <w:rFonts w:ascii="Times New Roman" w:hAnsi="Times New Roman" w:cs="Times New Roman"/>
            <w:color w:val="000000" w:themeColor="text1"/>
          </w:rPr>
          <w:t># "minger"</w:t>
        </w:r>
      </w:ins>
    </w:p>
    <w:p w14:paraId="3507AD10" w14:textId="7E78F33D" w:rsidR="00E328FB" w:rsidRPr="00E328FB" w:rsidRDefault="00E328FB" w:rsidP="00E328FB">
      <w:pPr>
        <w:spacing w:after="0"/>
        <w:rPr>
          <w:ins w:id="1862" w:author="Author"/>
          <w:rFonts w:ascii="Times New Roman" w:hAnsi="Times New Roman" w:cs="Times New Roman"/>
          <w:color w:val="000000" w:themeColor="text1"/>
        </w:rPr>
      </w:pPr>
      <w:ins w:id="1863" w:author="Author">
        <w:r w:rsidRPr="00E328FB">
          <w:rPr>
            <w:rFonts w:ascii="Times New Roman" w:hAnsi="Times New Roman" w:cs="Times New Roman"/>
            <w:color w:val="000000" w:themeColor="text1"/>
          </w:rPr>
          <w:t>"\\bming[(a|er)]+(s|z)*\\b",</w:t>
        </w:r>
      </w:ins>
    </w:p>
    <w:p w14:paraId="02870BB1" w14:textId="1EFB960F" w:rsidR="00E328FB" w:rsidRPr="00E328FB" w:rsidRDefault="00E328FB" w:rsidP="00E328FB">
      <w:pPr>
        <w:spacing w:after="0"/>
        <w:rPr>
          <w:ins w:id="1864" w:author="Author"/>
          <w:rFonts w:ascii="Times New Roman" w:hAnsi="Times New Roman" w:cs="Times New Roman"/>
          <w:color w:val="000000" w:themeColor="text1"/>
        </w:rPr>
      </w:pPr>
      <w:ins w:id="1865" w:author="Author">
        <w:r w:rsidRPr="00E328FB">
          <w:rPr>
            <w:rFonts w:ascii="Times New Roman" w:hAnsi="Times New Roman" w:cs="Times New Roman"/>
            <w:color w:val="000000" w:themeColor="text1"/>
          </w:rPr>
          <w:t># "moron"</w:t>
        </w:r>
      </w:ins>
    </w:p>
    <w:p w14:paraId="311DA3EA" w14:textId="2266B60F" w:rsidR="00E328FB" w:rsidRPr="00E328FB" w:rsidRDefault="00E328FB" w:rsidP="00E328FB">
      <w:pPr>
        <w:spacing w:after="0"/>
        <w:rPr>
          <w:ins w:id="1866" w:author="Author"/>
          <w:rFonts w:ascii="Times New Roman" w:hAnsi="Times New Roman" w:cs="Times New Roman"/>
          <w:color w:val="000000" w:themeColor="text1"/>
        </w:rPr>
      </w:pPr>
      <w:ins w:id="1867" w:author="Author">
        <w:r w:rsidRPr="00E328FB">
          <w:rPr>
            <w:rFonts w:ascii="Times New Roman" w:hAnsi="Times New Roman" w:cs="Times New Roman"/>
            <w:color w:val="000000" w:themeColor="text1"/>
          </w:rPr>
          <w:t>"\\bm[o|u]ron(ic|s|z)*\\b",</w:t>
        </w:r>
      </w:ins>
    </w:p>
    <w:p w14:paraId="592612C9" w14:textId="4A887EF1" w:rsidR="00E328FB" w:rsidRPr="00E328FB" w:rsidRDefault="00E328FB" w:rsidP="00E328FB">
      <w:pPr>
        <w:spacing w:after="0"/>
        <w:rPr>
          <w:ins w:id="1868" w:author="Author"/>
          <w:rFonts w:ascii="Times New Roman" w:hAnsi="Times New Roman" w:cs="Times New Roman"/>
          <w:color w:val="000000" w:themeColor="text1"/>
        </w:rPr>
      </w:pPr>
      <w:ins w:id="1869" w:author="Author">
        <w:r w:rsidRPr="00E328FB">
          <w:rPr>
            <w:rFonts w:ascii="Times New Roman" w:hAnsi="Times New Roman" w:cs="Times New Roman"/>
            <w:color w:val="000000" w:themeColor="text1"/>
          </w:rPr>
          <w:t># "muff"</w:t>
        </w:r>
      </w:ins>
    </w:p>
    <w:p w14:paraId="6460313A" w14:textId="0FCB73F5" w:rsidR="00E328FB" w:rsidRPr="00E328FB" w:rsidRDefault="00E328FB" w:rsidP="00E328FB">
      <w:pPr>
        <w:spacing w:after="0"/>
        <w:rPr>
          <w:ins w:id="1870" w:author="Author"/>
          <w:rFonts w:ascii="Times New Roman" w:hAnsi="Times New Roman" w:cs="Times New Roman"/>
          <w:color w:val="000000" w:themeColor="text1"/>
        </w:rPr>
      </w:pPr>
      <w:ins w:id="1871" w:author="Author">
        <w:r w:rsidRPr="00E328FB">
          <w:rPr>
            <w:rFonts w:ascii="Times New Roman" w:hAnsi="Times New Roman" w:cs="Times New Roman"/>
            <w:color w:val="000000" w:themeColor="text1"/>
          </w:rPr>
          <w:t>"\\bmuff\\b",</w:t>
        </w:r>
      </w:ins>
    </w:p>
    <w:p w14:paraId="594D7415" w14:textId="38C0D560" w:rsidR="00E328FB" w:rsidRPr="00E328FB" w:rsidRDefault="00E328FB" w:rsidP="00E328FB">
      <w:pPr>
        <w:spacing w:after="0"/>
        <w:rPr>
          <w:ins w:id="1872" w:author="Author"/>
          <w:rFonts w:ascii="Times New Roman" w:hAnsi="Times New Roman" w:cs="Times New Roman"/>
          <w:color w:val="000000" w:themeColor="text1"/>
        </w:rPr>
      </w:pPr>
      <w:ins w:id="1873" w:author="Author">
        <w:r w:rsidRPr="00E328FB">
          <w:rPr>
            <w:rFonts w:ascii="Times New Roman" w:hAnsi="Times New Roman" w:cs="Times New Roman"/>
            <w:color w:val="000000" w:themeColor="text1"/>
          </w:rPr>
          <w:t># "nonce"</w:t>
        </w:r>
      </w:ins>
    </w:p>
    <w:p w14:paraId="28B81EB5" w14:textId="5497DE6E" w:rsidR="00E328FB" w:rsidRPr="00E328FB" w:rsidRDefault="00E328FB" w:rsidP="00E328FB">
      <w:pPr>
        <w:spacing w:after="0"/>
        <w:rPr>
          <w:ins w:id="1874" w:author="Author"/>
          <w:rFonts w:ascii="Times New Roman" w:hAnsi="Times New Roman" w:cs="Times New Roman"/>
          <w:color w:val="000000" w:themeColor="text1"/>
        </w:rPr>
      </w:pPr>
      <w:ins w:id="1875" w:author="Author">
        <w:r w:rsidRPr="00E328FB">
          <w:rPr>
            <w:rFonts w:ascii="Times New Roman" w:hAnsi="Times New Roman" w:cs="Times New Roman"/>
            <w:color w:val="000000" w:themeColor="text1"/>
          </w:rPr>
          <w:t>"\\bnonce\\b",</w:t>
        </w:r>
      </w:ins>
    </w:p>
    <w:p w14:paraId="3A7EC764" w14:textId="7D71E3AC" w:rsidR="00E328FB" w:rsidRPr="00E328FB" w:rsidRDefault="00E328FB" w:rsidP="00E328FB">
      <w:pPr>
        <w:spacing w:after="0"/>
        <w:rPr>
          <w:ins w:id="1876" w:author="Author"/>
          <w:rFonts w:ascii="Times New Roman" w:hAnsi="Times New Roman" w:cs="Times New Roman"/>
          <w:color w:val="000000" w:themeColor="text1"/>
        </w:rPr>
      </w:pPr>
      <w:ins w:id="1877" w:author="Author">
        <w:r w:rsidRPr="00E328FB">
          <w:rPr>
            <w:rFonts w:ascii="Times New Roman" w:hAnsi="Times New Roman" w:cs="Times New Roman"/>
            <w:color w:val="000000" w:themeColor="text1"/>
          </w:rPr>
          <w:t># "nympho"</w:t>
        </w:r>
      </w:ins>
    </w:p>
    <w:p w14:paraId="1615B889" w14:textId="2A895057" w:rsidR="00E328FB" w:rsidRPr="00E328FB" w:rsidRDefault="00E328FB" w:rsidP="00E328FB">
      <w:pPr>
        <w:spacing w:after="0"/>
        <w:rPr>
          <w:ins w:id="1878" w:author="Author"/>
          <w:rFonts w:ascii="Times New Roman" w:hAnsi="Times New Roman" w:cs="Times New Roman"/>
          <w:color w:val="000000" w:themeColor="text1"/>
        </w:rPr>
      </w:pPr>
      <w:ins w:id="1879" w:author="Author">
        <w:r w:rsidRPr="00E328FB">
          <w:rPr>
            <w:rFonts w:ascii="Times New Roman" w:hAnsi="Times New Roman" w:cs="Times New Roman"/>
            <w:color w:val="000000" w:themeColor="text1"/>
          </w:rPr>
          <w:t>"\\bnympho\\w*\\b",</w:t>
        </w:r>
      </w:ins>
    </w:p>
    <w:p w14:paraId="5A552813" w14:textId="3EA76A26" w:rsidR="00E328FB" w:rsidRPr="00E328FB" w:rsidRDefault="00E328FB" w:rsidP="00E328FB">
      <w:pPr>
        <w:spacing w:after="0"/>
        <w:rPr>
          <w:ins w:id="1880" w:author="Author"/>
          <w:rFonts w:ascii="Times New Roman" w:hAnsi="Times New Roman" w:cs="Times New Roman"/>
          <w:color w:val="000000" w:themeColor="text1"/>
        </w:rPr>
      </w:pPr>
      <w:ins w:id="1881" w:author="Author">
        <w:r w:rsidRPr="00E328FB">
          <w:rPr>
            <w:rFonts w:ascii="Times New Roman" w:hAnsi="Times New Roman" w:cs="Times New Roman"/>
            <w:color w:val="000000" w:themeColor="text1"/>
          </w:rPr>
          <w:t># "pecker"</w:t>
        </w:r>
      </w:ins>
    </w:p>
    <w:p w14:paraId="694E29F1" w14:textId="13F2F0B3" w:rsidR="00E328FB" w:rsidRPr="00E328FB" w:rsidRDefault="00E328FB" w:rsidP="00E328FB">
      <w:pPr>
        <w:spacing w:after="0"/>
        <w:rPr>
          <w:ins w:id="1882" w:author="Author"/>
          <w:rFonts w:ascii="Times New Roman" w:hAnsi="Times New Roman" w:cs="Times New Roman"/>
          <w:color w:val="000000" w:themeColor="text1"/>
          <w:lang w:val="de-DE"/>
        </w:rPr>
      </w:pPr>
      <w:ins w:id="1883" w:author="Author">
        <w:r w:rsidRPr="00E328FB">
          <w:rPr>
            <w:rFonts w:ascii="Times New Roman" w:hAnsi="Times New Roman" w:cs="Times New Roman"/>
            <w:color w:val="000000" w:themeColor="text1"/>
            <w:lang w:val="de-DE"/>
          </w:rPr>
          <w:t>"\\bp[e3€ëéê]ck[ae]?[rs]*\\b",</w:t>
        </w:r>
      </w:ins>
    </w:p>
    <w:p w14:paraId="76ABEC32" w14:textId="6DDDA70C" w:rsidR="00E328FB" w:rsidRPr="00E328FB" w:rsidRDefault="00E328FB" w:rsidP="00E328FB">
      <w:pPr>
        <w:spacing w:after="0"/>
        <w:rPr>
          <w:ins w:id="1884" w:author="Author"/>
          <w:rFonts w:ascii="Times New Roman" w:hAnsi="Times New Roman" w:cs="Times New Roman"/>
          <w:color w:val="000000" w:themeColor="text1"/>
          <w:lang w:val="de-DE"/>
        </w:rPr>
      </w:pPr>
      <w:ins w:id="1885" w:author="Author">
        <w:r w:rsidRPr="00E328FB">
          <w:rPr>
            <w:rFonts w:ascii="Times New Roman" w:hAnsi="Times New Roman" w:cs="Times New Roman"/>
            <w:color w:val="000000" w:themeColor="text1"/>
            <w:lang w:val="de-DE"/>
          </w:rPr>
          <w:t># "pedo"</w:t>
        </w:r>
      </w:ins>
    </w:p>
    <w:p w14:paraId="2B1FB265" w14:textId="1F38026D" w:rsidR="00E328FB" w:rsidRPr="00E328FB" w:rsidRDefault="00E328FB" w:rsidP="00E328FB">
      <w:pPr>
        <w:spacing w:after="0"/>
        <w:rPr>
          <w:ins w:id="1886" w:author="Author"/>
          <w:rFonts w:ascii="Times New Roman" w:hAnsi="Times New Roman" w:cs="Times New Roman"/>
          <w:color w:val="000000" w:themeColor="text1"/>
          <w:lang w:val="de-DE"/>
        </w:rPr>
      </w:pPr>
      <w:ins w:id="1887" w:author="Author">
        <w:r w:rsidRPr="00E328FB">
          <w:rPr>
            <w:rFonts w:ascii="Times New Roman" w:hAnsi="Times New Roman" w:cs="Times New Roman"/>
            <w:color w:val="000000" w:themeColor="text1"/>
            <w:lang w:val="de-DE"/>
          </w:rPr>
          <w:t>"\\bp[e3€ëéê]do[philf]*[e]*[zs]*\\b",</w:t>
        </w:r>
      </w:ins>
    </w:p>
    <w:p w14:paraId="7A0BA434" w14:textId="237E86DD" w:rsidR="00E328FB" w:rsidRPr="00E328FB" w:rsidRDefault="00E328FB" w:rsidP="00E328FB">
      <w:pPr>
        <w:spacing w:after="0"/>
        <w:rPr>
          <w:ins w:id="1888" w:author="Author"/>
          <w:rFonts w:ascii="Times New Roman" w:hAnsi="Times New Roman" w:cs="Times New Roman"/>
          <w:color w:val="000000" w:themeColor="text1"/>
          <w:lang w:val="de-DE"/>
        </w:rPr>
      </w:pPr>
      <w:ins w:id="1889" w:author="Author">
        <w:r w:rsidRPr="00E328FB">
          <w:rPr>
            <w:rFonts w:ascii="Times New Roman" w:hAnsi="Times New Roman" w:cs="Times New Roman"/>
            <w:color w:val="000000" w:themeColor="text1"/>
            <w:lang w:val="de-DE"/>
          </w:rPr>
          <w:t># "pikey</w:t>
        </w:r>
      </w:ins>
    </w:p>
    <w:p w14:paraId="4FDDE31E" w14:textId="0A5C1F08" w:rsidR="00E328FB" w:rsidRPr="00E328FB" w:rsidRDefault="00E328FB" w:rsidP="00E328FB">
      <w:pPr>
        <w:spacing w:after="0"/>
        <w:rPr>
          <w:ins w:id="1890" w:author="Author"/>
          <w:rFonts w:ascii="Times New Roman" w:hAnsi="Times New Roman" w:cs="Times New Roman"/>
          <w:color w:val="000000" w:themeColor="text1"/>
          <w:lang w:val="de-DE"/>
        </w:rPr>
      </w:pPr>
      <w:ins w:id="1891" w:author="Author">
        <w:r w:rsidRPr="00E328FB">
          <w:rPr>
            <w:rFonts w:ascii="Times New Roman" w:hAnsi="Times New Roman" w:cs="Times New Roman"/>
            <w:color w:val="000000" w:themeColor="text1"/>
            <w:lang w:val="de-DE"/>
          </w:rPr>
          <w:t>"\\bpik(i|is|ey|ies|eys|eyz|iez|iz)+\\b",</w:t>
        </w:r>
      </w:ins>
    </w:p>
    <w:p w14:paraId="0E5EE5D8" w14:textId="4544291E" w:rsidR="00E328FB" w:rsidRPr="00E328FB" w:rsidRDefault="00E328FB" w:rsidP="00E328FB">
      <w:pPr>
        <w:spacing w:after="0"/>
        <w:rPr>
          <w:ins w:id="1892" w:author="Author"/>
          <w:rFonts w:ascii="Times New Roman" w:hAnsi="Times New Roman" w:cs="Times New Roman"/>
          <w:color w:val="000000" w:themeColor="text1"/>
          <w:lang w:val="de-DE"/>
        </w:rPr>
      </w:pPr>
      <w:ins w:id="1893" w:author="Author">
        <w:r w:rsidRPr="00E328FB">
          <w:rPr>
            <w:rFonts w:ascii="Times New Roman" w:hAnsi="Times New Roman" w:cs="Times New Roman"/>
            <w:color w:val="000000" w:themeColor="text1"/>
            <w:lang w:val="de-DE"/>
          </w:rPr>
          <w:t># "pimp"</w:t>
        </w:r>
      </w:ins>
    </w:p>
    <w:p w14:paraId="5FCB3703" w14:textId="5154B60D" w:rsidR="00E328FB" w:rsidRPr="00E328FB" w:rsidRDefault="00E328FB" w:rsidP="00E328FB">
      <w:pPr>
        <w:spacing w:after="0"/>
        <w:rPr>
          <w:ins w:id="1894" w:author="Author"/>
          <w:rFonts w:ascii="Times New Roman" w:hAnsi="Times New Roman" w:cs="Times New Roman"/>
          <w:color w:val="000000" w:themeColor="text1"/>
          <w:lang w:val="de-DE"/>
        </w:rPr>
      </w:pPr>
      <w:ins w:id="1895" w:author="Author">
        <w:r w:rsidRPr="00E328FB">
          <w:rPr>
            <w:rFonts w:ascii="Times New Roman" w:hAnsi="Times New Roman" w:cs="Times New Roman"/>
            <w:color w:val="000000" w:themeColor="text1"/>
            <w:lang w:val="de-DE"/>
          </w:rPr>
          <w:t>"\\bpimp(s|ing|in|z|ed)*\\b",</w:t>
        </w:r>
      </w:ins>
    </w:p>
    <w:p w14:paraId="120A5E1C" w14:textId="556B7CCA" w:rsidR="00E328FB" w:rsidRPr="00E328FB" w:rsidRDefault="00E328FB" w:rsidP="00E328FB">
      <w:pPr>
        <w:spacing w:after="0"/>
        <w:rPr>
          <w:ins w:id="1896" w:author="Author"/>
          <w:rFonts w:ascii="Times New Roman" w:hAnsi="Times New Roman" w:cs="Times New Roman"/>
          <w:color w:val="000000" w:themeColor="text1"/>
        </w:rPr>
      </w:pPr>
      <w:ins w:id="1897" w:author="Author">
        <w:r w:rsidRPr="00E328FB">
          <w:rPr>
            <w:rFonts w:ascii="Times New Roman" w:hAnsi="Times New Roman" w:cs="Times New Roman"/>
            <w:color w:val="000000" w:themeColor="text1"/>
          </w:rPr>
          <w:t># "piss"</w:t>
        </w:r>
      </w:ins>
    </w:p>
    <w:p w14:paraId="68FE2C60" w14:textId="50EAF423" w:rsidR="00E328FB" w:rsidRPr="00E328FB" w:rsidRDefault="00E328FB" w:rsidP="00E328FB">
      <w:pPr>
        <w:spacing w:after="0"/>
        <w:rPr>
          <w:ins w:id="1898" w:author="Author"/>
          <w:rFonts w:ascii="Times New Roman" w:hAnsi="Times New Roman" w:cs="Times New Roman"/>
          <w:color w:val="000000" w:themeColor="text1"/>
        </w:rPr>
      </w:pPr>
      <w:ins w:id="1899" w:author="Author">
        <w:r w:rsidRPr="00E328FB">
          <w:rPr>
            <w:rFonts w:ascii="Times New Roman" w:hAnsi="Times New Roman" w:cs="Times New Roman"/>
            <w:color w:val="000000" w:themeColor="text1"/>
          </w:rPr>
          <w:t>"\\bp[i1!|ïíì][s5$§z][s5$§]+(in|ing|er|a|ers|erz)*\\b",</w:t>
        </w:r>
      </w:ins>
    </w:p>
    <w:p w14:paraId="79F94F44" w14:textId="2ABA2712" w:rsidR="00E328FB" w:rsidRPr="00E328FB" w:rsidRDefault="00E328FB" w:rsidP="00E328FB">
      <w:pPr>
        <w:spacing w:after="0"/>
        <w:rPr>
          <w:ins w:id="1900" w:author="Author"/>
          <w:rFonts w:ascii="Times New Roman" w:hAnsi="Times New Roman" w:cs="Times New Roman"/>
          <w:color w:val="000000" w:themeColor="text1"/>
        </w:rPr>
      </w:pPr>
      <w:ins w:id="1901" w:author="Author">
        <w:r w:rsidRPr="00E328FB">
          <w:rPr>
            <w:rFonts w:ascii="Times New Roman" w:hAnsi="Times New Roman" w:cs="Times New Roman"/>
            <w:color w:val="000000" w:themeColor="text1"/>
          </w:rPr>
          <w:t># "poofter"</w:t>
        </w:r>
      </w:ins>
    </w:p>
    <w:p w14:paraId="25B4B0B9" w14:textId="1F069890" w:rsidR="00E328FB" w:rsidRPr="00E328FB" w:rsidRDefault="003744ED" w:rsidP="00E328FB">
      <w:pPr>
        <w:spacing w:after="0"/>
        <w:rPr>
          <w:ins w:id="1902" w:author="Author"/>
          <w:rFonts w:ascii="Times New Roman" w:hAnsi="Times New Roman" w:cs="Times New Roman"/>
          <w:color w:val="000000" w:themeColor="text1"/>
        </w:rPr>
      </w:pPr>
      <w:ins w:id="1903" w:author="Author">
        <w:r w:rsidRPr="00E328FB">
          <w:rPr>
            <w:rFonts w:ascii="Times New Roman" w:hAnsi="Times New Roman" w:cs="Times New Roman"/>
            <w:color w:val="000000" w:themeColor="text1"/>
          </w:rPr>
          <w:t>"</w:t>
        </w:r>
        <w:r w:rsidR="00E328FB" w:rsidRPr="00E328FB">
          <w:rPr>
            <w:rFonts w:ascii="Times New Roman" w:hAnsi="Times New Roman" w:cs="Times New Roman"/>
            <w:color w:val="000000" w:themeColor="text1"/>
          </w:rPr>
          <w:t>\\bpooft(er|ers|as|az)+\\b",</w:t>
        </w:r>
      </w:ins>
    </w:p>
    <w:p w14:paraId="1FEC7C28" w14:textId="5B17875B" w:rsidR="00E328FB" w:rsidRPr="00E328FB" w:rsidRDefault="00E328FB" w:rsidP="00E328FB">
      <w:pPr>
        <w:spacing w:after="0"/>
        <w:rPr>
          <w:ins w:id="1904" w:author="Author"/>
          <w:rFonts w:ascii="Times New Roman" w:hAnsi="Times New Roman" w:cs="Times New Roman"/>
          <w:color w:val="000000" w:themeColor="text1"/>
        </w:rPr>
      </w:pPr>
      <w:ins w:id="1905" w:author="Author">
        <w:r w:rsidRPr="00E328FB">
          <w:rPr>
            <w:rFonts w:ascii="Times New Roman" w:hAnsi="Times New Roman" w:cs="Times New Roman"/>
            <w:color w:val="000000" w:themeColor="text1"/>
          </w:rPr>
          <w:t># "prick"</w:t>
        </w:r>
      </w:ins>
    </w:p>
    <w:p w14:paraId="63ED3F5A" w14:textId="001DCB70" w:rsidR="00E328FB" w:rsidRPr="00E328FB" w:rsidRDefault="00E328FB" w:rsidP="00E328FB">
      <w:pPr>
        <w:spacing w:after="0"/>
        <w:rPr>
          <w:ins w:id="1906" w:author="Author"/>
          <w:rFonts w:ascii="Times New Roman" w:hAnsi="Times New Roman" w:cs="Times New Roman"/>
          <w:color w:val="000000" w:themeColor="text1"/>
        </w:rPr>
      </w:pPr>
      <w:ins w:id="1907" w:author="Author">
        <w:r w:rsidRPr="00E328FB">
          <w:rPr>
            <w:rFonts w:ascii="Times New Roman" w:hAnsi="Times New Roman" w:cs="Times New Roman"/>
            <w:color w:val="000000" w:themeColor="text1"/>
          </w:rPr>
          <w:t>"\\bprick[zs]*\\b",</w:t>
        </w:r>
      </w:ins>
    </w:p>
    <w:p w14:paraId="1FA4582F" w14:textId="5EA2E0E1" w:rsidR="00E328FB" w:rsidRPr="00E328FB" w:rsidRDefault="00E328FB" w:rsidP="00E328FB">
      <w:pPr>
        <w:spacing w:after="0"/>
        <w:rPr>
          <w:ins w:id="1908" w:author="Author"/>
          <w:rFonts w:ascii="Times New Roman" w:hAnsi="Times New Roman" w:cs="Times New Roman"/>
          <w:color w:val="000000" w:themeColor="text1"/>
        </w:rPr>
      </w:pPr>
      <w:ins w:id="1909" w:author="Author">
        <w:r w:rsidRPr="00E328FB">
          <w:rPr>
            <w:rFonts w:ascii="Times New Roman" w:hAnsi="Times New Roman" w:cs="Times New Roman"/>
            <w:color w:val="000000" w:themeColor="text1"/>
          </w:rPr>
          <w:t># "puke"</w:t>
        </w:r>
      </w:ins>
    </w:p>
    <w:p w14:paraId="34F60BB9" w14:textId="163BA1CC" w:rsidR="00E328FB" w:rsidRPr="00C10570" w:rsidRDefault="00E328FB" w:rsidP="00E328FB">
      <w:pPr>
        <w:spacing w:after="0"/>
        <w:rPr>
          <w:ins w:id="1910" w:author="Author"/>
          <w:rFonts w:ascii="Times New Roman" w:hAnsi="Times New Roman" w:cs="Times New Roman"/>
          <w:color w:val="000000" w:themeColor="text1"/>
        </w:rPr>
      </w:pPr>
      <w:ins w:id="1911" w:author="Author">
        <w:r w:rsidRPr="00C10570">
          <w:rPr>
            <w:rFonts w:ascii="Times New Roman" w:hAnsi="Times New Roman" w:cs="Times New Roman"/>
            <w:color w:val="000000" w:themeColor="text1"/>
          </w:rPr>
          <w:t>"\\bpuk[e]*(s|z|ing|ed)*\\b",</w:t>
        </w:r>
      </w:ins>
    </w:p>
    <w:p w14:paraId="5E2C865B" w14:textId="7F7FE965" w:rsidR="00E328FB" w:rsidRPr="00E328FB" w:rsidRDefault="00E328FB" w:rsidP="00E328FB">
      <w:pPr>
        <w:spacing w:after="0"/>
        <w:rPr>
          <w:ins w:id="1912" w:author="Author"/>
          <w:rFonts w:ascii="Times New Roman" w:hAnsi="Times New Roman" w:cs="Times New Roman"/>
          <w:color w:val="000000" w:themeColor="text1"/>
        </w:rPr>
      </w:pPr>
      <w:ins w:id="1913" w:author="Author">
        <w:r w:rsidRPr="00E328FB">
          <w:rPr>
            <w:rFonts w:ascii="Times New Roman" w:hAnsi="Times New Roman" w:cs="Times New Roman"/>
            <w:color w:val="000000" w:themeColor="text1"/>
          </w:rPr>
          <w:t># "pussy"</w:t>
        </w:r>
      </w:ins>
    </w:p>
    <w:p w14:paraId="2EB18D5B" w14:textId="01066377" w:rsidR="00E328FB" w:rsidRPr="00E328FB" w:rsidRDefault="00E328FB" w:rsidP="00E328FB">
      <w:pPr>
        <w:spacing w:after="0"/>
        <w:rPr>
          <w:ins w:id="1914" w:author="Author"/>
          <w:rFonts w:ascii="Times New Roman" w:hAnsi="Times New Roman" w:cs="Times New Roman"/>
          <w:color w:val="000000" w:themeColor="text1"/>
        </w:rPr>
      </w:pPr>
      <w:ins w:id="1915" w:author="Author">
        <w:r w:rsidRPr="00E328FB">
          <w:rPr>
            <w:rFonts w:ascii="Times New Roman" w:hAnsi="Times New Roman" w:cs="Times New Roman"/>
            <w:color w:val="000000" w:themeColor="text1"/>
          </w:rPr>
          <w:t>"\\bp[u|µüúû][s5$§z][s5$§z][@a4äáå]*[y¥][zs]*\\b",</w:t>
        </w:r>
      </w:ins>
    </w:p>
    <w:p w14:paraId="6C889647" w14:textId="5F1FB936" w:rsidR="00E328FB" w:rsidRPr="00E328FB" w:rsidRDefault="00E328FB" w:rsidP="00E328FB">
      <w:pPr>
        <w:spacing w:after="0"/>
        <w:rPr>
          <w:ins w:id="1916" w:author="Author"/>
          <w:rFonts w:ascii="Times New Roman" w:hAnsi="Times New Roman" w:cs="Times New Roman"/>
          <w:color w:val="000000" w:themeColor="text1"/>
        </w:rPr>
      </w:pPr>
      <w:ins w:id="1917" w:author="Author">
        <w:r w:rsidRPr="00E328FB">
          <w:rPr>
            <w:rFonts w:ascii="Times New Roman" w:hAnsi="Times New Roman" w:cs="Times New Roman"/>
            <w:color w:val="000000" w:themeColor="text1"/>
          </w:rPr>
          <w:t># "queef"</w:t>
        </w:r>
      </w:ins>
    </w:p>
    <w:p w14:paraId="67FD9E99" w14:textId="31841697" w:rsidR="00E328FB" w:rsidRPr="00E328FB" w:rsidRDefault="00E328FB" w:rsidP="00E328FB">
      <w:pPr>
        <w:spacing w:after="0"/>
        <w:rPr>
          <w:ins w:id="1918" w:author="Author"/>
          <w:rFonts w:ascii="Times New Roman" w:hAnsi="Times New Roman" w:cs="Times New Roman"/>
          <w:color w:val="000000" w:themeColor="text1"/>
        </w:rPr>
      </w:pPr>
      <w:ins w:id="1919" w:author="Author">
        <w:r w:rsidRPr="00E328FB">
          <w:rPr>
            <w:rFonts w:ascii="Times New Roman" w:hAnsi="Times New Roman" w:cs="Times New Roman"/>
            <w:color w:val="000000" w:themeColor="text1"/>
          </w:rPr>
          <w:t>"\\bqu[e]+[a]*f(s|z|ing|ed)*\\b",</w:t>
        </w:r>
      </w:ins>
    </w:p>
    <w:p w14:paraId="07BA4387" w14:textId="0687FF77" w:rsidR="00E328FB" w:rsidRPr="00E328FB" w:rsidRDefault="00E328FB" w:rsidP="00E328FB">
      <w:pPr>
        <w:spacing w:after="0"/>
        <w:rPr>
          <w:ins w:id="1920" w:author="Author"/>
          <w:rFonts w:ascii="Times New Roman" w:hAnsi="Times New Roman" w:cs="Times New Roman"/>
          <w:color w:val="000000" w:themeColor="text1"/>
        </w:rPr>
      </w:pPr>
      <w:ins w:id="1921" w:author="Author">
        <w:r w:rsidRPr="00E328FB">
          <w:rPr>
            <w:rFonts w:ascii="Times New Roman" w:hAnsi="Times New Roman" w:cs="Times New Roman"/>
            <w:color w:val="000000" w:themeColor="text1"/>
          </w:rPr>
          <w:t># "shag"</w:t>
        </w:r>
      </w:ins>
    </w:p>
    <w:p w14:paraId="6D42F86A" w14:textId="47540699" w:rsidR="00E328FB" w:rsidRPr="00E328FB" w:rsidRDefault="00E328FB" w:rsidP="00E328FB">
      <w:pPr>
        <w:spacing w:after="0"/>
        <w:rPr>
          <w:ins w:id="1922" w:author="Author"/>
          <w:rFonts w:ascii="Times New Roman" w:hAnsi="Times New Roman" w:cs="Times New Roman"/>
          <w:color w:val="000000" w:themeColor="text1"/>
        </w:rPr>
      </w:pPr>
      <w:ins w:id="1923" w:author="Author">
        <w:r w:rsidRPr="00E328FB">
          <w:rPr>
            <w:rFonts w:ascii="Times New Roman" w:hAnsi="Times New Roman" w:cs="Times New Roman"/>
            <w:color w:val="000000" w:themeColor="text1"/>
          </w:rPr>
          <w:t>"\\bshag(ging|gin|ged)*\\b",</w:t>
        </w:r>
      </w:ins>
    </w:p>
    <w:p w14:paraId="3D40EA87" w14:textId="490A4D8C" w:rsidR="00E328FB" w:rsidRPr="00C10570" w:rsidRDefault="00E328FB" w:rsidP="00E328FB">
      <w:pPr>
        <w:spacing w:after="0"/>
        <w:rPr>
          <w:ins w:id="1924" w:author="Author"/>
          <w:rFonts w:ascii="Times New Roman" w:hAnsi="Times New Roman" w:cs="Times New Roman"/>
          <w:color w:val="000000" w:themeColor="text1"/>
          <w:lang w:val="de-DE"/>
        </w:rPr>
      </w:pPr>
      <w:ins w:id="1925" w:author="Author">
        <w:r w:rsidRPr="00C10570">
          <w:rPr>
            <w:rFonts w:ascii="Times New Roman" w:hAnsi="Times New Roman" w:cs="Times New Roman"/>
            <w:color w:val="000000" w:themeColor="text1"/>
            <w:lang w:val="de-DE"/>
          </w:rPr>
          <w:t># "skank"</w:t>
        </w:r>
      </w:ins>
    </w:p>
    <w:p w14:paraId="77554B42" w14:textId="60DF3475" w:rsidR="00E328FB" w:rsidRPr="00E328FB" w:rsidRDefault="00E328FB" w:rsidP="00E328FB">
      <w:pPr>
        <w:spacing w:after="0"/>
        <w:rPr>
          <w:ins w:id="1926" w:author="Author"/>
          <w:rFonts w:ascii="Times New Roman" w:hAnsi="Times New Roman" w:cs="Times New Roman"/>
          <w:color w:val="000000" w:themeColor="text1"/>
          <w:lang w:val="de-DE"/>
        </w:rPr>
      </w:pPr>
      <w:ins w:id="1927" w:author="Author">
        <w:r w:rsidRPr="00E328FB">
          <w:rPr>
            <w:rFonts w:ascii="Times New Roman" w:hAnsi="Times New Roman" w:cs="Times New Roman"/>
            <w:color w:val="000000" w:themeColor="text1"/>
            <w:lang w:val="de-DE"/>
          </w:rPr>
          <w:t>"\\bskank[yzs]*\\b",</w:t>
        </w:r>
      </w:ins>
    </w:p>
    <w:p w14:paraId="1E350F66" w14:textId="2177F469" w:rsidR="00E328FB" w:rsidRPr="00E328FB" w:rsidRDefault="00E328FB" w:rsidP="00E328FB">
      <w:pPr>
        <w:spacing w:after="0"/>
        <w:rPr>
          <w:ins w:id="1928" w:author="Author"/>
          <w:rFonts w:ascii="Times New Roman" w:hAnsi="Times New Roman" w:cs="Times New Roman"/>
          <w:color w:val="000000" w:themeColor="text1"/>
          <w:lang w:val="de-DE"/>
        </w:rPr>
      </w:pPr>
      <w:ins w:id="1929" w:author="Author">
        <w:r w:rsidRPr="00E328FB">
          <w:rPr>
            <w:rFonts w:ascii="Times New Roman" w:hAnsi="Times New Roman" w:cs="Times New Roman"/>
            <w:color w:val="000000" w:themeColor="text1"/>
            <w:lang w:val="de-DE"/>
          </w:rPr>
          <w:t># "slag"</w:t>
        </w:r>
      </w:ins>
    </w:p>
    <w:p w14:paraId="353DCEBA" w14:textId="13CED830" w:rsidR="00E328FB" w:rsidRPr="00E328FB" w:rsidRDefault="00E328FB" w:rsidP="00E328FB">
      <w:pPr>
        <w:spacing w:after="0"/>
        <w:rPr>
          <w:ins w:id="1930" w:author="Author"/>
          <w:rFonts w:ascii="Times New Roman" w:hAnsi="Times New Roman" w:cs="Times New Roman"/>
          <w:color w:val="000000" w:themeColor="text1"/>
          <w:lang w:val="de-DE"/>
        </w:rPr>
      </w:pPr>
      <w:ins w:id="1931" w:author="Author">
        <w:r w:rsidRPr="00E328FB">
          <w:rPr>
            <w:rFonts w:ascii="Times New Roman" w:hAnsi="Times New Roman" w:cs="Times New Roman"/>
            <w:color w:val="000000" w:themeColor="text1"/>
            <w:lang w:val="de-DE"/>
          </w:rPr>
          <w:t>"\\bslag[zs]*\\b",</w:t>
        </w:r>
      </w:ins>
    </w:p>
    <w:p w14:paraId="1F309003" w14:textId="5385679F" w:rsidR="00E328FB" w:rsidRPr="00E328FB" w:rsidRDefault="00E328FB" w:rsidP="00E328FB">
      <w:pPr>
        <w:spacing w:after="0"/>
        <w:rPr>
          <w:ins w:id="1932" w:author="Author"/>
          <w:rFonts w:ascii="Times New Roman" w:hAnsi="Times New Roman" w:cs="Times New Roman"/>
          <w:color w:val="000000" w:themeColor="text1"/>
          <w:lang w:val="de-DE"/>
        </w:rPr>
      </w:pPr>
      <w:ins w:id="1933" w:author="Author">
        <w:r w:rsidRPr="00E328FB">
          <w:rPr>
            <w:rFonts w:ascii="Times New Roman" w:hAnsi="Times New Roman" w:cs="Times New Roman"/>
            <w:color w:val="000000" w:themeColor="text1"/>
            <w:lang w:val="de-DE"/>
          </w:rPr>
          <w:t># "slut"</w:t>
        </w:r>
      </w:ins>
    </w:p>
    <w:p w14:paraId="2B5FFA71" w14:textId="561284DE" w:rsidR="00E328FB" w:rsidRPr="00E328FB" w:rsidRDefault="00E328FB" w:rsidP="00E328FB">
      <w:pPr>
        <w:spacing w:after="0"/>
        <w:rPr>
          <w:ins w:id="1934" w:author="Author"/>
          <w:rFonts w:ascii="Times New Roman" w:hAnsi="Times New Roman" w:cs="Times New Roman"/>
          <w:color w:val="000000" w:themeColor="text1"/>
          <w:lang w:val="de-DE"/>
        </w:rPr>
      </w:pPr>
      <w:ins w:id="1935" w:author="Author">
        <w:r w:rsidRPr="00E328FB">
          <w:rPr>
            <w:rFonts w:ascii="Times New Roman" w:hAnsi="Times New Roman" w:cs="Times New Roman"/>
            <w:color w:val="000000" w:themeColor="text1"/>
            <w:lang w:val="de-DE"/>
          </w:rPr>
          <w:t>"\\b[s5$§z]l[uµüúû][t7+†](i|y)*[zs]*\\b",</w:t>
        </w:r>
      </w:ins>
    </w:p>
    <w:p w14:paraId="1C179247" w14:textId="135A08A8" w:rsidR="00E328FB" w:rsidRPr="00E328FB" w:rsidRDefault="00E328FB" w:rsidP="00E328FB">
      <w:pPr>
        <w:spacing w:after="0"/>
        <w:rPr>
          <w:ins w:id="1936" w:author="Author"/>
          <w:rFonts w:ascii="Times New Roman" w:hAnsi="Times New Roman" w:cs="Times New Roman"/>
          <w:color w:val="000000" w:themeColor="text1"/>
        </w:rPr>
      </w:pPr>
      <w:ins w:id="1937" w:author="Author">
        <w:r w:rsidRPr="00E328FB">
          <w:rPr>
            <w:rFonts w:ascii="Times New Roman" w:hAnsi="Times New Roman" w:cs="Times New Roman"/>
            <w:color w:val="000000" w:themeColor="text1"/>
          </w:rPr>
          <w:t># "sod"</w:t>
        </w:r>
      </w:ins>
    </w:p>
    <w:p w14:paraId="4C31EC76" w14:textId="3B2AB8D6" w:rsidR="00E328FB" w:rsidRPr="00E328FB" w:rsidRDefault="00E328FB" w:rsidP="00E328FB">
      <w:pPr>
        <w:spacing w:after="0"/>
        <w:rPr>
          <w:ins w:id="1938" w:author="Author"/>
          <w:rFonts w:ascii="Times New Roman" w:hAnsi="Times New Roman" w:cs="Times New Roman"/>
          <w:color w:val="000000" w:themeColor="text1"/>
        </w:rPr>
      </w:pPr>
      <w:ins w:id="1939" w:author="Author">
        <w:r w:rsidRPr="00E328FB">
          <w:rPr>
            <w:rFonts w:ascii="Times New Roman" w:hAnsi="Times New Roman" w:cs="Times New Roman"/>
            <w:color w:val="000000" w:themeColor="text1"/>
          </w:rPr>
          <w:t>"\\bsod[d]*[sz]*(ing)*\\b",</w:t>
        </w:r>
      </w:ins>
    </w:p>
    <w:p w14:paraId="32495ABC" w14:textId="69DEBFC6" w:rsidR="00E328FB" w:rsidRPr="00E328FB" w:rsidRDefault="00E328FB" w:rsidP="00E328FB">
      <w:pPr>
        <w:spacing w:after="0"/>
        <w:rPr>
          <w:ins w:id="1940" w:author="Author"/>
          <w:rFonts w:ascii="Times New Roman" w:hAnsi="Times New Roman" w:cs="Times New Roman"/>
          <w:color w:val="000000" w:themeColor="text1"/>
        </w:rPr>
      </w:pPr>
      <w:ins w:id="1941" w:author="Author">
        <w:r w:rsidRPr="00E328FB">
          <w:rPr>
            <w:rFonts w:ascii="Times New Roman" w:hAnsi="Times New Roman" w:cs="Times New Roman"/>
            <w:color w:val="000000" w:themeColor="text1"/>
          </w:rPr>
          <w:t># "spastic"</w:t>
        </w:r>
      </w:ins>
    </w:p>
    <w:p w14:paraId="59FDBBD7" w14:textId="61B3EC06" w:rsidR="00E328FB" w:rsidRPr="00E328FB" w:rsidRDefault="00E328FB" w:rsidP="00E328FB">
      <w:pPr>
        <w:spacing w:after="0"/>
        <w:rPr>
          <w:ins w:id="1942" w:author="Author"/>
          <w:rFonts w:ascii="Times New Roman" w:hAnsi="Times New Roman" w:cs="Times New Roman"/>
          <w:color w:val="000000" w:themeColor="text1"/>
        </w:rPr>
      </w:pPr>
      <w:ins w:id="1943" w:author="Author">
        <w:r w:rsidRPr="00E328FB">
          <w:rPr>
            <w:rFonts w:ascii="Times New Roman" w:hAnsi="Times New Roman" w:cs="Times New Roman"/>
            <w:color w:val="000000" w:themeColor="text1"/>
          </w:rPr>
          <w:t>"\\bspast(ic|ics|icz)*\\b",</w:t>
        </w:r>
      </w:ins>
    </w:p>
    <w:p w14:paraId="761C16BF" w14:textId="1BA1BFBF" w:rsidR="00E328FB" w:rsidRPr="00E328FB" w:rsidRDefault="00E328FB" w:rsidP="00E328FB">
      <w:pPr>
        <w:spacing w:after="0"/>
        <w:rPr>
          <w:ins w:id="1944" w:author="Author"/>
          <w:rFonts w:ascii="Times New Roman" w:hAnsi="Times New Roman" w:cs="Times New Roman"/>
          <w:color w:val="000000" w:themeColor="text1"/>
        </w:rPr>
      </w:pPr>
      <w:ins w:id="1945" w:author="Author">
        <w:r w:rsidRPr="00E328FB">
          <w:rPr>
            <w:rFonts w:ascii="Times New Roman" w:hAnsi="Times New Roman" w:cs="Times New Roman"/>
            <w:color w:val="000000" w:themeColor="text1"/>
          </w:rPr>
          <w:t># "retard"</w:t>
        </w:r>
      </w:ins>
    </w:p>
    <w:p w14:paraId="071C5325" w14:textId="39FC9E56" w:rsidR="00E328FB" w:rsidRPr="00E328FB" w:rsidRDefault="00E328FB" w:rsidP="00E328FB">
      <w:pPr>
        <w:spacing w:after="0"/>
        <w:rPr>
          <w:ins w:id="1946" w:author="Author"/>
          <w:rFonts w:ascii="Times New Roman" w:hAnsi="Times New Roman" w:cs="Times New Roman"/>
          <w:color w:val="000000" w:themeColor="text1"/>
        </w:rPr>
      </w:pPr>
      <w:ins w:id="1947" w:author="Author">
        <w:r w:rsidRPr="00E328FB">
          <w:rPr>
            <w:rFonts w:ascii="Times New Roman" w:hAnsi="Times New Roman" w:cs="Times New Roman"/>
            <w:color w:val="000000" w:themeColor="text1"/>
          </w:rPr>
          <w:t>"\\bretard[zs]*\\b",</w:t>
        </w:r>
      </w:ins>
    </w:p>
    <w:p w14:paraId="64AE5B33" w14:textId="2CB28E1E" w:rsidR="00E328FB" w:rsidRPr="00E328FB" w:rsidRDefault="00E328FB" w:rsidP="00E328FB">
      <w:pPr>
        <w:spacing w:after="0"/>
        <w:rPr>
          <w:ins w:id="1948" w:author="Author"/>
          <w:rFonts w:ascii="Times New Roman" w:hAnsi="Times New Roman" w:cs="Times New Roman"/>
          <w:color w:val="000000" w:themeColor="text1"/>
        </w:rPr>
      </w:pPr>
      <w:ins w:id="1949" w:author="Author">
        <w:r w:rsidRPr="00E328FB">
          <w:rPr>
            <w:rFonts w:ascii="Times New Roman" w:hAnsi="Times New Roman" w:cs="Times New Roman"/>
            <w:color w:val="000000" w:themeColor="text1"/>
          </w:rPr>
          <w:t># "tits"</w:t>
        </w:r>
      </w:ins>
    </w:p>
    <w:p w14:paraId="2C00EB06" w14:textId="5D2F4121" w:rsidR="00E328FB" w:rsidRPr="00E328FB" w:rsidRDefault="00E328FB" w:rsidP="00E328FB">
      <w:pPr>
        <w:spacing w:after="0"/>
        <w:rPr>
          <w:ins w:id="1950" w:author="Author"/>
          <w:rFonts w:ascii="Times New Roman" w:hAnsi="Times New Roman" w:cs="Times New Roman"/>
          <w:color w:val="000000" w:themeColor="text1"/>
        </w:rPr>
      </w:pPr>
      <w:ins w:id="1951" w:author="Author">
        <w:r w:rsidRPr="00E328FB">
          <w:rPr>
            <w:rFonts w:ascii="Times New Roman" w:hAnsi="Times New Roman" w:cs="Times New Roman"/>
            <w:color w:val="000000" w:themeColor="text1"/>
          </w:rPr>
          <w:t>"\\btit[t]*(i|ies|ay|ays|ayz)*\\b",</w:t>
        </w:r>
      </w:ins>
    </w:p>
    <w:p w14:paraId="3A450432" w14:textId="22189077" w:rsidR="00E328FB" w:rsidRPr="00E328FB" w:rsidRDefault="00E328FB" w:rsidP="00E328FB">
      <w:pPr>
        <w:spacing w:after="0"/>
        <w:rPr>
          <w:ins w:id="1952" w:author="Author"/>
          <w:rFonts w:ascii="Times New Roman" w:hAnsi="Times New Roman" w:cs="Times New Roman"/>
          <w:color w:val="000000" w:themeColor="text1"/>
          <w:lang w:val="de-DE"/>
        </w:rPr>
      </w:pPr>
      <w:ins w:id="1953" w:author="Author">
        <w:r w:rsidRPr="00E328FB">
          <w:rPr>
            <w:rFonts w:ascii="Times New Roman" w:hAnsi="Times New Roman" w:cs="Times New Roman"/>
            <w:color w:val="000000" w:themeColor="text1"/>
            <w:lang w:val="de-DE"/>
          </w:rPr>
          <w:t># "tosser"</w:t>
        </w:r>
      </w:ins>
    </w:p>
    <w:p w14:paraId="254383F2" w14:textId="56055E0B" w:rsidR="00E328FB" w:rsidRPr="00E328FB" w:rsidRDefault="00E328FB" w:rsidP="00E328FB">
      <w:pPr>
        <w:spacing w:after="0"/>
        <w:rPr>
          <w:ins w:id="1954" w:author="Author"/>
          <w:rFonts w:ascii="Times New Roman" w:hAnsi="Times New Roman" w:cs="Times New Roman"/>
          <w:color w:val="000000" w:themeColor="text1"/>
          <w:lang w:val="de-DE"/>
        </w:rPr>
      </w:pPr>
      <w:ins w:id="1955" w:author="Author">
        <w:r w:rsidRPr="00E328FB">
          <w:rPr>
            <w:rFonts w:ascii="Times New Roman" w:hAnsi="Times New Roman" w:cs="Times New Roman"/>
            <w:color w:val="000000" w:themeColor="text1"/>
            <w:lang w:val="de-DE"/>
          </w:rPr>
          <w:t>"\\btosser[sz]*\\b",</w:t>
        </w:r>
      </w:ins>
    </w:p>
    <w:p w14:paraId="2A29961C" w14:textId="3BFB70FB" w:rsidR="00E328FB" w:rsidRPr="00E328FB" w:rsidRDefault="00E328FB" w:rsidP="00E328FB">
      <w:pPr>
        <w:spacing w:after="0"/>
        <w:rPr>
          <w:ins w:id="1956" w:author="Author"/>
          <w:rFonts w:ascii="Times New Roman" w:hAnsi="Times New Roman" w:cs="Times New Roman"/>
          <w:color w:val="000000" w:themeColor="text1"/>
          <w:lang w:val="de-DE"/>
        </w:rPr>
      </w:pPr>
      <w:ins w:id="1957" w:author="Author">
        <w:r w:rsidRPr="00E328FB">
          <w:rPr>
            <w:rFonts w:ascii="Times New Roman" w:hAnsi="Times New Roman" w:cs="Times New Roman"/>
            <w:color w:val="000000" w:themeColor="text1"/>
            <w:lang w:val="de-DE"/>
          </w:rPr>
          <w:t># "tranny"</w:t>
        </w:r>
      </w:ins>
    </w:p>
    <w:p w14:paraId="2D85C821" w14:textId="41988057" w:rsidR="00E328FB" w:rsidRPr="00E328FB" w:rsidRDefault="00E328FB" w:rsidP="00E328FB">
      <w:pPr>
        <w:spacing w:after="0"/>
        <w:rPr>
          <w:ins w:id="1958" w:author="Author"/>
          <w:rFonts w:ascii="Times New Roman" w:hAnsi="Times New Roman" w:cs="Times New Roman"/>
          <w:color w:val="000000" w:themeColor="text1"/>
          <w:lang w:val="de-DE"/>
        </w:rPr>
      </w:pPr>
      <w:ins w:id="1959" w:author="Author">
        <w:r w:rsidRPr="00E328FB">
          <w:rPr>
            <w:rFonts w:ascii="Times New Roman" w:hAnsi="Times New Roman" w:cs="Times New Roman"/>
            <w:color w:val="000000" w:themeColor="text1"/>
            <w:lang w:val="de-DE"/>
          </w:rPr>
          <w:t>"\\btr[a@4äáå]nn(y|ies|iez)+\\b",</w:t>
        </w:r>
      </w:ins>
    </w:p>
    <w:p w14:paraId="005B6871" w14:textId="5F77407C" w:rsidR="00E328FB" w:rsidRPr="00E328FB" w:rsidRDefault="00E328FB" w:rsidP="00E328FB">
      <w:pPr>
        <w:spacing w:after="0"/>
        <w:rPr>
          <w:ins w:id="1960" w:author="Author"/>
          <w:rFonts w:ascii="Times New Roman" w:hAnsi="Times New Roman" w:cs="Times New Roman"/>
          <w:color w:val="000000" w:themeColor="text1"/>
          <w:lang w:val="de-DE"/>
        </w:rPr>
      </w:pPr>
      <w:ins w:id="1961" w:author="Author">
        <w:r w:rsidRPr="00E328FB">
          <w:rPr>
            <w:rFonts w:ascii="Times New Roman" w:hAnsi="Times New Roman" w:cs="Times New Roman"/>
            <w:color w:val="000000" w:themeColor="text1"/>
            <w:lang w:val="de-DE"/>
          </w:rPr>
          <w:t># "turd"</w:t>
        </w:r>
      </w:ins>
    </w:p>
    <w:p w14:paraId="378322F3" w14:textId="620AE6E4" w:rsidR="00E328FB" w:rsidRPr="00E328FB" w:rsidRDefault="00E328FB" w:rsidP="00E328FB">
      <w:pPr>
        <w:spacing w:after="0"/>
        <w:rPr>
          <w:ins w:id="1962" w:author="Author"/>
          <w:rFonts w:ascii="Times New Roman" w:hAnsi="Times New Roman" w:cs="Times New Roman"/>
          <w:color w:val="000000" w:themeColor="text1"/>
          <w:lang w:val="de-DE"/>
        </w:rPr>
      </w:pPr>
      <w:ins w:id="1963" w:author="Author">
        <w:r w:rsidRPr="00E328FB">
          <w:rPr>
            <w:rFonts w:ascii="Times New Roman" w:hAnsi="Times New Roman" w:cs="Times New Roman"/>
            <w:color w:val="000000" w:themeColor="text1"/>
            <w:lang w:val="de-DE"/>
          </w:rPr>
          <w:t>"\\bturd[sz]*\\b",</w:t>
        </w:r>
      </w:ins>
    </w:p>
    <w:p w14:paraId="3CE08E4F" w14:textId="167FF82D" w:rsidR="00E328FB" w:rsidRPr="00E328FB" w:rsidRDefault="00E328FB" w:rsidP="00E328FB">
      <w:pPr>
        <w:spacing w:after="0"/>
        <w:rPr>
          <w:ins w:id="1964" w:author="Author"/>
          <w:rFonts w:ascii="Times New Roman" w:hAnsi="Times New Roman" w:cs="Times New Roman"/>
          <w:color w:val="000000" w:themeColor="text1"/>
          <w:lang w:val="de-DE"/>
        </w:rPr>
      </w:pPr>
      <w:ins w:id="1965" w:author="Author">
        <w:r w:rsidRPr="00E328FB">
          <w:rPr>
            <w:rFonts w:ascii="Times New Roman" w:hAnsi="Times New Roman" w:cs="Times New Roman"/>
            <w:color w:val="000000" w:themeColor="text1"/>
            <w:lang w:val="de-DE"/>
          </w:rPr>
          <w:t># "twat"</w:t>
        </w:r>
      </w:ins>
    </w:p>
    <w:p w14:paraId="21459180" w14:textId="0077769F" w:rsidR="00E328FB" w:rsidRPr="00E328FB" w:rsidRDefault="00E328FB" w:rsidP="00E328FB">
      <w:pPr>
        <w:spacing w:after="0"/>
        <w:rPr>
          <w:ins w:id="1966" w:author="Author"/>
          <w:rFonts w:ascii="Times New Roman" w:hAnsi="Times New Roman" w:cs="Times New Roman"/>
          <w:color w:val="000000" w:themeColor="text1"/>
          <w:lang w:val="de-DE"/>
        </w:rPr>
      </w:pPr>
      <w:ins w:id="1967" w:author="Author">
        <w:r w:rsidRPr="00E328FB">
          <w:rPr>
            <w:rFonts w:ascii="Times New Roman" w:hAnsi="Times New Roman" w:cs="Times New Roman"/>
            <w:color w:val="000000" w:themeColor="text1"/>
            <w:lang w:val="de-DE"/>
          </w:rPr>
          <w:t>"\\b[t7+†]w[a@4äáå][t7+†][zs]*\\b",</w:t>
        </w:r>
      </w:ins>
    </w:p>
    <w:p w14:paraId="04EBA768" w14:textId="7DAAA2B1" w:rsidR="00E328FB" w:rsidRPr="00E328FB" w:rsidRDefault="00E328FB" w:rsidP="00E328FB">
      <w:pPr>
        <w:spacing w:after="0"/>
        <w:rPr>
          <w:ins w:id="1968" w:author="Author"/>
          <w:rFonts w:ascii="Times New Roman" w:hAnsi="Times New Roman" w:cs="Times New Roman"/>
          <w:color w:val="000000" w:themeColor="text1"/>
          <w:lang w:val="de-DE"/>
        </w:rPr>
      </w:pPr>
      <w:ins w:id="1969" w:author="Author">
        <w:r w:rsidRPr="00E328FB">
          <w:rPr>
            <w:rFonts w:ascii="Times New Roman" w:hAnsi="Times New Roman" w:cs="Times New Roman"/>
            <w:color w:val="000000" w:themeColor="text1"/>
            <w:lang w:val="de-DE"/>
          </w:rPr>
          <w:t># "wank"</w:t>
        </w:r>
      </w:ins>
    </w:p>
    <w:p w14:paraId="17873986" w14:textId="58170976" w:rsidR="00E328FB" w:rsidRPr="00E328FB" w:rsidRDefault="00E328FB" w:rsidP="00E328FB">
      <w:pPr>
        <w:spacing w:after="0"/>
        <w:rPr>
          <w:ins w:id="1970" w:author="Author"/>
          <w:rFonts w:ascii="Times New Roman" w:hAnsi="Times New Roman" w:cs="Times New Roman"/>
          <w:color w:val="000000" w:themeColor="text1"/>
          <w:lang w:val="de-DE"/>
        </w:rPr>
      </w:pPr>
      <w:ins w:id="1971" w:author="Author">
        <w:r w:rsidRPr="00E328FB">
          <w:rPr>
            <w:rFonts w:ascii="Times New Roman" w:hAnsi="Times New Roman" w:cs="Times New Roman"/>
            <w:color w:val="000000" w:themeColor="text1"/>
            <w:lang w:val="de-DE"/>
          </w:rPr>
          <w:t>"\\bw[a@4äáå]n[k|&lt;{(](z|er|ers|ing|az|a|ed)*\\b",</w:t>
        </w:r>
      </w:ins>
    </w:p>
    <w:p w14:paraId="39B67896" w14:textId="633B271E" w:rsidR="00E328FB" w:rsidRPr="003744ED" w:rsidRDefault="00E328FB" w:rsidP="00E328FB">
      <w:pPr>
        <w:spacing w:after="0"/>
        <w:rPr>
          <w:ins w:id="1972" w:author="Author"/>
          <w:rFonts w:ascii="Times New Roman" w:hAnsi="Times New Roman" w:cs="Times New Roman"/>
          <w:color w:val="000000" w:themeColor="text1"/>
          <w:lang w:val="de-DE"/>
        </w:rPr>
      </w:pPr>
      <w:ins w:id="1973" w:author="Author">
        <w:r w:rsidRPr="003744ED">
          <w:rPr>
            <w:rFonts w:ascii="Times New Roman" w:hAnsi="Times New Roman" w:cs="Times New Roman"/>
            <w:color w:val="000000" w:themeColor="text1"/>
            <w:lang w:val="de-DE"/>
          </w:rPr>
          <w:t># "whore"</w:t>
        </w:r>
      </w:ins>
    </w:p>
    <w:p w14:paraId="20555498" w14:textId="35912F7E" w:rsidR="00E328FB" w:rsidRPr="003744ED" w:rsidRDefault="00E328FB" w:rsidP="00E328FB">
      <w:pPr>
        <w:spacing w:after="0"/>
        <w:rPr>
          <w:ins w:id="1974" w:author="Author"/>
          <w:rFonts w:ascii="Times New Roman" w:hAnsi="Times New Roman" w:cs="Times New Roman"/>
          <w:color w:val="000000" w:themeColor="text1"/>
          <w:lang w:val="de-DE"/>
        </w:rPr>
      </w:pPr>
      <w:ins w:id="1975" w:author="Author">
        <w:r w:rsidRPr="003744ED">
          <w:rPr>
            <w:rFonts w:ascii="Times New Roman" w:hAnsi="Times New Roman" w:cs="Times New Roman"/>
            <w:color w:val="000000" w:themeColor="text1"/>
            <w:lang w:val="de-DE"/>
          </w:rPr>
          <w:t>"\\b(cam|man|m)*wh[o0øöóõ]?r[e3€ëéê]*(d|s|z|ing)*\\b"</w:t>
        </w:r>
      </w:ins>
    </w:p>
    <w:p w14:paraId="224EED17" w14:textId="77777777" w:rsidR="00E328FB" w:rsidRDefault="00E328FB" w:rsidP="00AA0C23">
      <w:pPr>
        <w:spacing w:after="0"/>
        <w:rPr>
          <w:ins w:id="1976" w:author="Author"/>
          <w:rFonts w:ascii="Times New Roman" w:hAnsi="Times New Roman" w:cs="Times New Roman"/>
          <w:color w:val="000000" w:themeColor="text1"/>
          <w:lang w:val="de-DE"/>
        </w:rPr>
      </w:pPr>
    </w:p>
    <w:p w14:paraId="52F028D3" w14:textId="77777777" w:rsidR="005B6C37" w:rsidRDefault="005B6C37" w:rsidP="00AA0C23">
      <w:pPr>
        <w:spacing w:after="0"/>
        <w:rPr>
          <w:ins w:id="1977" w:author="Author"/>
          <w:rFonts w:ascii="Times New Roman" w:hAnsi="Times New Roman" w:cs="Times New Roman"/>
          <w:color w:val="000000" w:themeColor="text1"/>
          <w:lang w:val="de-DE"/>
        </w:rPr>
      </w:pPr>
    </w:p>
    <w:p w14:paraId="165BA6CE" w14:textId="77777777" w:rsidR="005B6C37" w:rsidRDefault="005B6C37" w:rsidP="00AA0C23">
      <w:pPr>
        <w:spacing w:after="0"/>
        <w:rPr>
          <w:ins w:id="1978" w:author="Author"/>
          <w:rFonts w:ascii="Times New Roman" w:hAnsi="Times New Roman" w:cs="Times New Roman"/>
          <w:color w:val="000000" w:themeColor="text1"/>
          <w:lang w:val="de-DE"/>
        </w:rPr>
      </w:pPr>
    </w:p>
    <w:p w14:paraId="52A723FA" w14:textId="77777777" w:rsidR="005B6C37" w:rsidRDefault="005B6C37" w:rsidP="00AA0C23">
      <w:pPr>
        <w:spacing w:after="0"/>
        <w:rPr>
          <w:ins w:id="1979" w:author="Author"/>
          <w:rFonts w:ascii="Times New Roman" w:hAnsi="Times New Roman" w:cs="Times New Roman"/>
          <w:color w:val="000000" w:themeColor="text1"/>
          <w:lang w:val="de-DE"/>
        </w:rPr>
      </w:pPr>
    </w:p>
    <w:p w14:paraId="72AA91D4" w14:textId="729210A1" w:rsidR="005B6C37" w:rsidRDefault="005B6C37" w:rsidP="00AA0C23">
      <w:pPr>
        <w:spacing w:after="0"/>
        <w:rPr>
          <w:ins w:id="1980" w:author="Author"/>
          <w:rFonts w:ascii="Times New Roman" w:hAnsi="Times New Roman" w:cs="Times New Roman"/>
          <w:b/>
          <w:bCs/>
          <w:color w:val="000000" w:themeColor="text1"/>
          <w:lang w:val="de-DE"/>
        </w:rPr>
      </w:pPr>
      <w:ins w:id="1981" w:author="Author">
        <w:r>
          <w:rPr>
            <w:rFonts w:ascii="Times New Roman" w:hAnsi="Times New Roman" w:cs="Times New Roman"/>
            <w:b/>
            <w:bCs/>
            <w:color w:val="000000" w:themeColor="text1"/>
            <w:lang w:val="de-DE"/>
          </w:rPr>
          <w:t>Appendix 2:</w:t>
        </w:r>
      </w:ins>
    </w:p>
    <w:p w14:paraId="2CFF973D" w14:textId="77777777" w:rsidR="005B6C37" w:rsidRPr="005B6C37" w:rsidRDefault="005B6C37" w:rsidP="00AA0C23">
      <w:pPr>
        <w:spacing w:after="0"/>
        <w:rPr>
          <w:ins w:id="1982" w:author="Author"/>
          <w:rFonts w:ascii="Times New Roman" w:hAnsi="Times New Roman" w:cs="Times New Roman"/>
          <w:b/>
          <w:bCs/>
          <w:color w:val="000000" w:themeColor="text1"/>
          <w:lang w:val="de-DE"/>
        </w:rPr>
      </w:pPr>
    </w:p>
    <w:tbl>
      <w:tblPr>
        <w:tblW w:w="9090" w:type="dxa"/>
        <w:tblLook w:val="04A0" w:firstRow="1" w:lastRow="0" w:firstColumn="1" w:lastColumn="0" w:noHBand="0" w:noVBand="1"/>
      </w:tblPr>
      <w:tblGrid>
        <w:gridCol w:w="1800"/>
        <w:gridCol w:w="4500"/>
        <w:gridCol w:w="1260"/>
        <w:gridCol w:w="1530"/>
      </w:tblGrid>
      <w:tr w:rsidR="001E7B32" w:rsidRPr="001E7B32" w14:paraId="7316E18E" w14:textId="77777777" w:rsidTr="001E7B32">
        <w:trPr>
          <w:trHeight w:val="288"/>
          <w:ins w:id="1983" w:author="Author"/>
        </w:trPr>
        <w:tc>
          <w:tcPr>
            <w:tcW w:w="1800" w:type="dxa"/>
            <w:tcBorders>
              <w:top w:val="single" w:sz="12" w:space="0" w:color="auto"/>
              <w:left w:val="nil"/>
              <w:bottom w:val="single" w:sz="4" w:space="0" w:color="auto"/>
              <w:right w:val="nil"/>
            </w:tcBorders>
            <w:vAlign w:val="center"/>
            <w:hideMark/>
          </w:tcPr>
          <w:p w14:paraId="6DBB7EC6" w14:textId="77777777" w:rsidR="001E7B32" w:rsidRPr="001E7B32" w:rsidRDefault="001E7B32" w:rsidP="001E7B32">
            <w:pPr>
              <w:spacing w:after="0" w:line="240" w:lineRule="auto"/>
              <w:jc w:val="center"/>
              <w:rPr>
                <w:ins w:id="1984" w:author="Author"/>
                <w:rFonts w:ascii="Times New Roman" w:eastAsia="Times New Roman" w:hAnsi="Times New Roman" w:cs="Times New Roman"/>
                <w:b/>
                <w:bCs/>
                <w:color w:val="000000"/>
                <w:kern w:val="0"/>
                <w:sz w:val="22"/>
                <w:szCs w:val="22"/>
                <w:lang w:eastAsia="en-AU"/>
                <w14:ligatures w14:val="none"/>
              </w:rPr>
            </w:pPr>
            <w:ins w:id="1985" w:author="Author">
              <w:r w:rsidRPr="001E7B32">
                <w:rPr>
                  <w:rFonts w:ascii="Times New Roman" w:eastAsia="Times New Roman" w:hAnsi="Times New Roman" w:cs="Times New Roman"/>
                  <w:b/>
                  <w:bCs/>
                  <w:color w:val="000000"/>
                  <w:kern w:val="0"/>
                  <w:sz w:val="22"/>
                  <w:szCs w:val="22"/>
                  <w:lang w:eastAsia="en-AU"/>
                  <w14:ligatures w14:val="none"/>
                </w:rPr>
                <w:t>Topic Category</w:t>
              </w:r>
            </w:ins>
          </w:p>
        </w:tc>
        <w:tc>
          <w:tcPr>
            <w:tcW w:w="4500" w:type="dxa"/>
            <w:tcBorders>
              <w:top w:val="single" w:sz="12" w:space="0" w:color="auto"/>
              <w:left w:val="nil"/>
              <w:bottom w:val="single" w:sz="4" w:space="0" w:color="auto"/>
              <w:right w:val="nil"/>
            </w:tcBorders>
            <w:vAlign w:val="center"/>
            <w:hideMark/>
          </w:tcPr>
          <w:p w14:paraId="4CFB6CBD" w14:textId="77777777" w:rsidR="001E7B32" w:rsidRPr="001E7B32" w:rsidRDefault="001E7B32" w:rsidP="001E7B32">
            <w:pPr>
              <w:spacing w:after="0" w:line="240" w:lineRule="auto"/>
              <w:jc w:val="center"/>
              <w:rPr>
                <w:ins w:id="1986" w:author="Author"/>
                <w:rFonts w:ascii="Times New Roman" w:eastAsia="Times New Roman" w:hAnsi="Times New Roman" w:cs="Times New Roman"/>
                <w:b/>
                <w:bCs/>
                <w:color w:val="000000"/>
                <w:kern w:val="0"/>
                <w:sz w:val="22"/>
                <w:szCs w:val="22"/>
                <w:lang w:eastAsia="en-AU"/>
                <w14:ligatures w14:val="none"/>
              </w:rPr>
            </w:pPr>
            <w:ins w:id="1987" w:author="Author">
              <w:r w:rsidRPr="001E7B32">
                <w:rPr>
                  <w:rFonts w:ascii="Times New Roman" w:eastAsia="Times New Roman" w:hAnsi="Times New Roman" w:cs="Times New Roman"/>
                  <w:b/>
                  <w:bCs/>
                  <w:color w:val="000000"/>
                  <w:kern w:val="0"/>
                  <w:sz w:val="22"/>
                  <w:szCs w:val="22"/>
                  <w:lang w:eastAsia="en-AU"/>
                  <w14:ligatures w14:val="none"/>
                </w:rPr>
                <w:t>Seed Terms</w:t>
              </w:r>
            </w:ins>
          </w:p>
        </w:tc>
        <w:tc>
          <w:tcPr>
            <w:tcW w:w="1260" w:type="dxa"/>
            <w:tcBorders>
              <w:top w:val="single" w:sz="12" w:space="0" w:color="auto"/>
              <w:left w:val="nil"/>
              <w:bottom w:val="single" w:sz="4" w:space="0" w:color="auto"/>
              <w:right w:val="nil"/>
            </w:tcBorders>
            <w:vAlign w:val="center"/>
            <w:hideMark/>
          </w:tcPr>
          <w:p w14:paraId="64875D68" w14:textId="77777777" w:rsidR="001E7B32" w:rsidRPr="001E7B32" w:rsidRDefault="001E7B32" w:rsidP="001E7B32">
            <w:pPr>
              <w:spacing w:after="0" w:line="240" w:lineRule="auto"/>
              <w:jc w:val="center"/>
              <w:rPr>
                <w:ins w:id="1988" w:author="Author"/>
                <w:rFonts w:ascii="Times New Roman" w:eastAsia="Times New Roman" w:hAnsi="Times New Roman" w:cs="Times New Roman"/>
                <w:b/>
                <w:bCs/>
                <w:color w:val="000000"/>
                <w:kern w:val="0"/>
                <w:sz w:val="22"/>
                <w:szCs w:val="22"/>
                <w:lang w:eastAsia="en-AU"/>
                <w14:ligatures w14:val="none"/>
              </w:rPr>
            </w:pPr>
            <w:ins w:id="1989" w:author="Author">
              <w:r w:rsidRPr="001E7B32">
                <w:rPr>
                  <w:rFonts w:ascii="Times New Roman" w:eastAsia="Times New Roman" w:hAnsi="Times New Roman" w:cs="Times New Roman"/>
                  <w:b/>
                  <w:bCs/>
                  <w:color w:val="000000"/>
                  <w:kern w:val="0"/>
                  <w:sz w:val="22"/>
                  <w:szCs w:val="22"/>
                  <w:lang w:eastAsia="en-AU"/>
                  <w14:ligatures w14:val="none"/>
                </w:rPr>
                <w:t>Frequency</w:t>
              </w:r>
            </w:ins>
          </w:p>
        </w:tc>
        <w:tc>
          <w:tcPr>
            <w:tcW w:w="1530" w:type="dxa"/>
            <w:tcBorders>
              <w:top w:val="single" w:sz="12" w:space="0" w:color="auto"/>
              <w:left w:val="nil"/>
              <w:bottom w:val="single" w:sz="4" w:space="0" w:color="auto"/>
              <w:right w:val="nil"/>
            </w:tcBorders>
            <w:vAlign w:val="center"/>
            <w:hideMark/>
          </w:tcPr>
          <w:p w14:paraId="38175B50" w14:textId="77777777" w:rsidR="001E7B32" w:rsidRPr="001E7B32" w:rsidRDefault="001E7B32" w:rsidP="001E7B32">
            <w:pPr>
              <w:spacing w:after="0" w:line="240" w:lineRule="auto"/>
              <w:jc w:val="center"/>
              <w:rPr>
                <w:ins w:id="1990" w:author="Author"/>
                <w:rFonts w:ascii="Times New Roman" w:eastAsia="Times New Roman" w:hAnsi="Times New Roman" w:cs="Times New Roman"/>
                <w:b/>
                <w:bCs/>
                <w:color w:val="000000"/>
                <w:kern w:val="0"/>
                <w:sz w:val="22"/>
                <w:szCs w:val="22"/>
                <w:lang w:eastAsia="en-AU"/>
                <w14:ligatures w14:val="none"/>
              </w:rPr>
            </w:pPr>
            <w:ins w:id="1991" w:author="Author">
              <w:r w:rsidRPr="001E7B32">
                <w:rPr>
                  <w:rFonts w:ascii="Times New Roman" w:eastAsia="Times New Roman" w:hAnsi="Times New Roman" w:cs="Times New Roman"/>
                  <w:b/>
                  <w:bCs/>
                  <w:color w:val="000000"/>
                  <w:kern w:val="0"/>
                  <w:sz w:val="22"/>
                  <w:szCs w:val="22"/>
                  <w:lang w:eastAsia="en-AU"/>
                  <w14:ligatures w14:val="none"/>
                </w:rPr>
                <w:t>Percentage</w:t>
              </w:r>
            </w:ins>
          </w:p>
        </w:tc>
      </w:tr>
      <w:tr w:rsidR="001E7B32" w:rsidRPr="001E7B32" w14:paraId="3D3B4749" w14:textId="77777777" w:rsidTr="001E7B32">
        <w:trPr>
          <w:trHeight w:val="864"/>
          <w:ins w:id="1992" w:author="Author"/>
        </w:trPr>
        <w:tc>
          <w:tcPr>
            <w:tcW w:w="1800" w:type="dxa"/>
            <w:tcBorders>
              <w:top w:val="single" w:sz="4" w:space="0" w:color="auto"/>
              <w:left w:val="nil"/>
              <w:bottom w:val="nil"/>
              <w:right w:val="nil"/>
            </w:tcBorders>
            <w:vAlign w:val="center"/>
            <w:hideMark/>
          </w:tcPr>
          <w:p w14:paraId="4FD7E817" w14:textId="77777777" w:rsidR="001E7B32" w:rsidRPr="001E7B32" w:rsidRDefault="001E7B32" w:rsidP="001E7B32">
            <w:pPr>
              <w:spacing w:after="0" w:line="240" w:lineRule="auto"/>
              <w:rPr>
                <w:ins w:id="1993" w:author="Author"/>
                <w:rFonts w:ascii="Times New Roman" w:eastAsia="Times New Roman" w:hAnsi="Times New Roman" w:cs="Times New Roman"/>
                <w:color w:val="000000"/>
                <w:kern w:val="0"/>
                <w:sz w:val="22"/>
                <w:szCs w:val="22"/>
                <w:lang w:eastAsia="en-AU"/>
                <w14:ligatures w14:val="none"/>
              </w:rPr>
            </w:pPr>
            <w:ins w:id="1994" w:author="Author">
              <w:r w:rsidRPr="001E7B32">
                <w:rPr>
                  <w:rFonts w:ascii="Times New Roman" w:eastAsia="Times New Roman" w:hAnsi="Times New Roman" w:cs="Times New Roman"/>
                  <w:color w:val="000000"/>
                  <w:kern w:val="0"/>
                  <w:sz w:val="22"/>
                  <w:szCs w:val="22"/>
                  <w:lang w:eastAsia="en-AU"/>
                  <w14:ligatures w14:val="none"/>
                </w:rPr>
                <w:t>Sports</w:t>
              </w:r>
            </w:ins>
          </w:p>
        </w:tc>
        <w:tc>
          <w:tcPr>
            <w:tcW w:w="4500" w:type="dxa"/>
            <w:tcBorders>
              <w:top w:val="single" w:sz="4" w:space="0" w:color="auto"/>
              <w:left w:val="nil"/>
              <w:bottom w:val="nil"/>
              <w:right w:val="nil"/>
            </w:tcBorders>
            <w:vAlign w:val="center"/>
            <w:hideMark/>
          </w:tcPr>
          <w:p w14:paraId="28EF9C97" w14:textId="77777777" w:rsidR="001E7B32" w:rsidRPr="001E7B32" w:rsidRDefault="001E7B32" w:rsidP="001E7B32">
            <w:pPr>
              <w:spacing w:after="0" w:line="240" w:lineRule="auto"/>
              <w:rPr>
                <w:ins w:id="1995" w:author="Author"/>
                <w:rFonts w:ascii="Times New Roman" w:eastAsia="Times New Roman" w:hAnsi="Times New Roman" w:cs="Times New Roman"/>
                <w:color w:val="000000"/>
                <w:kern w:val="0"/>
                <w:sz w:val="22"/>
                <w:szCs w:val="22"/>
                <w:lang w:eastAsia="en-AU"/>
                <w14:ligatures w14:val="none"/>
              </w:rPr>
            </w:pPr>
            <w:ins w:id="1996" w:author="Author">
              <w:r w:rsidRPr="001E7B32">
                <w:rPr>
                  <w:rFonts w:ascii="Times New Roman" w:eastAsia="Times New Roman" w:hAnsi="Times New Roman" w:cs="Times New Roman"/>
                  <w:color w:val="000000"/>
                  <w:kern w:val="0"/>
                  <w:sz w:val="22"/>
                  <w:szCs w:val="22"/>
                  <w:lang w:eastAsia="en-AU"/>
                  <w14:ligatures w14:val="none"/>
                </w:rPr>
                <w:t>sport, team, match, game, champion, leagu, soccer, footbal, basketbal, tenni</w:t>
              </w:r>
            </w:ins>
          </w:p>
        </w:tc>
        <w:tc>
          <w:tcPr>
            <w:tcW w:w="1260" w:type="dxa"/>
            <w:tcBorders>
              <w:top w:val="single" w:sz="4" w:space="0" w:color="auto"/>
              <w:left w:val="nil"/>
              <w:bottom w:val="nil"/>
              <w:right w:val="nil"/>
            </w:tcBorders>
            <w:vAlign w:val="center"/>
            <w:hideMark/>
          </w:tcPr>
          <w:p w14:paraId="0B57055B" w14:textId="77777777" w:rsidR="001E7B32" w:rsidRPr="001E7B32" w:rsidRDefault="001E7B32" w:rsidP="001E7B32">
            <w:pPr>
              <w:spacing w:after="0" w:line="240" w:lineRule="auto"/>
              <w:jc w:val="right"/>
              <w:rPr>
                <w:ins w:id="1997" w:author="Author"/>
                <w:rFonts w:ascii="Times New Roman" w:eastAsia="Times New Roman" w:hAnsi="Times New Roman" w:cs="Times New Roman"/>
                <w:color w:val="000000"/>
                <w:kern w:val="0"/>
                <w:sz w:val="22"/>
                <w:szCs w:val="22"/>
                <w:lang w:eastAsia="en-AU"/>
                <w14:ligatures w14:val="none"/>
              </w:rPr>
            </w:pPr>
            <w:ins w:id="1998" w:author="Author">
              <w:r w:rsidRPr="001E7B32">
                <w:rPr>
                  <w:rFonts w:ascii="Times New Roman" w:eastAsia="Times New Roman" w:hAnsi="Times New Roman" w:cs="Times New Roman"/>
                  <w:color w:val="000000"/>
                  <w:kern w:val="0"/>
                  <w:sz w:val="22"/>
                  <w:szCs w:val="22"/>
                  <w:lang w:eastAsia="en-AU"/>
                  <w14:ligatures w14:val="none"/>
                </w:rPr>
                <w:t>80,561</w:t>
              </w:r>
            </w:ins>
          </w:p>
        </w:tc>
        <w:tc>
          <w:tcPr>
            <w:tcW w:w="1530" w:type="dxa"/>
            <w:tcBorders>
              <w:top w:val="single" w:sz="4" w:space="0" w:color="auto"/>
              <w:left w:val="nil"/>
              <w:bottom w:val="nil"/>
              <w:right w:val="nil"/>
            </w:tcBorders>
            <w:vAlign w:val="center"/>
            <w:hideMark/>
          </w:tcPr>
          <w:p w14:paraId="247525E3" w14:textId="77777777" w:rsidR="001E7B32" w:rsidRPr="001E7B32" w:rsidRDefault="001E7B32" w:rsidP="001E7B32">
            <w:pPr>
              <w:spacing w:after="0" w:line="240" w:lineRule="auto"/>
              <w:jc w:val="right"/>
              <w:rPr>
                <w:ins w:id="1999" w:author="Author"/>
                <w:rFonts w:ascii="Times New Roman" w:eastAsia="Times New Roman" w:hAnsi="Times New Roman" w:cs="Times New Roman"/>
                <w:color w:val="000000"/>
                <w:kern w:val="0"/>
                <w:sz w:val="22"/>
                <w:szCs w:val="22"/>
                <w:lang w:eastAsia="en-AU"/>
                <w14:ligatures w14:val="none"/>
              </w:rPr>
            </w:pPr>
            <w:ins w:id="2000" w:author="Author">
              <w:r w:rsidRPr="001E7B32">
                <w:rPr>
                  <w:rFonts w:ascii="Times New Roman" w:eastAsia="Times New Roman" w:hAnsi="Times New Roman" w:cs="Times New Roman"/>
                  <w:color w:val="000000"/>
                  <w:kern w:val="0"/>
                  <w:sz w:val="22"/>
                  <w:szCs w:val="22"/>
                  <w:lang w:eastAsia="en-AU"/>
                  <w14:ligatures w14:val="none"/>
                </w:rPr>
                <w:t>4.20%</w:t>
              </w:r>
            </w:ins>
          </w:p>
        </w:tc>
      </w:tr>
      <w:tr w:rsidR="001E7B32" w:rsidRPr="001E7B32" w14:paraId="0DC7B13B" w14:textId="77777777" w:rsidTr="001E7B32">
        <w:trPr>
          <w:trHeight w:val="576"/>
          <w:ins w:id="2001" w:author="Author"/>
        </w:trPr>
        <w:tc>
          <w:tcPr>
            <w:tcW w:w="1800" w:type="dxa"/>
            <w:tcBorders>
              <w:top w:val="nil"/>
              <w:left w:val="nil"/>
              <w:bottom w:val="nil"/>
              <w:right w:val="nil"/>
            </w:tcBorders>
            <w:vAlign w:val="center"/>
            <w:hideMark/>
          </w:tcPr>
          <w:p w14:paraId="262AA2D9" w14:textId="77777777" w:rsidR="001E7B32" w:rsidRPr="001E7B32" w:rsidRDefault="001E7B32" w:rsidP="001E7B32">
            <w:pPr>
              <w:spacing w:after="0" w:line="240" w:lineRule="auto"/>
              <w:rPr>
                <w:ins w:id="2002" w:author="Author"/>
                <w:rFonts w:ascii="Times New Roman" w:eastAsia="Times New Roman" w:hAnsi="Times New Roman" w:cs="Times New Roman"/>
                <w:color w:val="000000"/>
                <w:kern w:val="0"/>
                <w:sz w:val="22"/>
                <w:szCs w:val="22"/>
                <w:lang w:eastAsia="en-AU"/>
                <w14:ligatures w14:val="none"/>
              </w:rPr>
            </w:pPr>
            <w:ins w:id="2003" w:author="Author">
              <w:r w:rsidRPr="001E7B32">
                <w:rPr>
                  <w:rFonts w:ascii="Times New Roman" w:eastAsia="Times New Roman" w:hAnsi="Times New Roman" w:cs="Times New Roman"/>
                  <w:color w:val="000000"/>
                  <w:kern w:val="0"/>
                  <w:sz w:val="22"/>
                  <w:szCs w:val="22"/>
                  <w:lang w:eastAsia="en-AU"/>
                  <w14:ligatures w14:val="none"/>
                </w:rPr>
                <w:t>Memes</w:t>
              </w:r>
            </w:ins>
          </w:p>
        </w:tc>
        <w:tc>
          <w:tcPr>
            <w:tcW w:w="4500" w:type="dxa"/>
            <w:tcBorders>
              <w:top w:val="nil"/>
              <w:left w:val="nil"/>
              <w:bottom w:val="nil"/>
              <w:right w:val="nil"/>
            </w:tcBorders>
            <w:vAlign w:val="center"/>
            <w:hideMark/>
          </w:tcPr>
          <w:p w14:paraId="4CB624D1" w14:textId="77777777" w:rsidR="001E7B32" w:rsidRPr="001E7B32" w:rsidRDefault="001E7B32" w:rsidP="001E7B32">
            <w:pPr>
              <w:spacing w:after="0" w:line="240" w:lineRule="auto"/>
              <w:rPr>
                <w:ins w:id="2004" w:author="Author"/>
                <w:rFonts w:ascii="Times New Roman" w:eastAsia="Times New Roman" w:hAnsi="Times New Roman" w:cs="Times New Roman"/>
                <w:color w:val="000000"/>
                <w:kern w:val="0"/>
                <w:sz w:val="22"/>
                <w:szCs w:val="22"/>
                <w:lang w:eastAsia="en-AU"/>
                <w14:ligatures w14:val="none"/>
              </w:rPr>
            </w:pPr>
            <w:ins w:id="2005" w:author="Author">
              <w:r w:rsidRPr="001E7B32">
                <w:rPr>
                  <w:rFonts w:ascii="Times New Roman" w:eastAsia="Times New Roman" w:hAnsi="Times New Roman" w:cs="Times New Roman"/>
                  <w:color w:val="000000"/>
                  <w:kern w:val="0"/>
                  <w:sz w:val="22"/>
                  <w:szCs w:val="22"/>
                  <w:lang w:eastAsia="en-AU"/>
                  <w14:ligatures w14:val="none"/>
                </w:rPr>
                <w:t>meme, funni, joke, gif, trend, lol, haha, humor, parodi, troll</w:t>
              </w:r>
            </w:ins>
          </w:p>
        </w:tc>
        <w:tc>
          <w:tcPr>
            <w:tcW w:w="1260" w:type="dxa"/>
            <w:tcBorders>
              <w:top w:val="nil"/>
              <w:left w:val="nil"/>
              <w:bottom w:val="nil"/>
              <w:right w:val="nil"/>
            </w:tcBorders>
            <w:vAlign w:val="center"/>
            <w:hideMark/>
          </w:tcPr>
          <w:p w14:paraId="02AF326E" w14:textId="77777777" w:rsidR="001E7B32" w:rsidRPr="001E7B32" w:rsidRDefault="001E7B32" w:rsidP="001E7B32">
            <w:pPr>
              <w:spacing w:after="0" w:line="240" w:lineRule="auto"/>
              <w:jc w:val="right"/>
              <w:rPr>
                <w:ins w:id="2006" w:author="Author"/>
                <w:rFonts w:ascii="Times New Roman" w:eastAsia="Times New Roman" w:hAnsi="Times New Roman" w:cs="Times New Roman"/>
                <w:color w:val="000000"/>
                <w:kern w:val="0"/>
                <w:sz w:val="22"/>
                <w:szCs w:val="22"/>
                <w:lang w:eastAsia="en-AU"/>
                <w14:ligatures w14:val="none"/>
              </w:rPr>
            </w:pPr>
            <w:ins w:id="2007" w:author="Author">
              <w:r w:rsidRPr="001E7B32">
                <w:rPr>
                  <w:rFonts w:ascii="Times New Roman" w:eastAsia="Times New Roman" w:hAnsi="Times New Roman" w:cs="Times New Roman"/>
                  <w:color w:val="000000"/>
                  <w:kern w:val="0"/>
                  <w:sz w:val="22"/>
                  <w:szCs w:val="22"/>
                  <w:lang w:eastAsia="en-AU"/>
                  <w14:ligatures w14:val="none"/>
                </w:rPr>
                <w:t>74,559</w:t>
              </w:r>
            </w:ins>
          </w:p>
        </w:tc>
        <w:tc>
          <w:tcPr>
            <w:tcW w:w="1530" w:type="dxa"/>
            <w:tcBorders>
              <w:top w:val="nil"/>
              <w:left w:val="nil"/>
              <w:bottom w:val="nil"/>
              <w:right w:val="nil"/>
            </w:tcBorders>
            <w:vAlign w:val="center"/>
            <w:hideMark/>
          </w:tcPr>
          <w:p w14:paraId="162E6AE6" w14:textId="77777777" w:rsidR="001E7B32" w:rsidRPr="001E7B32" w:rsidRDefault="001E7B32" w:rsidP="001E7B32">
            <w:pPr>
              <w:spacing w:after="0" w:line="240" w:lineRule="auto"/>
              <w:jc w:val="right"/>
              <w:rPr>
                <w:ins w:id="2008" w:author="Author"/>
                <w:rFonts w:ascii="Times New Roman" w:eastAsia="Times New Roman" w:hAnsi="Times New Roman" w:cs="Times New Roman"/>
                <w:color w:val="000000"/>
                <w:kern w:val="0"/>
                <w:sz w:val="22"/>
                <w:szCs w:val="22"/>
                <w:lang w:eastAsia="en-AU"/>
                <w14:ligatures w14:val="none"/>
              </w:rPr>
            </w:pPr>
            <w:ins w:id="2009" w:author="Author">
              <w:r w:rsidRPr="001E7B32">
                <w:rPr>
                  <w:rFonts w:ascii="Times New Roman" w:eastAsia="Times New Roman" w:hAnsi="Times New Roman" w:cs="Times New Roman"/>
                  <w:color w:val="000000"/>
                  <w:kern w:val="0"/>
                  <w:sz w:val="22"/>
                  <w:szCs w:val="22"/>
                  <w:lang w:eastAsia="en-AU"/>
                  <w14:ligatures w14:val="none"/>
                </w:rPr>
                <w:t>3.90%</w:t>
              </w:r>
            </w:ins>
          </w:p>
        </w:tc>
      </w:tr>
      <w:tr w:rsidR="001E7B32" w:rsidRPr="001E7B32" w14:paraId="2EFCCE53" w14:textId="77777777" w:rsidTr="001E7B32">
        <w:trPr>
          <w:trHeight w:val="576"/>
          <w:ins w:id="2010" w:author="Author"/>
        </w:trPr>
        <w:tc>
          <w:tcPr>
            <w:tcW w:w="1800" w:type="dxa"/>
            <w:tcBorders>
              <w:top w:val="nil"/>
              <w:left w:val="nil"/>
              <w:bottom w:val="nil"/>
              <w:right w:val="nil"/>
            </w:tcBorders>
            <w:vAlign w:val="center"/>
            <w:hideMark/>
          </w:tcPr>
          <w:p w14:paraId="40E6ED57" w14:textId="77777777" w:rsidR="001E7B32" w:rsidRPr="001E7B32" w:rsidRDefault="001E7B32" w:rsidP="001E7B32">
            <w:pPr>
              <w:spacing w:after="0" w:line="240" w:lineRule="auto"/>
              <w:rPr>
                <w:ins w:id="2011" w:author="Author"/>
                <w:rFonts w:ascii="Times New Roman" w:eastAsia="Times New Roman" w:hAnsi="Times New Roman" w:cs="Times New Roman"/>
                <w:color w:val="000000"/>
                <w:kern w:val="0"/>
                <w:sz w:val="22"/>
                <w:szCs w:val="22"/>
                <w:lang w:eastAsia="en-AU"/>
                <w14:ligatures w14:val="none"/>
              </w:rPr>
            </w:pPr>
            <w:ins w:id="2012" w:author="Author">
              <w:r w:rsidRPr="001E7B32">
                <w:rPr>
                  <w:rFonts w:ascii="Times New Roman" w:eastAsia="Times New Roman" w:hAnsi="Times New Roman" w:cs="Times New Roman"/>
                  <w:color w:val="000000"/>
                  <w:kern w:val="0"/>
                  <w:sz w:val="22"/>
                  <w:szCs w:val="22"/>
                  <w:lang w:eastAsia="en-AU"/>
                  <w14:ligatures w14:val="none"/>
                </w:rPr>
                <w:t>Entertainment</w:t>
              </w:r>
            </w:ins>
          </w:p>
        </w:tc>
        <w:tc>
          <w:tcPr>
            <w:tcW w:w="4500" w:type="dxa"/>
            <w:tcBorders>
              <w:top w:val="nil"/>
              <w:left w:val="nil"/>
              <w:bottom w:val="nil"/>
              <w:right w:val="nil"/>
            </w:tcBorders>
            <w:vAlign w:val="center"/>
            <w:hideMark/>
          </w:tcPr>
          <w:p w14:paraId="762BF254" w14:textId="77777777" w:rsidR="001E7B32" w:rsidRPr="001E7B32" w:rsidRDefault="001E7B32" w:rsidP="001E7B32">
            <w:pPr>
              <w:spacing w:after="0" w:line="240" w:lineRule="auto"/>
              <w:rPr>
                <w:ins w:id="2013" w:author="Author"/>
                <w:rFonts w:ascii="Times New Roman" w:eastAsia="Times New Roman" w:hAnsi="Times New Roman" w:cs="Times New Roman"/>
                <w:color w:val="000000"/>
                <w:kern w:val="0"/>
                <w:sz w:val="22"/>
                <w:szCs w:val="22"/>
                <w:lang w:eastAsia="en-AU"/>
                <w14:ligatures w14:val="none"/>
              </w:rPr>
            </w:pPr>
            <w:ins w:id="2014" w:author="Author">
              <w:r w:rsidRPr="001E7B32">
                <w:rPr>
                  <w:rFonts w:ascii="Times New Roman" w:eastAsia="Times New Roman" w:hAnsi="Times New Roman" w:cs="Times New Roman"/>
                  <w:color w:val="000000"/>
                  <w:kern w:val="0"/>
                  <w:sz w:val="22"/>
                  <w:szCs w:val="22"/>
                  <w:lang w:eastAsia="en-AU"/>
                  <w14:ligatures w14:val="none"/>
                </w:rPr>
                <w:t>music, film, movi, show, celebr, tv, netflix, seri, concert, award</w:t>
              </w:r>
            </w:ins>
          </w:p>
        </w:tc>
        <w:tc>
          <w:tcPr>
            <w:tcW w:w="1260" w:type="dxa"/>
            <w:tcBorders>
              <w:top w:val="nil"/>
              <w:left w:val="nil"/>
              <w:bottom w:val="nil"/>
              <w:right w:val="nil"/>
            </w:tcBorders>
            <w:vAlign w:val="center"/>
            <w:hideMark/>
          </w:tcPr>
          <w:p w14:paraId="0EFC648C" w14:textId="77777777" w:rsidR="001E7B32" w:rsidRPr="001E7B32" w:rsidRDefault="001E7B32" w:rsidP="001E7B32">
            <w:pPr>
              <w:spacing w:after="0" w:line="240" w:lineRule="auto"/>
              <w:jc w:val="right"/>
              <w:rPr>
                <w:ins w:id="2015" w:author="Author"/>
                <w:rFonts w:ascii="Times New Roman" w:eastAsia="Times New Roman" w:hAnsi="Times New Roman" w:cs="Times New Roman"/>
                <w:color w:val="000000"/>
                <w:kern w:val="0"/>
                <w:sz w:val="22"/>
                <w:szCs w:val="22"/>
                <w:lang w:eastAsia="en-AU"/>
                <w14:ligatures w14:val="none"/>
              </w:rPr>
            </w:pPr>
            <w:ins w:id="2016" w:author="Author">
              <w:r w:rsidRPr="001E7B32">
                <w:rPr>
                  <w:rFonts w:ascii="Times New Roman" w:eastAsia="Times New Roman" w:hAnsi="Times New Roman" w:cs="Times New Roman"/>
                  <w:color w:val="000000"/>
                  <w:kern w:val="0"/>
                  <w:sz w:val="22"/>
                  <w:szCs w:val="22"/>
                  <w:lang w:eastAsia="en-AU"/>
                  <w14:ligatures w14:val="none"/>
                </w:rPr>
                <w:t>74,360</w:t>
              </w:r>
            </w:ins>
          </w:p>
        </w:tc>
        <w:tc>
          <w:tcPr>
            <w:tcW w:w="1530" w:type="dxa"/>
            <w:tcBorders>
              <w:top w:val="nil"/>
              <w:left w:val="nil"/>
              <w:bottom w:val="nil"/>
              <w:right w:val="nil"/>
            </w:tcBorders>
            <w:vAlign w:val="center"/>
            <w:hideMark/>
          </w:tcPr>
          <w:p w14:paraId="03AA1539" w14:textId="77777777" w:rsidR="001E7B32" w:rsidRPr="001E7B32" w:rsidRDefault="001E7B32" w:rsidP="001E7B32">
            <w:pPr>
              <w:spacing w:after="0" w:line="240" w:lineRule="auto"/>
              <w:jc w:val="right"/>
              <w:rPr>
                <w:ins w:id="2017" w:author="Author"/>
                <w:rFonts w:ascii="Times New Roman" w:eastAsia="Times New Roman" w:hAnsi="Times New Roman" w:cs="Times New Roman"/>
                <w:color w:val="000000"/>
                <w:kern w:val="0"/>
                <w:sz w:val="22"/>
                <w:szCs w:val="22"/>
                <w:lang w:eastAsia="en-AU"/>
                <w14:ligatures w14:val="none"/>
              </w:rPr>
            </w:pPr>
            <w:ins w:id="2018" w:author="Author">
              <w:r w:rsidRPr="001E7B32">
                <w:rPr>
                  <w:rFonts w:ascii="Times New Roman" w:eastAsia="Times New Roman" w:hAnsi="Times New Roman" w:cs="Times New Roman"/>
                  <w:color w:val="000000"/>
                  <w:kern w:val="0"/>
                  <w:sz w:val="22"/>
                  <w:szCs w:val="22"/>
                  <w:lang w:eastAsia="en-AU"/>
                  <w14:ligatures w14:val="none"/>
                </w:rPr>
                <w:t>3.90%</w:t>
              </w:r>
            </w:ins>
          </w:p>
        </w:tc>
      </w:tr>
      <w:tr w:rsidR="001E7B32" w:rsidRPr="001E7B32" w14:paraId="10712971" w14:textId="77777777" w:rsidTr="001E7B32">
        <w:trPr>
          <w:trHeight w:val="864"/>
          <w:ins w:id="2019" w:author="Author"/>
        </w:trPr>
        <w:tc>
          <w:tcPr>
            <w:tcW w:w="1800" w:type="dxa"/>
            <w:tcBorders>
              <w:top w:val="nil"/>
              <w:left w:val="nil"/>
              <w:bottom w:val="nil"/>
              <w:right w:val="nil"/>
            </w:tcBorders>
            <w:vAlign w:val="center"/>
            <w:hideMark/>
          </w:tcPr>
          <w:p w14:paraId="33841CD8" w14:textId="77777777" w:rsidR="001E7B32" w:rsidRPr="001E7B32" w:rsidRDefault="001E7B32" w:rsidP="001E7B32">
            <w:pPr>
              <w:spacing w:after="0" w:line="240" w:lineRule="auto"/>
              <w:rPr>
                <w:ins w:id="2020" w:author="Author"/>
                <w:rFonts w:ascii="Times New Roman" w:eastAsia="Times New Roman" w:hAnsi="Times New Roman" w:cs="Times New Roman"/>
                <w:color w:val="000000"/>
                <w:kern w:val="0"/>
                <w:sz w:val="22"/>
                <w:szCs w:val="22"/>
                <w:lang w:eastAsia="en-AU"/>
                <w14:ligatures w14:val="none"/>
              </w:rPr>
            </w:pPr>
            <w:ins w:id="2021" w:author="Author">
              <w:r w:rsidRPr="001E7B32">
                <w:rPr>
                  <w:rFonts w:ascii="Times New Roman" w:eastAsia="Times New Roman" w:hAnsi="Times New Roman" w:cs="Times New Roman"/>
                  <w:color w:val="000000"/>
                  <w:kern w:val="0"/>
                  <w:sz w:val="22"/>
                  <w:szCs w:val="22"/>
                  <w:lang w:eastAsia="en-AU"/>
                  <w14:ligatures w14:val="none"/>
                </w:rPr>
                <w:t>Politics</w:t>
              </w:r>
            </w:ins>
          </w:p>
        </w:tc>
        <w:tc>
          <w:tcPr>
            <w:tcW w:w="4500" w:type="dxa"/>
            <w:tcBorders>
              <w:top w:val="nil"/>
              <w:left w:val="nil"/>
              <w:bottom w:val="nil"/>
              <w:right w:val="nil"/>
            </w:tcBorders>
            <w:vAlign w:val="center"/>
            <w:hideMark/>
          </w:tcPr>
          <w:p w14:paraId="6E536A60" w14:textId="77777777" w:rsidR="001E7B32" w:rsidRPr="001E7B32" w:rsidRDefault="001E7B32" w:rsidP="001E7B32">
            <w:pPr>
              <w:spacing w:after="0" w:line="240" w:lineRule="auto"/>
              <w:rPr>
                <w:ins w:id="2022" w:author="Author"/>
                <w:rFonts w:ascii="Times New Roman" w:eastAsia="Times New Roman" w:hAnsi="Times New Roman" w:cs="Times New Roman"/>
                <w:color w:val="000000"/>
                <w:kern w:val="0"/>
                <w:sz w:val="22"/>
                <w:szCs w:val="22"/>
                <w:lang w:eastAsia="en-AU"/>
                <w14:ligatures w14:val="none"/>
              </w:rPr>
            </w:pPr>
            <w:ins w:id="2023" w:author="Author">
              <w:r w:rsidRPr="001E7B32">
                <w:rPr>
                  <w:rFonts w:ascii="Times New Roman" w:eastAsia="Times New Roman" w:hAnsi="Times New Roman" w:cs="Times New Roman"/>
                  <w:color w:val="000000"/>
                  <w:kern w:val="0"/>
                  <w:sz w:val="22"/>
                  <w:szCs w:val="22"/>
                  <w:lang w:eastAsia="en-AU"/>
                  <w14:ligatures w14:val="none"/>
                </w:rPr>
                <w:t>politic, elect, vote, democr, republic, senat, congress, parliament, law, polici</w:t>
              </w:r>
            </w:ins>
          </w:p>
        </w:tc>
        <w:tc>
          <w:tcPr>
            <w:tcW w:w="1260" w:type="dxa"/>
            <w:tcBorders>
              <w:top w:val="nil"/>
              <w:left w:val="nil"/>
              <w:bottom w:val="nil"/>
              <w:right w:val="nil"/>
            </w:tcBorders>
            <w:vAlign w:val="center"/>
            <w:hideMark/>
          </w:tcPr>
          <w:p w14:paraId="1124D1E6" w14:textId="77777777" w:rsidR="001E7B32" w:rsidRPr="001E7B32" w:rsidRDefault="001E7B32" w:rsidP="001E7B32">
            <w:pPr>
              <w:spacing w:after="0" w:line="240" w:lineRule="auto"/>
              <w:jc w:val="right"/>
              <w:rPr>
                <w:ins w:id="2024" w:author="Author"/>
                <w:rFonts w:ascii="Times New Roman" w:eastAsia="Times New Roman" w:hAnsi="Times New Roman" w:cs="Times New Roman"/>
                <w:color w:val="000000"/>
                <w:kern w:val="0"/>
                <w:sz w:val="22"/>
                <w:szCs w:val="22"/>
                <w:lang w:eastAsia="en-AU"/>
                <w14:ligatures w14:val="none"/>
              </w:rPr>
            </w:pPr>
            <w:ins w:id="2025" w:author="Author">
              <w:r w:rsidRPr="001E7B32">
                <w:rPr>
                  <w:rFonts w:ascii="Times New Roman" w:eastAsia="Times New Roman" w:hAnsi="Times New Roman" w:cs="Times New Roman"/>
                  <w:color w:val="000000"/>
                  <w:kern w:val="0"/>
                  <w:sz w:val="22"/>
                  <w:szCs w:val="22"/>
                  <w:lang w:eastAsia="en-AU"/>
                  <w14:ligatures w14:val="none"/>
                </w:rPr>
                <w:t>72,554</w:t>
              </w:r>
            </w:ins>
          </w:p>
        </w:tc>
        <w:tc>
          <w:tcPr>
            <w:tcW w:w="1530" w:type="dxa"/>
            <w:tcBorders>
              <w:top w:val="nil"/>
              <w:left w:val="nil"/>
              <w:bottom w:val="nil"/>
              <w:right w:val="nil"/>
            </w:tcBorders>
            <w:vAlign w:val="center"/>
            <w:hideMark/>
          </w:tcPr>
          <w:p w14:paraId="4C95231F" w14:textId="77777777" w:rsidR="001E7B32" w:rsidRPr="001E7B32" w:rsidRDefault="001E7B32" w:rsidP="001E7B32">
            <w:pPr>
              <w:spacing w:after="0" w:line="240" w:lineRule="auto"/>
              <w:jc w:val="right"/>
              <w:rPr>
                <w:ins w:id="2026" w:author="Author"/>
                <w:rFonts w:ascii="Times New Roman" w:eastAsia="Times New Roman" w:hAnsi="Times New Roman" w:cs="Times New Roman"/>
                <w:color w:val="000000"/>
                <w:kern w:val="0"/>
                <w:sz w:val="22"/>
                <w:szCs w:val="22"/>
                <w:lang w:eastAsia="en-AU"/>
                <w14:ligatures w14:val="none"/>
              </w:rPr>
            </w:pPr>
            <w:ins w:id="2027" w:author="Author">
              <w:r w:rsidRPr="001E7B32">
                <w:rPr>
                  <w:rFonts w:ascii="Times New Roman" w:eastAsia="Times New Roman" w:hAnsi="Times New Roman" w:cs="Times New Roman"/>
                  <w:color w:val="000000"/>
                  <w:kern w:val="0"/>
                  <w:sz w:val="22"/>
                  <w:szCs w:val="22"/>
                  <w:lang w:eastAsia="en-AU"/>
                  <w14:ligatures w14:val="none"/>
                </w:rPr>
                <w:t>3.80%</w:t>
              </w:r>
            </w:ins>
          </w:p>
        </w:tc>
      </w:tr>
      <w:tr w:rsidR="001E7B32" w:rsidRPr="001E7B32" w14:paraId="4E0FF7E3" w14:textId="77777777" w:rsidTr="001E7B32">
        <w:trPr>
          <w:trHeight w:val="864"/>
          <w:ins w:id="2028" w:author="Author"/>
        </w:trPr>
        <w:tc>
          <w:tcPr>
            <w:tcW w:w="1800" w:type="dxa"/>
            <w:tcBorders>
              <w:top w:val="nil"/>
              <w:left w:val="nil"/>
              <w:bottom w:val="nil"/>
              <w:right w:val="nil"/>
            </w:tcBorders>
            <w:vAlign w:val="center"/>
            <w:hideMark/>
          </w:tcPr>
          <w:p w14:paraId="604F8AF9" w14:textId="77777777" w:rsidR="001E7B32" w:rsidRPr="001E7B32" w:rsidRDefault="001E7B32" w:rsidP="001E7B32">
            <w:pPr>
              <w:spacing w:after="0" w:line="240" w:lineRule="auto"/>
              <w:rPr>
                <w:ins w:id="2029" w:author="Author"/>
                <w:rFonts w:ascii="Times New Roman" w:eastAsia="Times New Roman" w:hAnsi="Times New Roman" w:cs="Times New Roman"/>
                <w:color w:val="000000"/>
                <w:kern w:val="0"/>
                <w:sz w:val="22"/>
                <w:szCs w:val="22"/>
                <w:lang w:eastAsia="en-AU"/>
                <w14:ligatures w14:val="none"/>
              </w:rPr>
            </w:pPr>
            <w:ins w:id="2030" w:author="Author">
              <w:r w:rsidRPr="001E7B32">
                <w:rPr>
                  <w:rFonts w:ascii="Times New Roman" w:eastAsia="Times New Roman" w:hAnsi="Times New Roman" w:cs="Times New Roman"/>
                  <w:color w:val="000000"/>
                  <w:kern w:val="0"/>
                  <w:sz w:val="22"/>
                  <w:szCs w:val="22"/>
                  <w:lang w:eastAsia="en-AU"/>
                  <w14:ligatures w14:val="none"/>
                </w:rPr>
                <w:t>Relationships</w:t>
              </w:r>
            </w:ins>
          </w:p>
        </w:tc>
        <w:tc>
          <w:tcPr>
            <w:tcW w:w="4500" w:type="dxa"/>
            <w:tcBorders>
              <w:top w:val="nil"/>
              <w:left w:val="nil"/>
              <w:bottom w:val="nil"/>
              <w:right w:val="nil"/>
            </w:tcBorders>
            <w:vAlign w:val="center"/>
            <w:hideMark/>
          </w:tcPr>
          <w:p w14:paraId="669351C4" w14:textId="77777777" w:rsidR="001E7B32" w:rsidRPr="001E7B32" w:rsidRDefault="001E7B32" w:rsidP="001E7B32">
            <w:pPr>
              <w:spacing w:after="0" w:line="240" w:lineRule="auto"/>
              <w:rPr>
                <w:ins w:id="2031" w:author="Author"/>
                <w:rFonts w:ascii="Times New Roman" w:eastAsia="Times New Roman" w:hAnsi="Times New Roman" w:cs="Times New Roman"/>
                <w:color w:val="000000"/>
                <w:kern w:val="0"/>
                <w:sz w:val="22"/>
                <w:szCs w:val="22"/>
                <w:lang w:eastAsia="en-AU"/>
                <w14:ligatures w14:val="none"/>
              </w:rPr>
            </w:pPr>
            <w:ins w:id="2032" w:author="Author">
              <w:r w:rsidRPr="001E7B32">
                <w:rPr>
                  <w:rFonts w:ascii="Times New Roman" w:eastAsia="Times New Roman" w:hAnsi="Times New Roman" w:cs="Times New Roman"/>
                  <w:color w:val="000000"/>
                  <w:kern w:val="0"/>
                  <w:sz w:val="22"/>
                  <w:szCs w:val="22"/>
                  <w:lang w:eastAsia="en-AU"/>
                  <w14:ligatures w14:val="none"/>
                </w:rPr>
                <w:t>love, relationship, date, friend, partner, romanc, crush, marriag, coupl, divorc</w:t>
              </w:r>
            </w:ins>
          </w:p>
        </w:tc>
        <w:tc>
          <w:tcPr>
            <w:tcW w:w="1260" w:type="dxa"/>
            <w:tcBorders>
              <w:top w:val="nil"/>
              <w:left w:val="nil"/>
              <w:bottom w:val="nil"/>
              <w:right w:val="nil"/>
            </w:tcBorders>
            <w:vAlign w:val="center"/>
            <w:hideMark/>
          </w:tcPr>
          <w:p w14:paraId="3CB4A7D7" w14:textId="77777777" w:rsidR="001E7B32" w:rsidRPr="001E7B32" w:rsidRDefault="001E7B32" w:rsidP="001E7B32">
            <w:pPr>
              <w:spacing w:after="0" w:line="240" w:lineRule="auto"/>
              <w:jc w:val="right"/>
              <w:rPr>
                <w:ins w:id="2033" w:author="Author"/>
                <w:rFonts w:ascii="Times New Roman" w:eastAsia="Times New Roman" w:hAnsi="Times New Roman" w:cs="Times New Roman"/>
                <w:color w:val="000000"/>
                <w:kern w:val="0"/>
                <w:sz w:val="22"/>
                <w:szCs w:val="22"/>
                <w:lang w:eastAsia="en-AU"/>
                <w14:ligatures w14:val="none"/>
              </w:rPr>
            </w:pPr>
            <w:ins w:id="2034" w:author="Author">
              <w:r w:rsidRPr="001E7B32">
                <w:rPr>
                  <w:rFonts w:ascii="Times New Roman" w:eastAsia="Times New Roman" w:hAnsi="Times New Roman" w:cs="Times New Roman"/>
                  <w:color w:val="000000"/>
                  <w:kern w:val="0"/>
                  <w:sz w:val="22"/>
                  <w:szCs w:val="22"/>
                  <w:lang w:eastAsia="en-AU"/>
                  <w14:ligatures w14:val="none"/>
                </w:rPr>
                <w:t>67,031</w:t>
              </w:r>
            </w:ins>
          </w:p>
        </w:tc>
        <w:tc>
          <w:tcPr>
            <w:tcW w:w="1530" w:type="dxa"/>
            <w:tcBorders>
              <w:top w:val="nil"/>
              <w:left w:val="nil"/>
              <w:bottom w:val="nil"/>
              <w:right w:val="nil"/>
            </w:tcBorders>
            <w:vAlign w:val="center"/>
            <w:hideMark/>
          </w:tcPr>
          <w:p w14:paraId="7997C290" w14:textId="77777777" w:rsidR="001E7B32" w:rsidRPr="001E7B32" w:rsidRDefault="001E7B32" w:rsidP="001E7B32">
            <w:pPr>
              <w:spacing w:after="0" w:line="240" w:lineRule="auto"/>
              <w:jc w:val="right"/>
              <w:rPr>
                <w:ins w:id="2035" w:author="Author"/>
                <w:rFonts w:ascii="Times New Roman" w:eastAsia="Times New Roman" w:hAnsi="Times New Roman" w:cs="Times New Roman"/>
                <w:color w:val="000000"/>
                <w:kern w:val="0"/>
                <w:sz w:val="22"/>
                <w:szCs w:val="22"/>
                <w:lang w:eastAsia="en-AU"/>
                <w14:ligatures w14:val="none"/>
              </w:rPr>
            </w:pPr>
            <w:ins w:id="2036" w:author="Author">
              <w:r w:rsidRPr="001E7B32">
                <w:rPr>
                  <w:rFonts w:ascii="Times New Roman" w:eastAsia="Times New Roman" w:hAnsi="Times New Roman" w:cs="Times New Roman"/>
                  <w:color w:val="000000"/>
                  <w:kern w:val="0"/>
                  <w:sz w:val="22"/>
                  <w:szCs w:val="22"/>
                  <w:lang w:eastAsia="en-AU"/>
                  <w14:ligatures w14:val="none"/>
                </w:rPr>
                <w:t>3.50%</w:t>
              </w:r>
            </w:ins>
          </w:p>
        </w:tc>
      </w:tr>
      <w:tr w:rsidR="001E7B32" w:rsidRPr="001E7B32" w14:paraId="6C983ED4" w14:textId="77777777" w:rsidTr="001E7B32">
        <w:trPr>
          <w:trHeight w:val="864"/>
          <w:ins w:id="2037" w:author="Author"/>
        </w:trPr>
        <w:tc>
          <w:tcPr>
            <w:tcW w:w="1800" w:type="dxa"/>
            <w:tcBorders>
              <w:top w:val="nil"/>
              <w:left w:val="nil"/>
              <w:bottom w:val="nil"/>
              <w:right w:val="nil"/>
            </w:tcBorders>
            <w:vAlign w:val="center"/>
            <w:hideMark/>
          </w:tcPr>
          <w:p w14:paraId="55A596C1" w14:textId="77777777" w:rsidR="001E7B32" w:rsidRPr="001E7B32" w:rsidRDefault="001E7B32" w:rsidP="001E7B32">
            <w:pPr>
              <w:spacing w:after="0" w:line="240" w:lineRule="auto"/>
              <w:rPr>
                <w:ins w:id="2038" w:author="Author"/>
                <w:rFonts w:ascii="Times New Roman" w:eastAsia="Times New Roman" w:hAnsi="Times New Roman" w:cs="Times New Roman"/>
                <w:color w:val="000000"/>
                <w:kern w:val="0"/>
                <w:sz w:val="22"/>
                <w:szCs w:val="22"/>
                <w:lang w:eastAsia="en-AU"/>
                <w14:ligatures w14:val="none"/>
              </w:rPr>
            </w:pPr>
            <w:ins w:id="2039" w:author="Author">
              <w:r w:rsidRPr="001E7B32">
                <w:rPr>
                  <w:rFonts w:ascii="Times New Roman" w:eastAsia="Times New Roman" w:hAnsi="Times New Roman" w:cs="Times New Roman"/>
                  <w:color w:val="000000"/>
                  <w:kern w:val="0"/>
                  <w:sz w:val="22"/>
                  <w:szCs w:val="22"/>
                  <w:lang w:eastAsia="en-AU"/>
                  <w14:ligatures w14:val="none"/>
                </w:rPr>
                <w:t>Social Media</w:t>
              </w:r>
            </w:ins>
          </w:p>
        </w:tc>
        <w:tc>
          <w:tcPr>
            <w:tcW w:w="4500" w:type="dxa"/>
            <w:tcBorders>
              <w:top w:val="nil"/>
              <w:left w:val="nil"/>
              <w:bottom w:val="nil"/>
              <w:right w:val="nil"/>
            </w:tcBorders>
            <w:vAlign w:val="center"/>
            <w:hideMark/>
          </w:tcPr>
          <w:p w14:paraId="4C955B68" w14:textId="77777777" w:rsidR="001E7B32" w:rsidRPr="001E7B32" w:rsidRDefault="001E7B32" w:rsidP="001E7B32">
            <w:pPr>
              <w:spacing w:after="0" w:line="240" w:lineRule="auto"/>
              <w:rPr>
                <w:ins w:id="2040" w:author="Author"/>
                <w:rFonts w:ascii="Times New Roman" w:eastAsia="Times New Roman" w:hAnsi="Times New Roman" w:cs="Times New Roman"/>
                <w:color w:val="000000"/>
                <w:kern w:val="0"/>
                <w:sz w:val="22"/>
                <w:szCs w:val="22"/>
                <w:lang w:eastAsia="en-AU"/>
                <w14:ligatures w14:val="none"/>
              </w:rPr>
            </w:pPr>
            <w:ins w:id="2041" w:author="Author">
              <w:r w:rsidRPr="001E7B32">
                <w:rPr>
                  <w:rFonts w:ascii="Times New Roman" w:eastAsia="Times New Roman" w:hAnsi="Times New Roman" w:cs="Times New Roman"/>
                  <w:color w:val="000000"/>
                  <w:kern w:val="0"/>
                  <w:sz w:val="22"/>
                  <w:szCs w:val="22"/>
                  <w:lang w:eastAsia="en-AU"/>
                  <w14:ligatures w14:val="none"/>
                </w:rPr>
                <w:t>twitter, tweet, facebook, insta, tiktok, hashtag, post, dm, follow, like</w:t>
              </w:r>
            </w:ins>
          </w:p>
        </w:tc>
        <w:tc>
          <w:tcPr>
            <w:tcW w:w="1260" w:type="dxa"/>
            <w:tcBorders>
              <w:top w:val="nil"/>
              <w:left w:val="nil"/>
              <w:bottom w:val="nil"/>
              <w:right w:val="nil"/>
            </w:tcBorders>
            <w:vAlign w:val="center"/>
            <w:hideMark/>
          </w:tcPr>
          <w:p w14:paraId="18E070D6" w14:textId="77777777" w:rsidR="001E7B32" w:rsidRPr="001E7B32" w:rsidRDefault="001E7B32" w:rsidP="001E7B32">
            <w:pPr>
              <w:spacing w:after="0" w:line="240" w:lineRule="auto"/>
              <w:jc w:val="right"/>
              <w:rPr>
                <w:ins w:id="2042" w:author="Author"/>
                <w:rFonts w:ascii="Times New Roman" w:eastAsia="Times New Roman" w:hAnsi="Times New Roman" w:cs="Times New Roman"/>
                <w:color w:val="000000"/>
                <w:kern w:val="0"/>
                <w:sz w:val="22"/>
                <w:szCs w:val="22"/>
                <w:lang w:eastAsia="en-AU"/>
                <w14:ligatures w14:val="none"/>
              </w:rPr>
            </w:pPr>
            <w:ins w:id="2043" w:author="Author">
              <w:r w:rsidRPr="001E7B32">
                <w:rPr>
                  <w:rFonts w:ascii="Times New Roman" w:eastAsia="Times New Roman" w:hAnsi="Times New Roman" w:cs="Times New Roman"/>
                  <w:color w:val="000000"/>
                  <w:kern w:val="0"/>
                  <w:sz w:val="22"/>
                  <w:szCs w:val="22"/>
                  <w:lang w:eastAsia="en-AU"/>
                  <w14:ligatures w14:val="none"/>
                </w:rPr>
                <w:t>63,403</w:t>
              </w:r>
            </w:ins>
          </w:p>
        </w:tc>
        <w:tc>
          <w:tcPr>
            <w:tcW w:w="1530" w:type="dxa"/>
            <w:tcBorders>
              <w:top w:val="nil"/>
              <w:left w:val="nil"/>
              <w:bottom w:val="nil"/>
              <w:right w:val="nil"/>
            </w:tcBorders>
            <w:vAlign w:val="center"/>
            <w:hideMark/>
          </w:tcPr>
          <w:p w14:paraId="7555833A" w14:textId="77777777" w:rsidR="001E7B32" w:rsidRPr="001E7B32" w:rsidRDefault="001E7B32" w:rsidP="001E7B32">
            <w:pPr>
              <w:spacing w:after="0" w:line="240" w:lineRule="auto"/>
              <w:jc w:val="right"/>
              <w:rPr>
                <w:ins w:id="2044" w:author="Author"/>
                <w:rFonts w:ascii="Times New Roman" w:eastAsia="Times New Roman" w:hAnsi="Times New Roman" w:cs="Times New Roman"/>
                <w:color w:val="000000"/>
                <w:kern w:val="0"/>
                <w:sz w:val="22"/>
                <w:szCs w:val="22"/>
                <w:lang w:eastAsia="en-AU"/>
                <w14:ligatures w14:val="none"/>
              </w:rPr>
            </w:pPr>
            <w:ins w:id="2045" w:author="Author">
              <w:r w:rsidRPr="001E7B32">
                <w:rPr>
                  <w:rFonts w:ascii="Times New Roman" w:eastAsia="Times New Roman" w:hAnsi="Times New Roman" w:cs="Times New Roman"/>
                  <w:color w:val="000000"/>
                  <w:kern w:val="0"/>
                  <w:sz w:val="22"/>
                  <w:szCs w:val="22"/>
                  <w:lang w:eastAsia="en-AU"/>
                  <w14:ligatures w14:val="none"/>
                </w:rPr>
                <w:t>3.30%</w:t>
              </w:r>
            </w:ins>
          </w:p>
        </w:tc>
      </w:tr>
      <w:tr w:rsidR="001E7B32" w:rsidRPr="001E7B32" w14:paraId="08967F2C" w14:textId="77777777" w:rsidTr="001E7B32">
        <w:trPr>
          <w:trHeight w:val="864"/>
          <w:ins w:id="2046" w:author="Author"/>
        </w:trPr>
        <w:tc>
          <w:tcPr>
            <w:tcW w:w="1800" w:type="dxa"/>
            <w:tcBorders>
              <w:top w:val="nil"/>
              <w:left w:val="nil"/>
              <w:bottom w:val="nil"/>
              <w:right w:val="nil"/>
            </w:tcBorders>
            <w:vAlign w:val="center"/>
            <w:hideMark/>
          </w:tcPr>
          <w:p w14:paraId="27AF4779" w14:textId="77777777" w:rsidR="001E7B32" w:rsidRPr="001E7B32" w:rsidRDefault="001E7B32" w:rsidP="001E7B32">
            <w:pPr>
              <w:spacing w:after="0" w:line="240" w:lineRule="auto"/>
              <w:rPr>
                <w:ins w:id="2047" w:author="Author"/>
                <w:rFonts w:ascii="Times New Roman" w:eastAsia="Times New Roman" w:hAnsi="Times New Roman" w:cs="Times New Roman"/>
                <w:color w:val="000000"/>
                <w:kern w:val="0"/>
                <w:sz w:val="22"/>
                <w:szCs w:val="22"/>
                <w:lang w:eastAsia="en-AU"/>
                <w14:ligatures w14:val="none"/>
              </w:rPr>
            </w:pPr>
            <w:ins w:id="2048" w:author="Author">
              <w:r w:rsidRPr="001E7B32">
                <w:rPr>
                  <w:rFonts w:ascii="Times New Roman" w:eastAsia="Times New Roman" w:hAnsi="Times New Roman" w:cs="Times New Roman"/>
                  <w:color w:val="000000"/>
                  <w:kern w:val="0"/>
                  <w:sz w:val="22"/>
                  <w:szCs w:val="22"/>
                  <w:lang w:eastAsia="en-AU"/>
                  <w14:ligatures w14:val="none"/>
                </w:rPr>
                <w:t>Fashion</w:t>
              </w:r>
            </w:ins>
          </w:p>
        </w:tc>
        <w:tc>
          <w:tcPr>
            <w:tcW w:w="4500" w:type="dxa"/>
            <w:tcBorders>
              <w:top w:val="nil"/>
              <w:left w:val="nil"/>
              <w:bottom w:val="nil"/>
              <w:right w:val="nil"/>
            </w:tcBorders>
            <w:vAlign w:val="center"/>
            <w:hideMark/>
          </w:tcPr>
          <w:p w14:paraId="0A55BB8F" w14:textId="77777777" w:rsidR="001E7B32" w:rsidRPr="001E7B32" w:rsidRDefault="001E7B32" w:rsidP="001E7B32">
            <w:pPr>
              <w:spacing w:after="0" w:line="240" w:lineRule="auto"/>
              <w:rPr>
                <w:ins w:id="2049" w:author="Author"/>
                <w:rFonts w:ascii="Times New Roman" w:eastAsia="Times New Roman" w:hAnsi="Times New Roman" w:cs="Times New Roman"/>
                <w:color w:val="000000"/>
                <w:kern w:val="0"/>
                <w:sz w:val="22"/>
                <w:szCs w:val="22"/>
                <w:lang w:eastAsia="en-AU"/>
                <w14:ligatures w14:val="none"/>
              </w:rPr>
            </w:pPr>
            <w:ins w:id="2050" w:author="Author">
              <w:r w:rsidRPr="001E7B32">
                <w:rPr>
                  <w:rFonts w:ascii="Times New Roman" w:eastAsia="Times New Roman" w:hAnsi="Times New Roman" w:cs="Times New Roman"/>
                  <w:color w:val="000000"/>
                  <w:kern w:val="0"/>
                  <w:sz w:val="22"/>
                  <w:szCs w:val="22"/>
                  <w:lang w:eastAsia="en-AU"/>
                  <w14:ligatures w14:val="none"/>
                </w:rPr>
                <w:t>fashion, style, trend, wear, design, outfit, brand, cloth, runway, makeup</w:t>
              </w:r>
            </w:ins>
          </w:p>
        </w:tc>
        <w:tc>
          <w:tcPr>
            <w:tcW w:w="1260" w:type="dxa"/>
            <w:tcBorders>
              <w:top w:val="nil"/>
              <w:left w:val="nil"/>
              <w:bottom w:val="nil"/>
              <w:right w:val="nil"/>
            </w:tcBorders>
            <w:vAlign w:val="center"/>
            <w:hideMark/>
          </w:tcPr>
          <w:p w14:paraId="1609252F" w14:textId="77777777" w:rsidR="001E7B32" w:rsidRPr="001E7B32" w:rsidRDefault="001E7B32" w:rsidP="001E7B32">
            <w:pPr>
              <w:spacing w:after="0" w:line="240" w:lineRule="auto"/>
              <w:jc w:val="right"/>
              <w:rPr>
                <w:ins w:id="2051" w:author="Author"/>
                <w:rFonts w:ascii="Times New Roman" w:eastAsia="Times New Roman" w:hAnsi="Times New Roman" w:cs="Times New Roman"/>
                <w:color w:val="000000"/>
                <w:kern w:val="0"/>
                <w:sz w:val="22"/>
                <w:szCs w:val="22"/>
                <w:lang w:eastAsia="en-AU"/>
                <w14:ligatures w14:val="none"/>
              </w:rPr>
            </w:pPr>
            <w:ins w:id="2052" w:author="Author">
              <w:r w:rsidRPr="001E7B32">
                <w:rPr>
                  <w:rFonts w:ascii="Times New Roman" w:eastAsia="Times New Roman" w:hAnsi="Times New Roman" w:cs="Times New Roman"/>
                  <w:color w:val="000000"/>
                  <w:kern w:val="0"/>
                  <w:sz w:val="22"/>
                  <w:szCs w:val="22"/>
                  <w:lang w:eastAsia="en-AU"/>
                  <w14:ligatures w14:val="none"/>
                </w:rPr>
                <w:t>63,359</w:t>
              </w:r>
            </w:ins>
          </w:p>
        </w:tc>
        <w:tc>
          <w:tcPr>
            <w:tcW w:w="1530" w:type="dxa"/>
            <w:tcBorders>
              <w:top w:val="nil"/>
              <w:left w:val="nil"/>
              <w:bottom w:val="nil"/>
              <w:right w:val="nil"/>
            </w:tcBorders>
            <w:vAlign w:val="center"/>
            <w:hideMark/>
          </w:tcPr>
          <w:p w14:paraId="77E43371" w14:textId="77777777" w:rsidR="001E7B32" w:rsidRPr="001E7B32" w:rsidRDefault="001E7B32" w:rsidP="001E7B32">
            <w:pPr>
              <w:spacing w:after="0" w:line="240" w:lineRule="auto"/>
              <w:jc w:val="right"/>
              <w:rPr>
                <w:ins w:id="2053" w:author="Author"/>
                <w:rFonts w:ascii="Times New Roman" w:eastAsia="Times New Roman" w:hAnsi="Times New Roman" w:cs="Times New Roman"/>
                <w:color w:val="000000"/>
                <w:kern w:val="0"/>
                <w:sz w:val="22"/>
                <w:szCs w:val="22"/>
                <w:lang w:eastAsia="en-AU"/>
                <w14:ligatures w14:val="none"/>
              </w:rPr>
            </w:pPr>
            <w:ins w:id="2054" w:author="Author">
              <w:r w:rsidRPr="001E7B32">
                <w:rPr>
                  <w:rFonts w:ascii="Times New Roman" w:eastAsia="Times New Roman" w:hAnsi="Times New Roman" w:cs="Times New Roman"/>
                  <w:color w:val="000000"/>
                  <w:kern w:val="0"/>
                  <w:sz w:val="22"/>
                  <w:szCs w:val="22"/>
                  <w:lang w:eastAsia="en-AU"/>
                  <w14:ligatures w14:val="none"/>
                </w:rPr>
                <w:t>3.30%</w:t>
              </w:r>
            </w:ins>
          </w:p>
        </w:tc>
      </w:tr>
      <w:tr w:rsidR="001E7B32" w:rsidRPr="001E7B32" w14:paraId="657AD3BA" w14:textId="77777777" w:rsidTr="001E7B32">
        <w:trPr>
          <w:trHeight w:val="864"/>
          <w:ins w:id="2055" w:author="Author"/>
        </w:trPr>
        <w:tc>
          <w:tcPr>
            <w:tcW w:w="1800" w:type="dxa"/>
            <w:tcBorders>
              <w:top w:val="nil"/>
              <w:left w:val="nil"/>
              <w:bottom w:val="nil"/>
              <w:right w:val="nil"/>
            </w:tcBorders>
            <w:vAlign w:val="center"/>
            <w:hideMark/>
          </w:tcPr>
          <w:p w14:paraId="10997E0C" w14:textId="77777777" w:rsidR="001E7B32" w:rsidRPr="001E7B32" w:rsidRDefault="001E7B32" w:rsidP="001E7B32">
            <w:pPr>
              <w:spacing w:after="0" w:line="240" w:lineRule="auto"/>
              <w:rPr>
                <w:ins w:id="2056" w:author="Author"/>
                <w:rFonts w:ascii="Times New Roman" w:eastAsia="Times New Roman" w:hAnsi="Times New Roman" w:cs="Times New Roman"/>
                <w:color w:val="000000"/>
                <w:kern w:val="0"/>
                <w:sz w:val="22"/>
                <w:szCs w:val="22"/>
                <w:lang w:eastAsia="en-AU"/>
                <w14:ligatures w14:val="none"/>
              </w:rPr>
            </w:pPr>
            <w:ins w:id="2057" w:author="Author">
              <w:r w:rsidRPr="001E7B32">
                <w:rPr>
                  <w:rFonts w:ascii="Times New Roman" w:eastAsia="Times New Roman" w:hAnsi="Times New Roman" w:cs="Times New Roman"/>
                  <w:color w:val="000000"/>
                  <w:kern w:val="0"/>
                  <w:sz w:val="22"/>
                  <w:szCs w:val="22"/>
                  <w:lang w:eastAsia="en-AU"/>
                  <w14:ligatures w14:val="none"/>
                </w:rPr>
                <w:t>Travel</w:t>
              </w:r>
            </w:ins>
          </w:p>
        </w:tc>
        <w:tc>
          <w:tcPr>
            <w:tcW w:w="4500" w:type="dxa"/>
            <w:tcBorders>
              <w:top w:val="nil"/>
              <w:left w:val="nil"/>
              <w:bottom w:val="nil"/>
              <w:right w:val="nil"/>
            </w:tcBorders>
            <w:vAlign w:val="center"/>
            <w:hideMark/>
          </w:tcPr>
          <w:p w14:paraId="6B855BA3" w14:textId="77777777" w:rsidR="001E7B32" w:rsidRPr="001E7B32" w:rsidRDefault="001E7B32" w:rsidP="001E7B32">
            <w:pPr>
              <w:spacing w:after="0" w:line="240" w:lineRule="auto"/>
              <w:rPr>
                <w:ins w:id="2058" w:author="Author"/>
                <w:rFonts w:ascii="Times New Roman" w:eastAsia="Times New Roman" w:hAnsi="Times New Roman" w:cs="Times New Roman"/>
                <w:color w:val="000000"/>
                <w:kern w:val="0"/>
                <w:sz w:val="22"/>
                <w:szCs w:val="22"/>
                <w:lang w:eastAsia="en-AU"/>
                <w14:ligatures w14:val="none"/>
              </w:rPr>
            </w:pPr>
            <w:ins w:id="2059" w:author="Author">
              <w:r w:rsidRPr="001E7B32">
                <w:rPr>
                  <w:rFonts w:ascii="Times New Roman" w:eastAsia="Times New Roman" w:hAnsi="Times New Roman" w:cs="Times New Roman"/>
                  <w:color w:val="000000"/>
                  <w:kern w:val="0"/>
                  <w:sz w:val="22"/>
                  <w:szCs w:val="22"/>
                  <w:lang w:eastAsia="en-AU"/>
                  <w14:ligatures w14:val="none"/>
                </w:rPr>
                <w:t>travel, trip, vacat, flight, hotel, tourism, holiday, tour, airport, journey</w:t>
              </w:r>
            </w:ins>
          </w:p>
        </w:tc>
        <w:tc>
          <w:tcPr>
            <w:tcW w:w="1260" w:type="dxa"/>
            <w:tcBorders>
              <w:top w:val="nil"/>
              <w:left w:val="nil"/>
              <w:bottom w:val="nil"/>
              <w:right w:val="nil"/>
            </w:tcBorders>
            <w:vAlign w:val="center"/>
            <w:hideMark/>
          </w:tcPr>
          <w:p w14:paraId="76196EC7" w14:textId="77777777" w:rsidR="001E7B32" w:rsidRPr="001E7B32" w:rsidRDefault="001E7B32" w:rsidP="001E7B32">
            <w:pPr>
              <w:spacing w:after="0" w:line="240" w:lineRule="auto"/>
              <w:jc w:val="right"/>
              <w:rPr>
                <w:ins w:id="2060" w:author="Author"/>
                <w:rFonts w:ascii="Times New Roman" w:eastAsia="Times New Roman" w:hAnsi="Times New Roman" w:cs="Times New Roman"/>
                <w:color w:val="000000"/>
                <w:kern w:val="0"/>
                <w:sz w:val="22"/>
                <w:szCs w:val="22"/>
                <w:lang w:eastAsia="en-AU"/>
                <w14:ligatures w14:val="none"/>
              </w:rPr>
            </w:pPr>
            <w:ins w:id="2061" w:author="Author">
              <w:r w:rsidRPr="001E7B32">
                <w:rPr>
                  <w:rFonts w:ascii="Times New Roman" w:eastAsia="Times New Roman" w:hAnsi="Times New Roman" w:cs="Times New Roman"/>
                  <w:color w:val="000000"/>
                  <w:kern w:val="0"/>
                  <w:sz w:val="22"/>
                  <w:szCs w:val="22"/>
                  <w:lang w:eastAsia="en-AU"/>
                  <w14:ligatures w14:val="none"/>
                </w:rPr>
                <w:t>62,354</w:t>
              </w:r>
            </w:ins>
          </w:p>
        </w:tc>
        <w:tc>
          <w:tcPr>
            <w:tcW w:w="1530" w:type="dxa"/>
            <w:tcBorders>
              <w:top w:val="nil"/>
              <w:left w:val="nil"/>
              <w:bottom w:val="nil"/>
              <w:right w:val="nil"/>
            </w:tcBorders>
            <w:vAlign w:val="center"/>
            <w:hideMark/>
          </w:tcPr>
          <w:p w14:paraId="48BBBE28" w14:textId="77777777" w:rsidR="001E7B32" w:rsidRPr="001E7B32" w:rsidRDefault="001E7B32" w:rsidP="001E7B32">
            <w:pPr>
              <w:spacing w:after="0" w:line="240" w:lineRule="auto"/>
              <w:jc w:val="right"/>
              <w:rPr>
                <w:ins w:id="2062" w:author="Author"/>
                <w:rFonts w:ascii="Times New Roman" w:eastAsia="Times New Roman" w:hAnsi="Times New Roman" w:cs="Times New Roman"/>
                <w:color w:val="000000"/>
                <w:kern w:val="0"/>
                <w:sz w:val="22"/>
                <w:szCs w:val="22"/>
                <w:lang w:eastAsia="en-AU"/>
                <w14:ligatures w14:val="none"/>
              </w:rPr>
            </w:pPr>
            <w:ins w:id="2063" w:author="Author">
              <w:r w:rsidRPr="001E7B32">
                <w:rPr>
                  <w:rFonts w:ascii="Times New Roman" w:eastAsia="Times New Roman" w:hAnsi="Times New Roman" w:cs="Times New Roman"/>
                  <w:color w:val="000000"/>
                  <w:kern w:val="0"/>
                  <w:sz w:val="22"/>
                  <w:szCs w:val="22"/>
                  <w:lang w:eastAsia="en-AU"/>
                  <w14:ligatures w14:val="none"/>
                </w:rPr>
                <w:t>3.30%</w:t>
              </w:r>
            </w:ins>
          </w:p>
        </w:tc>
      </w:tr>
      <w:tr w:rsidR="001E7B32" w:rsidRPr="001E7B32" w14:paraId="26427A3E" w14:textId="77777777" w:rsidTr="001E7B32">
        <w:trPr>
          <w:trHeight w:val="864"/>
          <w:ins w:id="2064" w:author="Author"/>
        </w:trPr>
        <w:tc>
          <w:tcPr>
            <w:tcW w:w="1800" w:type="dxa"/>
            <w:tcBorders>
              <w:top w:val="nil"/>
              <w:left w:val="nil"/>
              <w:bottom w:val="nil"/>
              <w:right w:val="nil"/>
            </w:tcBorders>
            <w:vAlign w:val="center"/>
            <w:hideMark/>
          </w:tcPr>
          <w:p w14:paraId="3419868D" w14:textId="77777777" w:rsidR="001E7B32" w:rsidRPr="001E7B32" w:rsidRDefault="001E7B32" w:rsidP="001E7B32">
            <w:pPr>
              <w:spacing w:after="0" w:line="240" w:lineRule="auto"/>
              <w:rPr>
                <w:ins w:id="2065" w:author="Author"/>
                <w:rFonts w:ascii="Times New Roman" w:eastAsia="Times New Roman" w:hAnsi="Times New Roman" w:cs="Times New Roman"/>
                <w:color w:val="000000"/>
                <w:kern w:val="0"/>
                <w:sz w:val="22"/>
                <w:szCs w:val="22"/>
                <w:lang w:eastAsia="en-AU"/>
                <w14:ligatures w14:val="none"/>
              </w:rPr>
            </w:pPr>
            <w:ins w:id="2066" w:author="Author">
              <w:r w:rsidRPr="001E7B32">
                <w:rPr>
                  <w:rFonts w:ascii="Times New Roman" w:eastAsia="Times New Roman" w:hAnsi="Times New Roman" w:cs="Times New Roman"/>
                  <w:color w:val="000000"/>
                  <w:kern w:val="0"/>
                  <w:sz w:val="22"/>
                  <w:szCs w:val="22"/>
                  <w:lang w:eastAsia="en-AU"/>
                  <w14:ligatures w14:val="none"/>
                </w:rPr>
                <w:t>Gaming</w:t>
              </w:r>
            </w:ins>
          </w:p>
        </w:tc>
        <w:tc>
          <w:tcPr>
            <w:tcW w:w="4500" w:type="dxa"/>
            <w:tcBorders>
              <w:top w:val="nil"/>
              <w:left w:val="nil"/>
              <w:bottom w:val="nil"/>
              <w:right w:val="nil"/>
            </w:tcBorders>
            <w:vAlign w:val="center"/>
            <w:hideMark/>
          </w:tcPr>
          <w:p w14:paraId="524B8BFD" w14:textId="77777777" w:rsidR="001E7B32" w:rsidRPr="001E7B32" w:rsidRDefault="001E7B32" w:rsidP="001E7B32">
            <w:pPr>
              <w:spacing w:after="0" w:line="240" w:lineRule="auto"/>
              <w:rPr>
                <w:ins w:id="2067" w:author="Author"/>
                <w:rFonts w:ascii="Times New Roman" w:eastAsia="Times New Roman" w:hAnsi="Times New Roman" w:cs="Times New Roman"/>
                <w:color w:val="000000"/>
                <w:kern w:val="0"/>
                <w:sz w:val="22"/>
                <w:szCs w:val="22"/>
                <w:lang w:eastAsia="en-AU"/>
                <w14:ligatures w14:val="none"/>
              </w:rPr>
            </w:pPr>
            <w:ins w:id="2068" w:author="Author">
              <w:r w:rsidRPr="001E7B32">
                <w:rPr>
                  <w:rFonts w:ascii="Times New Roman" w:eastAsia="Times New Roman" w:hAnsi="Times New Roman" w:cs="Times New Roman"/>
                  <w:color w:val="000000"/>
                  <w:kern w:val="0"/>
                  <w:sz w:val="22"/>
                  <w:szCs w:val="22"/>
                  <w:lang w:eastAsia="en-AU"/>
                  <w14:ligatures w14:val="none"/>
                </w:rPr>
                <w:t>game, gamer, play, console, esport, xbox, playstat, nintendo, stream, twitch</w:t>
              </w:r>
            </w:ins>
          </w:p>
        </w:tc>
        <w:tc>
          <w:tcPr>
            <w:tcW w:w="1260" w:type="dxa"/>
            <w:tcBorders>
              <w:top w:val="nil"/>
              <w:left w:val="nil"/>
              <w:bottom w:val="nil"/>
              <w:right w:val="nil"/>
            </w:tcBorders>
            <w:vAlign w:val="center"/>
            <w:hideMark/>
          </w:tcPr>
          <w:p w14:paraId="37464EAA" w14:textId="77777777" w:rsidR="001E7B32" w:rsidRPr="001E7B32" w:rsidRDefault="001E7B32" w:rsidP="001E7B32">
            <w:pPr>
              <w:spacing w:after="0" w:line="240" w:lineRule="auto"/>
              <w:jc w:val="right"/>
              <w:rPr>
                <w:ins w:id="2069" w:author="Author"/>
                <w:rFonts w:ascii="Times New Roman" w:eastAsia="Times New Roman" w:hAnsi="Times New Roman" w:cs="Times New Roman"/>
                <w:color w:val="000000"/>
                <w:kern w:val="0"/>
                <w:sz w:val="22"/>
                <w:szCs w:val="22"/>
                <w:lang w:eastAsia="en-AU"/>
                <w14:ligatures w14:val="none"/>
              </w:rPr>
            </w:pPr>
            <w:ins w:id="2070" w:author="Author">
              <w:r w:rsidRPr="001E7B32">
                <w:rPr>
                  <w:rFonts w:ascii="Times New Roman" w:eastAsia="Times New Roman" w:hAnsi="Times New Roman" w:cs="Times New Roman"/>
                  <w:color w:val="000000"/>
                  <w:kern w:val="0"/>
                  <w:sz w:val="22"/>
                  <w:szCs w:val="22"/>
                  <w:lang w:eastAsia="en-AU"/>
                  <w14:ligatures w14:val="none"/>
                </w:rPr>
                <w:t>59,821</w:t>
              </w:r>
            </w:ins>
          </w:p>
        </w:tc>
        <w:tc>
          <w:tcPr>
            <w:tcW w:w="1530" w:type="dxa"/>
            <w:tcBorders>
              <w:top w:val="nil"/>
              <w:left w:val="nil"/>
              <w:bottom w:val="nil"/>
              <w:right w:val="nil"/>
            </w:tcBorders>
            <w:vAlign w:val="center"/>
            <w:hideMark/>
          </w:tcPr>
          <w:p w14:paraId="1F449CDD" w14:textId="77777777" w:rsidR="001E7B32" w:rsidRPr="001E7B32" w:rsidRDefault="001E7B32" w:rsidP="001E7B32">
            <w:pPr>
              <w:spacing w:after="0" w:line="240" w:lineRule="auto"/>
              <w:jc w:val="right"/>
              <w:rPr>
                <w:ins w:id="2071" w:author="Author"/>
                <w:rFonts w:ascii="Times New Roman" w:eastAsia="Times New Roman" w:hAnsi="Times New Roman" w:cs="Times New Roman"/>
                <w:color w:val="000000"/>
                <w:kern w:val="0"/>
                <w:sz w:val="22"/>
                <w:szCs w:val="22"/>
                <w:lang w:eastAsia="en-AU"/>
                <w14:ligatures w14:val="none"/>
              </w:rPr>
            </w:pPr>
            <w:ins w:id="2072" w:author="Author">
              <w:r w:rsidRPr="001E7B32">
                <w:rPr>
                  <w:rFonts w:ascii="Times New Roman" w:eastAsia="Times New Roman" w:hAnsi="Times New Roman" w:cs="Times New Roman"/>
                  <w:color w:val="000000"/>
                  <w:kern w:val="0"/>
                  <w:sz w:val="22"/>
                  <w:szCs w:val="22"/>
                  <w:lang w:eastAsia="en-AU"/>
                  <w14:ligatures w14:val="none"/>
                </w:rPr>
                <w:t>3.10%</w:t>
              </w:r>
            </w:ins>
          </w:p>
        </w:tc>
      </w:tr>
      <w:tr w:rsidR="001E7B32" w:rsidRPr="001E7B32" w14:paraId="50094DEE" w14:textId="77777777" w:rsidTr="001E7B32">
        <w:trPr>
          <w:trHeight w:val="864"/>
          <w:ins w:id="2073" w:author="Author"/>
        </w:trPr>
        <w:tc>
          <w:tcPr>
            <w:tcW w:w="1800" w:type="dxa"/>
            <w:tcBorders>
              <w:top w:val="nil"/>
              <w:left w:val="nil"/>
              <w:bottom w:val="nil"/>
              <w:right w:val="nil"/>
            </w:tcBorders>
            <w:vAlign w:val="center"/>
            <w:hideMark/>
          </w:tcPr>
          <w:p w14:paraId="5F585997" w14:textId="77777777" w:rsidR="001E7B32" w:rsidRPr="001E7B32" w:rsidRDefault="001E7B32" w:rsidP="001E7B32">
            <w:pPr>
              <w:spacing w:after="0" w:line="240" w:lineRule="auto"/>
              <w:rPr>
                <w:ins w:id="2074" w:author="Author"/>
                <w:rFonts w:ascii="Times New Roman" w:eastAsia="Times New Roman" w:hAnsi="Times New Roman" w:cs="Times New Roman"/>
                <w:color w:val="000000"/>
                <w:kern w:val="0"/>
                <w:sz w:val="22"/>
                <w:szCs w:val="22"/>
                <w:lang w:eastAsia="en-AU"/>
                <w14:ligatures w14:val="none"/>
              </w:rPr>
            </w:pPr>
            <w:ins w:id="2075" w:author="Author">
              <w:r w:rsidRPr="001E7B32">
                <w:rPr>
                  <w:rFonts w:ascii="Times New Roman" w:eastAsia="Times New Roman" w:hAnsi="Times New Roman" w:cs="Times New Roman"/>
                  <w:color w:val="000000"/>
                  <w:kern w:val="0"/>
                  <w:sz w:val="22"/>
                  <w:szCs w:val="22"/>
                  <w:lang w:eastAsia="en-AU"/>
                  <w14:ligatures w14:val="none"/>
                </w:rPr>
                <w:t>Employment</w:t>
              </w:r>
            </w:ins>
          </w:p>
        </w:tc>
        <w:tc>
          <w:tcPr>
            <w:tcW w:w="4500" w:type="dxa"/>
            <w:tcBorders>
              <w:top w:val="nil"/>
              <w:left w:val="nil"/>
              <w:bottom w:val="nil"/>
              <w:right w:val="nil"/>
            </w:tcBorders>
            <w:vAlign w:val="center"/>
            <w:hideMark/>
          </w:tcPr>
          <w:p w14:paraId="5B71D11E" w14:textId="77777777" w:rsidR="001E7B32" w:rsidRPr="001E7B32" w:rsidRDefault="001E7B32" w:rsidP="001E7B32">
            <w:pPr>
              <w:spacing w:after="0" w:line="240" w:lineRule="auto"/>
              <w:rPr>
                <w:ins w:id="2076" w:author="Author"/>
                <w:rFonts w:ascii="Times New Roman" w:eastAsia="Times New Roman" w:hAnsi="Times New Roman" w:cs="Times New Roman"/>
                <w:color w:val="000000"/>
                <w:kern w:val="0"/>
                <w:sz w:val="22"/>
                <w:szCs w:val="22"/>
                <w:lang w:eastAsia="en-AU"/>
                <w14:ligatures w14:val="none"/>
              </w:rPr>
            </w:pPr>
            <w:ins w:id="2077" w:author="Author">
              <w:r w:rsidRPr="001E7B32">
                <w:rPr>
                  <w:rFonts w:ascii="Times New Roman" w:eastAsia="Times New Roman" w:hAnsi="Times New Roman" w:cs="Times New Roman"/>
                  <w:color w:val="000000"/>
                  <w:kern w:val="0"/>
                  <w:sz w:val="22"/>
                  <w:szCs w:val="22"/>
                  <w:lang w:eastAsia="en-AU"/>
                  <w14:ligatures w14:val="none"/>
                </w:rPr>
                <w:t>job, employ, work, hire, wage, career, unemploy, salari, intern, boss</w:t>
              </w:r>
            </w:ins>
          </w:p>
        </w:tc>
        <w:tc>
          <w:tcPr>
            <w:tcW w:w="1260" w:type="dxa"/>
            <w:tcBorders>
              <w:top w:val="nil"/>
              <w:left w:val="nil"/>
              <w:bottom w:val="nil"/>
              <w:right w:val="nil"/>
            </w:tcBorders>
            <w:vAlign w:val="center"/>
            <w:hideMark/>
          </w:tcPr>
          <w:p w14:paraId="38704EE1" w14:textId="77777777" w:rsidR="001E7B32" w:rsidRPr="001E7B32" w:rsidRDefault="001E7B32" w:rsidP="001E7B32">
            <w:pPr>
              <w:spacing w:after="0" w:line="240" w:lineRule="auto"/>
              <w:jc w:val="right"/>
              <w:rPr>
                <w:ins w:id="2078" w:author="Author"/>
                <w:rFonts w:ascii="Times New Roman" w:eastAsia="Times New Roman" w:hAnsi="Times New Roman" w:cs="Times New Roman"/>
                <w:color w:val="000000"/>
                <w:kern w:val="0"/>
                <w:sz w:val="22"/>
                <w:szCs w:val="22"/>
                <w:lang w:eastAsia="en-AU"/>
                <w14:ligatures w14:val="none"/>
              </w:rPr>
            </w:pPr>
            <w:ins w:id="2079" w:author="Author">
              <w:r w:rsidRPr="001E7B32">
                <w:rPr>
                  <w:rFonts w:ascii="Times New Roman" w:eastAsia="Times New Roman" w:hAnsi="Times New Roman" w:cs="Times New Roman"/>
                  <w:color w:val="000000"/>
                  <w:kern w:val="0"/>
                  <w:sz w:val="22"/>
                  <w:szCs w:val="22"/>
                  <w:lang w:eastAsia="en-AU"/>
                  <w14:ligatures w14:val="none"/>
                </w:rPr>
                <w:t>58,092</w:t>
              </w:r>
            </w:ins>
          </w:p>
        </w:tc>
        <w:tc>
          <w:tcPr>
            <w:tcW w:w="1530" w:type="dxa"/>
            <w:tcBorders>
              <w:top w:val="nil"/>
              <w:left w:val="nil"/>
              <w:bottom w:val="nil"/>
              <w:right w:val="nil"/>
            </w:tcBorders>
            <w:vAlign w:val="center"/>
            <w:hideMark/>
          </w:tcPr>
          <w:p w14:paraId="478EE58E" w14:textId="77777777" w:rsidR="001E7B32" w:rsidRPr="001E7B32" w:rsidRDefault="001E7B32" w:rsidP="001E7B32">
            <w:pPr>
              <w:spacing w:after="0" w:line="240" w:lineRule="auto"/>
              <w:jc w:val="right"/>
              <w:rPr>
                <w:ins w:id="2080" w:author="Author"/>
                <w:rFonts w:ascii="Times New Roman" w:eastAsia="Times New Roman" w:hAnsi="Times New Roman" w:cs="Times New Roman"/>
                <w:color w:val="000000"/>
                <w:kern w:val="0"/>
                <w:sz w:val="22"/>
                <w:szCs w:val="22"/>
                <w:lang w:eastAsia="en-AU"/>
                <w14:ligatures w14:val="none"/>
              </w:rPr>
            </w:pPr>
            <w:ins w:id="2081" w:author="Author">
              <w:r w:rsidRPr="001E7B32">
                <w:rPr>
                  <w:rFonts w:ascii="Times New Roman" w:eastAsia="Times New Roman" w:hAnsi="Times New Roman" w:cs="Times New Roman"/>
                  <w:color w:val="000000"/>
                  <w:kern w:val="0"/>
                  <w:sz w:val="22"/>
                  <w:szCs w:val="22"/>
                  <w:lang w:eastAsia="en-AU"/>
                  <w14:ligatures w14:val="none"/>
                </w:rPr>
                <w:t>3.10%</w:t>
              </w:r>
            </w:ins>
          </w:p>
        </w:tc>
      </w:tr>
      <w:tr w:rsidR="001E7B32" w:rsidRPr="001E7B32" w14:paraId="09A3A19B" w14:textId="77777777" w:rsidTr="001E7B32">
        <w:trPr>
          <w:trHeight w:val="864"/>
          <w:ins w:id="2082" w:author="Author"/>
        </w:trPr>
        <w:tc>
          <w:tcPr>
            <w:tcW w:w="1800" w:type="dxa"/>
            <w:tcBorders>
              <w:top w:val="nil"/>
              <w:left w:val="nil"/>
              <w:bottom w:val="nil"/>
              <w:right w:val="nil"/>
            </w:tcBorders>
            <w:vAlign w:val="center"/>
            <w:hideMark/>
          </w:tcPr>
          <w:p w14:paraId="0FFF7908" w14:textId="77777777" w:rsidR="001E7B32" w:rsidRPr="001E7B32" w:rsidRDefault="001E7B32" w:rsidP="001E7B32">
            <w:pPr>
              <w:spacing w:after="0" w:line="240" w:lineRule="auto"/>
              <w:rPr>
                <w:ins w:id="2083" w:author="Author"/>
                <w:rFonts w:ascii="Times New Roman" w:eastAsia="Times New Roman" w:hAnsi="Times New Roman" w:cs="Times New Roman"/>
                <w:color w:val="000000"/>
                <w:kern w:val="0"/>
                <w:sz w:val="22"/>
                <w:szCs w:val="22"/>
                <w:lang w:eastAsia="en-AU"/>
                <w14:ligatures w14:val="none"/>
              </w:rPr>
            </w:pPr>
            <w:ins w:id="2084" w:author="Author">
              <w:r w:rsidRPr="001E7B32">
                <w:rPr>
                  <w:rFonts w:ascii="Times New Roman" w:eastAsia="Times New Roman" w:hAnsi="Times New Roman" w:cs="Times New Roman"/>
                  <w:color w:val="000000"/>
                  <w:kern w:val="0"/>
                  <w:sz w:val="22"/>
                  <w:szCs w:val="22"/>
                  <w:lang w:eastAsia="en-AU"/>
                  <w14:ligatures w14:val="none"/>
                </w:rPr>
                <w:t>Transport</w:t>
              </w:r>
            </w:ins>
          </w:p>
        </w:tc>
        <w:tc>
          <w:tcPr>
            <w:tcW w:w="4500" w:type="dxa"/>
            <w:tcBorders>
              <w:top w:val="nil"/>
              <w:left w:val="nil"/>
              <w:bottom w:val="nil"/>
              <w:right w:val="nil"/>
            </w:tcBorders>
            <w:vAlign w:val="center"/>
            <w:hideMark/>
          </w:tcPr>
          <w:p w14:paraId="56D2EC04" w14:textId="77777777" w:rsidR="001E7B32" w:rsidRPr="001E7B32" w:rsidRDefault="001E7B32" w:rsidP="001E7B32">
            <w:pPr>
              <w:spacing w:after="0" w:line="240" w:lineRule="auto"/>
              <w:rPr>
                <w:ins w:id="2085" w:author="Author"/>
                <w:rFonts w:ascii="Times New Roman" w:eastAsia="Times New Roman" w:hAnsi="Times New Roman" w:cs="Times New Roman"/>
                <w:color w:val="000000"/>
                <w:kern w:val="0"/>
                <w:sz w:val="22"/>
                <w:szCs w:val="22"/>
                <w:lang w:eastAsia="en-AU"/>
                <w14:ligatures w14:val="none"/>
              </w:rPr>
            </w:pPr>
            <w:ins w:id="2086" w:author="Author">
              <w:r w:rsidRPr="001E7B32">
                <w:rPr>
                  <w:rFonts w:ascii="Times New Roman" w:eastAsia="Times New Roman" w:hAnsi="Times New Roman" w:cs="Times New Roman"/>
                  <w:color w:val="000000"/>
                  <w:kern w:val="0"/>
                  <w:sz w:val="22"/>
                  <w:szCs w:val="22"/>
                  <w:lang w:eastAsia="en-AU"/>
                  <w14:ligatures w14:val="none"/>
                </w:rPr>
                <w:t>car, traffic, train, bus, bike, road, highway, metro, subway, uber</w:t>
              </w:r>
            </w:ins>
          </w:p>
        </w:tc>
        <w:tc>
          <w:tcPr>
            <w:tcW w:w="1260" w:type="dxa"/>
            <w:tcBorders>
              <w:top w:val="nil"/>
              <w:left w:val="nil"/>
              <w:bottom w:val="nil"/>
              <w:right w:val="nil"/>
            </w:tcBorders>
            <w:vAlign w:val="center"/>
            <w:hideMark/>
          </w:tcPr>
          <w:p w14:paraId="74B5338F" w14:textId="77777777" w:rsidR="001E7B32" w:rsidRPr="001E7B32" w:rsidRDefault="001E7B32" w:rsidP="001E7B32">
            <w:pPr>
              <w:spacing w:after="0" w:line="240" w:lineRule="auto"/>
              <w:jc w:val="right"/>
              <w:rPr>
                <w:ins w:id="2087" w:author="Author"/>
                <w:rFonts w:ascii="Times New Roman" w:eastAsia="Times New Roman" w:hAnsi="Times New Roman" w:cs="Times New Roman"/>
                <w:color w:val="000000"/>
                <w:kern w:val="0"/>
                <w:sz w:val="22"/>
                <w:szCs w:val="22"/>
                <w:lang w:eastAsia="en-AU"/>
                <w14:ligatures w14:val="none"/>
              </w:rPr>
            </w:pPr>
            <w:ins w:id="2088" w:author="Author">
              <w:r w:rsidRPr="001E7B32">
                <w:rPr>
                  <w:rFonts w:ascii="Times New Roman" w:eastAsia="Times New Roman" w:hAnsi="Times New Roman" w:cs="Times New Roman"/>
                  <w:color w:val="000000"/>
                  <w:kern w:val="0"/>
                  <w:sz w:val="22"/>
                  <w:szCs w:val="22"/>
                  <w:lang w:eastAsia="en-AU"/>
                  <w14:ligatures w14:val="none"/>
                </w:rPr>
                <w:t>57,657</w:t>
              </w:r>
            </w:ins>
          </w:p>
        </w:tc>
        <w:tc>
          <w:tcPr>
            <w:tcW w:w="1530" w:type="dxa"/>
            <w:tcBorders>
              <w:top w:val="nil"/>
              <w:left w:val="nil"/>
              <w:bottom w:val="nil"/>
              <w:right w:val="nil"/>
            </w:tcBorders>
            <w:vAlign w:val="center"/>
            <w:hideMark/>
          </w:tcPr>
          <w:p w14:paraId="6687FA8B" w14:textId="77777777" w:rsidR="001E7B32" w:rsidRPr="001E7B32" w:rsidRDefault="001E7B32" w:rsidP="001E7B32">
            <w:pPr>
              <w:spacing w:after="0" w:line="240" w:lineRule="auto"/>
              <w:jc w:val="right"/>
              <w:rPr>
                <w:ins w:id="2089" w:author="Author"/>
                <w:rFonts w:ascii="Times New Roman" w:eastAsia="Times New Roman" w:hAnsi="Times New Roman" w:cs="Times New Roman"/>
                <w:color w:val="000000"/>
                <w:kern w:val="0"/>
                <w:sz w:val="22"/>
                <w:szCs w:val="22"/>
                <w:lang w:eastAsia="en-AU"/>
                <w14:ligatures w14:val="none"/>
              </w:rPr>
            </w:pPr>
            <w:ins w:id="2090"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7DC8F714" w14:textId="77777777" w:rsidTr="001E7B32">
        <w:trPr>
          <w:trHeight w:val="864"/>
          <w:ins w:id="2091" w:author="Author"/>
        </w:trPr>
        <w:tc>
          <w:tcPr>
            <w:tcW w:w="1800" w:type="dxa"/>
            <w:tcBorders>
              <w:top w:val="nil"/>
              <w:left w:val="nil"/>
              <w:bottom w:val="nil"/>
              <w:right w:val="nil"/>
            </w:tcBorders>
            <w:vAlign w:val="center"/>
            <w:hideMark/>
          </w:tcPr>
          <w:p w14:paraId="657B7B7E" w14:textId="77777777" w:rsidR="001E7B32" w:rsidRPr="001E7B32" w:rsidRDefault="001E7B32" w:rsidP="001E7B32">
            <w:pPr>
              <w:spacing w:after="0" w:line="240" w:lineRule="auto"/>
              <w:rPr>
                <w:ins w:id="2092" w:author="Author"/>
                <w:rFonts w:ascii="Times New Roman" w:eastAsia="Times New Roman" w:hAnsi="Times New Roman" w:cs="Times New Roman"/>
                <w:color w:val="000000"/>
                <w:kern w:val="0"/>
                <w:sz w:val="22"/>
                <w:szCs w:val="22"/>
                <w:lang w:eastAsia="en-AU"/>
                <w14:ligatures w14:val="none"/>
              </w:rPr>
            </w:pPr>
            <w:ins w:id="2093" w:author="Author">
              <w:r w:rsidRPr="001E7B32">
                <w:rPr>
                  <w:rFonts w:ascii="Times New Roman" w:eastAsia="Times New Roman" w:hAnsi="Times New Roman" w:cs="Times New Roman"/>
                  <w:color w:val="000000"/>
                  <w:kern w:val="0"/>
                  <w:sz w:val="22"/>
                  <w:szCs w:val="22"/>
                  <w:lang w:eastAsia="en-AU"/>
                  <w14:ligatures w14:val="none"/>
                </w:rPr>
                <w:t>Identity</w:t>
              </w:r>
            </w:ins>
          </w:p>
        </w:tc>
        <w:tc>
          <w:tcPr>
            <w:tcW w:w="4500" w:type="dxa"/>
            <w:tcBorders>
              <w:top w:val="nil"/>
              <w:left w:val="nil"/>
              <w:bottom w:val="nil"/>
              <w:right w:val="nil"/>
            </w:tcBorders>
            <w:vAlign w:val="center"/>
            <w:hideMark/>
          </w:tcPr>
          <w:p w14:paraId="4D3D75DA" w14:textId="77777777" w:rsidR="001E7B32" w:rsidRPr="001E7B32" w:rsidRDefault="001E7B32" w:rsidP="001E7B32">
            <w:pPr>
              <w:spacing w:after="0" w:line="240" w:lineRule="auto"/>
              <w:rPr>
                <w:ins w:id="2094" w:author="Author"/>
                <w:rFonts w:ascii="Times New Roman" w:eastAsia="Times New Roman" w:hAnsi="Times New Roman" w:cs="Times New Roman"/>
                <w:color w:val="000000"/>
                <w:kern w:val="0"/>
                <w:sz w:val="22"/>
                <w:szCs w:val="22"/>
                <w:lang w:eastAsia="en-AU"/>
                <w14:ligatures w14:val="none"/>
              </w:rPr>
            </w:pPr>
            <w:ins w:id="2095" w:author="Author">
              <w:r w:rsidRPr="001E7B32">
                <w:rPr>
                  <w:rFonts w:ascii="Times New Roman" w:eastAsia="Times New Roman" w:hAnsi="Times New Roman" w:cs="Times New Roman"/>
                  <w:color w:val="000000"/>
                  <w:kern w:val="0"/>
                  <w:sz w:val="22"/>
                  <w:szCs w:val="22"/>
                  <w:lang w:eastAsia="en-AU"/>
                  <w14:ligatures w14:val="none"/>
                </w:rPr>
                <w:t>gender, race, lgbt, queer, trans, ethnic, inclus, divers, equal, ident</w:t>
              </w:r>
            </w:ins>
          </w:p>
        </w:tc>
        <w:tc>
          <w:tcPr>
            <w:tcW w:w="1260" w:type="dxa"/>
            <w:tcBorders>
              <w:top w:val="nil"/>
              <w:left w:val="nil"/>
              <w:bottom w:val="nil"/>
              <w:right w:val="nil"/>
            </w:tcBorders>
            <w:vAlign w:val="center"/>
            <w:hideMark/>
          </w:tcPr>
          <w:p w14:paraId="49DF074F" w14:textId="77777777" w:rsidR="001E7B32" w:rsidRPr="001E7B32" w:rsidRDefault="001E7B32" w:rsidP="001E7B32">
            <w:pPr>
              <w:spacing w:after="0" w:line="240" w:lineRule="auto"/>
              <w:jc w:val="right"/>
              <w:rPr>
                <w:ins w:id="2096" w:author="Author"/>
                <w:rFonts w:ascii="Times New Roman" w:eastAsia="Times New Roman" w:hAnsi="Times New Roman" w:cs="Times New Roman"/>
                <w:color w:val="000000"/>
                <w:kern w:val="0"/>
                <w:sz w:val="22"/>
                <w:szCs w:val="22"/>
                <w:lang w:eastAsia="en-AU"/>
                <w14:ligatures w14:val="none"/>
              </w:rPr>
            </w:pPr>
            <w:ins w:id="2097" w:author="Author">
              <w:r w:rsidRPr="001E7B32">
                <w:rPr>
                  <w:rFonts w:ascii="Times New Roman" w:eastAsia="Times New Roman" w:hAnsi="Times New Roman" w:cs="Times New Roman"/>
                  <w:color w:val="000000"/>
                  <w:kern w:val="0"/>
                  <w:sz w:val="22"/>
                  <w:szCs w:val="22"/>
                  <w:lang w:eastAsia="en-AU"/>
                  <w14:ligatures w14:val="none"/>
                </w:rPr>
                <w:t>57,195</w:t>
              </w:r>
            </w:ins>
          </w:p>
        </w:tc>
        <w:tc>
          <w:tcPr>
            <w:tcW w:w="1530" w:type="dxa"/>
            <w:tcBorders>
              <w:top w:val="nil"/>
              <w:left w:val="nil"/>
              <w:bottom w:val="nil"/>
              <w:right w:val="nil"/>
            </w:tcBorders>
            <w:vAlign w:val="center"/>
            <w:hideMark/>
          </w:tcPr>
          <w:p w14:paraId="0C2836BF" w14:textId="77777777" w:rsidR="001E7B32" w:rsidRPr="001E7B32" w:rsidRDefault="001E7B32" w:rsidP="001E7B32">
            <w:pPr>
              <w:spacing w:after="0" w:line="240" w:lineRule="auto"/>
              <w:jc w:val="right"/>
              <w:rPr>
                <w:ins w:id="2098" w:author="Author"/>
                <w:rFonts w:ascii="Times New Roman" w:eastAsia="Times New Roman" w:hAnsi="Times New Roman" w:cs="Times New Roman"/>
                <w:color w:val="000000"/>
                <w:kern w:val="0"/>
                <w:sz w:val="22"/>
                <w:szCs w:val="22"/>
                <w:lang w:eastAsia="en-AU"/>
                <w14:ligatures w14:val="none"/>
              </w:rPr>
            </w:pPr>
            <w:ins w:id="2099"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30EF3F0A" w14:textId="77777777" w:rsidTr="001E7B32">
        <w:trPr>
          <w:trHeight w:val="864"/>
          <w:ins w:id="2100" w:author="Author"/>
        </w:trPr>
        <w:tc>
          <w:tcPr>
            <w:tcW w:w="1800" w:type="dxa"/>
            <w:tcBorders>
              <w:top w:val="nil"/>
              <w:left w:val="nil"/>
              <w:bottom w:val="nil"/>
              <w:right w:val="nil"/>
            </w:tcBorders>
            <w:vAlign w:val="center"/>
            <w:hideMark/>
          </w:tcPr>
          <w:p w14:paraId="21BBB53A" w14:textId="77777777" w:rsidR="001E7B32" w:rsidRPr="001E7B32" w:rsidRDefault="001E7B32" w:rsidP="001E7B32">
            <w:pPr>
              <w:spacing w:after="0" w:line="240" w:lineRule="auto"/>
              <w:rPr>
                <w:ins w:id="2101" w:author="Author"/>
                <w:rFonts w:ascii="Times New Roman" w:eastAsia="Times New Roman" w:hAnsi="Times New Roman" w:cs="Times New Roman"/>
                <w:color w:val="000000"/>
                <w:kern w:val="0"/>
                <w:sz w:val="22"/>
                <w:szCs w:val="22"/>
                <w:lang w:eastAsia="en-AU"/>
                <w14:ligatures w14:val="none"/>
              </w:rPr>
            </w:pPr>
            <w:ins w:id="2102" w:author="Author">
              <w:r w:rsidRPr="001E7B32">
                <w:rPr>
                  <w:rFonts w:ascii="Times New Roman" w:eastAsia="Times New Roman" w:hAnsi="Times New Roman" w:cs="Times New Roman"/>
                  <w:color w:val="000000"/>
                  <w:kern w:val="0"/>
                  <w:sz w:val="22"/>
                  <w:szCs w:val="22"/>
                  <w:lang w:eastAsia="en-AU"/>
                  <w14:ligatures w14:val="none"/>
                </w:rPr>
                <w:t>Foreign Affairs</w:t>
              </w:r>
            </w:ins>
          </w:p>
        </w:tc>
        <w:tc>
          <w:tcPr>
            <w:tcW w:w="4500" w:type="dxa"/>
            <w:tcBorders>
              <w:top w:val="nil"/>
              <w:left w:val="nil"/>
              <w:bottom w:val="nil"/>
              <w:right w:val="nil"/>
            </w:tcBorders>
            <w:vAlign w:val="center"/>
            <w:hideMark/>
          </w:tcPr>
          <w:p w14:paraId="39242865" w14:textId="77777777" w:rsidR="001E7B32" w:rsidRPr="001E7B32" w:rsidRDefault="001E7B32" w:rsidP="001E7B32">
            <w:pPr>
              <w:spacing w:after="0" w:line="240" w:lineRule="auto"/>
              <w:rPr>
                <w:ins w:id="2103" w:author="Author"/>
                <w:rFonts w:ascii="Times New Roman" w:eastAsia="Times New Roman" w:hAnsi="Times New Roman" w:cs="Times New Roman"/>
                <w:color w:val="000000"/>
                <w:kern w:val="0"/>
                <w:sz w:val="22"/>
                <w:szCs w:val="22"/>
                <w:lang w:eastAsia="en-AU"/>
                <w14:ligatures w14:val="none"/>
              </w:rPr>
            </w:pPr>
            <w:ins w:id="2104" w:author="Author">
              <w:r w:rsidRPr="001E7B32">
                <w:rPr>
                  <w:rFonts w:ascii="Times New Roman" w:eastAsia="Times New Roman" w:hAnsi="Times New Roman" w:cs="Times New Roman"/>
                  <w:color w:val="000000"/>
                  <w:kern w:val="0"/>
                  <w:sz w:val="22"/>
                  <w:szCs w:val="22"/>
                  <w:lang w:eastAsia="en-AU"/>
                  <w14:ligatures w14:val="none"/>
                </w:rPr>
                <w:t>foreign, diplomat, global, intern, trade, allianc, embassi, sanction, treati, war</w:t>
              </w:r>
            </w:ins>
          </w:p>
        </w:tc>
        <w:tc>
          <w:tcPr>
            <w:tcW w:w="1260" w:type="dxa"/>
            <w:tcBorders>
              <w:top w:val="nil"/>
              <w:left w:val="nil"/>
              <w:bottom w:val="nil"/>
              <w:right w:val="nil"/>
            </w:tcBorders>
            <w:vAlign w:val="center"/>
            <w:hideMark/>
          </w:tcPr>
          <w:p w14:paraId="3B2E789E" w14:textId="77777777" w:rsidR="001E7B32" w:rsidRPr="001E7B32" w:rsidRDefault="001E7B32" w:rsidP="001E7B32">
            <w:pPr>
              <w:spacing w:after="0" w:line="240" w:lineRule="auto"/>
              <w:jc w:val="right"/>
              <w:rPr>
                <w:ins w:id="2105" w:author="Author"/>
                <w:rFonts w:ascii="Times New Roman" w:eastAsia="Times New Roman" w:hAnsi="Times New Roman" w:cs="Times New Roman"/>
                <w:color w:val="000000"/>
                <w:kern w:val="0"/>
                <w:sz w:val="22"/>
                <w:szCs w:val="22"/>
                <w:lang w:eastAsia="en-AU"/>
                <w14:ligatures w14:val="none"/>
              </w:rPr>
            </w:pPr>
            <w:ins w:id="2106" w:author="Author">
              <w:r w:rsidRPr="001E7B32">
                <w:rPr>
                  <w:rFonts w:ascii="Times New Roman" w:eastAsia="Times New Roman" w:hAnsi="Times New Roman" w:cs="Times New Roman"/>
                  <w:color w:val="000000"/>
                  <w:kern w:val="0"/>
                  <w:sz w:val="22"/>
                  <w:szCs w:val="22"/>
                  <w:lang w:eastAsia="en-AU"/>
                  <w14:ligatures w14:val="none"/>
                </w:rPr>
                <w:t>57,127</w:t>
              </w:r>
            </w:ins>
          </w:p>
        </w:tc>
        <w:tc>
          <w:tcPr>
            <w:tcW w:w="1530" w:type="dxa"/>
            <w:tcBorders>
              <w:top w:val="nil"/>
              <w:left w:val="nil"/>
              <w:bottom w:val="nil"/>
              <w:right w:val="nil"/>
            </w:tcBorders>
            <w:vAlign w:val="center"/>
            <w:hideMark/>
          </w:tcPr>
          <w:p w14:paraId="00D61BA5" w14:textId="77777777" w:rsidR="001E7B32" w:rsidRPr="001E7B32" w:rsidRDefault="001E7B32" w:rsidP="001E7B32">
            <w:pPr>
              <w:spacing w:after="0" w:line="240" w:lineRule="auto"/>
              <w:jc w:val="right"/>
              <w:rPr>
                <w:ins w:id="2107" w:author="Author"/>
                <w:rFonts w:ascii="Times New Roman" w:eastAsia="Times New Roman" w:hAnsi="Times New Roman" w:cs="Times New Roman"/>
                <w:color w:val="000000"/>
                <w:kern w:val="0"/>
                <w:sz w:val="22"/>
                <w:szCs w:val="22"/>
                <w:lang w:eastAsia="en-AU"/>
                <w14:ligatures w14:val="none"/>
              </w:rPr>
            </w:pPr>
            <w:ins w:id="2108"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0009800C" w14:textId="77777777" w:rsidTr="001E7B32">
        <w:trPr>
          <w:trHeight w:val="576"/>
          <w:ins w:id="2109" w:author="Author"/>
        </w:trPr>
        <w:tc>
          <w:tcPr>
            <w:tcW w:w="1800" w:type="dxa"/>
            <w:tcBorders>
              <w:top w:val="nil"/>
              <w:left w:val="nil"/>
              <w:bottom w:val="nil"/>
              <w:right w:val="nil"/>
            </w:tcBorders>
            <w:vAlign w:val="center"/>
            <w:hideMark/>
          </w:tcPr>
          <w:p w14:paraId="65524204" w14:textId="77777777" w:rsidR="001E7B32" w:rsidRPr="001E7B32" w:rsidRDefault="001E7B32" w:rsidP="001E7B32">
            <w:pPr>
              <w:spacing w:after="0" w:line="240" w:lineRule="auto"/>
              <w:rPr>
                <w:ins w:id="2110" w:author="Author"/>
                <w:rFonts w:ascii="Times New Roman" w:eastAsia="Times New Roman" w:hAnsi="Times New Roman" w:cs="Times New Roman"/>
                <w:color w:val="000000"/>
                <w:kern w:val="0"/>
                <w:sz w:val="22"/>
                <w:szCs w:val="22"/>
                <w:lang w:eastAsia="en-AU"/>
                <w14:ligatures w14:val="none"/>
              </w:rPr>
            </w:pPr>
            <w:ins w:id="2111" w:author="Author">
              <w:r w:rsidRPr="001E7B32">
                <w:rPr>
                  <w:rFonts w:ascii="Times New Roman" w:eastAsia="Times New Roman" w:hAnsi="Times New Roman" w:cs="Times New Roman"/>
                  <w:color w:val="000000"/>
                  <w:kern w:val="0"/>
                  <w:sz w:val="22"/>
                  <w:szCs w:val="22"/>
                  <w:lang w:eastAsia="en-AU"/>
                  <w14:ligatures w14:val="none"/>
                </w:rPr>
                <w:t>Pets</w:t>
              </w:r>
            </w:ins>
          </w:p>
        </w:tc>
        <w:tc>
          <w:tcPr>
            <w:tcW w:w="4500" w:type="dxa"/>
            <w:tcBorders>
              <w:top w:val="nil"/>
              <w:left w:val="nil"/>
              <w:bottom w:val="nil"/>
              <w:right w:val="nil"/>
            </w:tcBorders>
            <w:vAlign w:val="center"/>
            <w:hideMark/>
          </w:tcPr>
          <w:p w14:paraId="1FBB8190" w14:textId="77777777" w:rsidR="001E7B32" w:rsidRPr="001E7B32" w:rsidRDefault="001E7B32" w:rsidP="001E7B32">
            <w:pPr>
              <w:spacing w:after="0" w:line="240" w:lineRule="auto"/>
              <w:rPr>
                <w:ins w:id="2112" w:author="Author"/>
                <w:rFonts w:ascii="Times New Roman" w:eastAsia="Times New Roman" w:hAnsi="Times New Roman" w:cs="Times New Roman"/>
                <w:color w:val="000000"/>
                <w:kern w:val="0"/>
                <w:sz w:val="22"/>
                <w:szCs w:val="22"/>
                <w:lang w:eastAsia="en-AU"/>
                <w14:ligatures w14:val="none"/>
              </w:rPr>
            </w:pPr>
            <w:ins w:id="2113" w:author="Author">
              <w:r w:rsidRPr="001E7B32">
                <w:rPr>
                  <w:rFonts w:ascii="Times New Roman" w:eastAsia="Times New Roman" w:hAnsi="Times New Roman" w:cs="Times New Roman"/>
                  <w:color w:val="000000"/>
                  <w:kern w:val="0"/>
                  <w:sz w:val="22"/>
                  <w:szCs w:val="22"/>
                  <w:lang w:eastAsia="en-AU"/>
                  <w14:ligatures w14:val="none"/>
                </w:rPr>
                <w:t>pet, dog, cat, anim, vet, puppi, kitten, hamster, parrot, adopt</w:t>
              </w:r>
            </w:ins>
          </w:p>
        </w:tc>
        <w:tc>
          <w:tcPr>
            <w:tcW w:w="1260" w:type="dxa"/>
            <w:tcBorders>
              <w:top w:val="nil"/>
              <w:left w:val="nil"/>
              <w:bottom w:val="nil"/>
              <w:right w:val="nil"/>
            </w:tcBorders>
            <w:vAlign w:val="center"/>
            <w:hideMark/>
          </w:tcPr>
          <w:p w14:paraId="776634E5" w14:textId="77777777" w:rsidR="001E7B32" w:rsidRPr="001E7B32" w:rsidRDefault="001E7B32" w:rsidP="001E7B32">
            <w:pPr>
              <w:spacing w:after="0" w:line="240" w:lineRule="auto"/>
              <w:jc w:val="right"/>
              <w:rPr>
                <w:ins w:id="2114" w:author="Author"/>
                <w:rFonts w:ascii="Times New Roman" w:eastAsia="Times New Roman" w:hAnsi="Times New Roman" w:cs="Times New Roman"/>
                <w:color w:val="000000"/>
                <w:kern w:val="0"/>
                <w:sz w:val="22"/>
                <w:szCs w:val="22"/>
                <w:lang w:eastAsia="en-AU"/>
                <w14:ligatures w14:val="none"/>
              </w:rPr>
            </w:pPr>
            <w:ins w:id="2115" w:author="Author">
              <w:r w:rsidRPr="001E7B32">
                <w:rPr>
                  <w:rFonts w:ascii="Times New Roman" w:eastAsia="Times New Roman" w:hAnsi="Times New Roman" w:cs="Times New Roman"/>
                  <w:color w:val="000000"/>
                  <w:kern w:val="0"/>
                  <w:sz w:val="22"/>
                  <w:szCs w:val="22"/>
                  <w:lang w:eastAsia="en-AU"/>
                  <w14:ligatures w14:val="none"/>
                </w:rPr>
                <w:t>56,824</w:t>
              </w:r>
            </w:ins>
          </w:p>
        </w:tc>
        <w:tc>
          <w:tcPr>
            <w:tcW w:w="1530" w:type="dxa"/>
            <w:tcBorders>
              <w:top w:val="nil"/>
              <w:left w:val="nil"/>
              <w:bottom w:val="nil"/>
              <w:right w:val="nil"/>
            </w:tcBorders>
            <w:vAlign w:val="center"/>
            <w:hideMark/>
          </w:tcPr>
          <w:p w14:paraId="27082F40" w14:textId="77777777" w:rsidR="001E7B32" w:rsidRPr="001E7B32" w:rsidRDefault="001E7B32" w:rsidP="001E7B32">
            <w:pPr>
              <w:spacing w:after="0" w:line="240" w:lineRule="auto"/>
              <w:jc w:val="right"/>
              <w:rPr>
                <w:ins w:id="2116" w:author="Author"/>
                <w:rFonts w:ascii="Times New Roman" w:eastAsia="Times New Roman" w:hAnsi="Times New Roman" w:cs="Times New Roman"/>
                <w:color w:val="000000"/>
                <w:kern w:val="0"/>
                <w:sz w:val="22"/>
                <w:szCs w:val="22"/>
                <w:lang w:eastAsia="en-AU"/>
                <w14:ligatures w14:val="none"/>
              </w:rPr>
            </w:pPr>
            <w:ins w:id="2117"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3DDC2FF5" w14:textId="77777777" w:rsidTr="001E7B32">
        <w:trPr>
          <w:trHeight w:val="864"/>
          <w:ins w:id="2118" w:author="Author"/>
        </w:trPr>
        <w:tc>
          <w:tcPr>
            <w:tcW w:w="1800" w:type="dxa"/>
            <w:tcBorders>
              <w:top w:val="nil"/>
              <w:left w:val="nil"/>
              <w:bottom w:val="nil"/>
              <w:right w:val="nil"/>
            </w:tcBorders>
            <w:vAlign w:val="center"/>
            <w:hideMark/>
          </w:tcPr>
          <w:p w14:paraId="0781FF04" w14:textId="77777777" w:rsidR="001E7B32" w:rsidRPr="001E7B32" w:rsidRDefault="001E7B32" w:rsidP="001E7B32">
            <w:pPr>
              <w:spacing w:after="0" w:line="240" w:lineRule="auto"/>
              <w:rPr>
                <w:ins w:id="2119" w:author="Author"/>
                <w:rFonts w:ascii="Times New Roman" w:eastAsia="Times New Roman" w:hAnsi="Times New Roman" w:cs="Times New Roman"/>
                <w:color w:val="000000"/>
                <w:kern w:val="0"/>
                <w:sz w:val="22"/>
                <w:szCs w:val="22"/>
                <w:lang w:eastAsia="en-AU"/>
                <w14:ligatures w14:val="none"/>
              </w:rPr>
            </w:pPr>
            <w:ins w:id="2120" w:author="Author">
              <w:r w:rsidRPr="001E7B32">
                <w:rPr>
                  <w:rFonts w:ascii="Times New Roman" w:eastAsia="Times New Roman" w:hAnsi="Times New Roman" w:cs="Times New Roman"/>
                  <w:color w:val="000000"/>
                  <w:kern w:val="0"/>
                  <w:sz w:val="22"/>
                  <w:szCs w:val="22"/>
                  <w:lang w:eastAsia="en-AU"/>
                  <w14:ligatures w14:val="none"/>
                </w:rPr>
                <w:t>Finance</w:t>
              </w:r>
            </w:ins>
          </w:p>
        </w:tc>
        <w:tc>
          <w:tcPr>
            <w:tcW w:w="4500" w:type="dxa"/>
            <w:tcBorders>
              <w:top w:val="nil"/>
              <w:left w:val="nil"/>
              <w:bottom w:val="nil"/>
              <w:right w:val="nil"/>
            </w:tcBorders>
            <w:vAlign w:val="center"/>
            <w:hideMark/>
          </w:tcPr>
          <w:p w14:paraId="2120E7D7" w14:textId="77777777" w:rsidR="001E7B32" w:rsidRPr="001E7B32" w:rsidRDefault="001E7B32" w:rsidP="001E7B32">
            <w:pPr>
              <w:spacing w:after="0" w:line="240" w:lineRule="auto"/>
              <w:rPr>
                <w:ins w:id="2121" w:author="Author"/>
                <w:rFonts w:ascii="Times New Roman" w:eastAsia="Times New Roman" w:hAnsi="Times New Roman" w:cs="Times New Roman"/>
                <w:color w:val="000000"/>
                <w:kern w:val="0"/>
                <w:sz w:val="22"/>
                <w:szCs w:val="22"/>
                <w:lang w:eastAsia="en-AU"/>
                <w14:ligatures w14:val="none"/>
              </w:rPr>
            </w:pPr>
            <w:ins w:id="2122" w:author="Author">
              <w:r w:rsidRPr="001E7B32">
                <w:rPr>
                  <w:rFonts w:ascii="Times New Roman" w:eastAsia="Times New Roman" w:hAnsi="Times New Roman" w:cs="Times New Roman"/>
                  <w:color w:val="000000"/>
                  <w:kern w:val="0"/>
                  <w:sz w:val="22"/>
                  <w:szCs w:val="22"/>
                  <w:lang w:eastAsia="en-AU"/>
                  <w14:ligatures w14:val="none"/>
                </w:rPr>
                <w:t>money, bank, stock, invest, crypt, bitcoin, market, fund, trade, dollar</w:t>
              </w:r>
            </w:ins>
          </w:p>
        </w:tc>
        <w:tc>
          <w:tcPr>
            <w:tcW w:w="1260" w:type="dxa"/>
            <w:tcBorders>
              <w:top w:val="nil"/>
              <w:left w:val="nil"/>
              <w:bottom w:val="nil"/>
              <w:right w:val="nil"/>
            </w:tcBorders>
            <w:vAlign w:val="center"/>
            <w:hideMark/>
          </w:tcPr>
          <w:p w14:paraId="066AEAC2" w14:textId="77777777" w:rsidR="001E7B32" w:rsidRPr="001E7B32" w:rsidRDefault="001E7B32" w:rsidP="001E7B32">
            <w:pPr>
              <w:spacing w:after="0" w:line="240" w:lineRule="auto"/>
              <w:jc w:val="right"/>
              <w:rPr>
                <w:ins w:id="2123" w:author="Author"/>
                <w:rFonts w:ascii="Times New Roman" w:eastAsia="Times New Roman" w:hAnsi="Times New Roman" w:cs="Times New Roman"/>
                <w:color w:val="000000"/>
                <w:kern w:val="0"/>
                <w:sz w:val="22"/>
                <w:szCs w:val="22"/>
                <w:lang w:eastAsia="en-AU"/>
                <w14:ligatures w14:val="none"/>
              </w:rPr>
            </w:pPr>
            <w:ins w:id="2124" w:author="Author">
              <w:r w:rsidRPr="001E7B32">
                <w:rPr>
                  <w:rFonts w:ascii="Times New Roman" w:eastAsia="Times New Roman" w:hAnsi="Times New Roman" w:cs="Times New Roman"/>
                  <w:color w:val="000000"/>
                  <w:kern w:val="0"/>
                  <w:sz w:val="22"/>
                  <w:szCs w:val="22"/>
                  <w:lang w:eastAsia="en-AU"/>
                  <w14:ligatures w14:val="none"/>
                </w:rPr>
                <w:t>56,658</w:t>
              </w:r>
            </w:ins>
          </w:p>
        </w:tc>
        <w:tc>
          <w:tcPr>
            <w:tcW w:w="1530" w:type="dxa"/>
            <w:tcBorders>
              <w:top w:val="nil"/>
              <w:left w:val="nil"/>
              <w:bottom w:val="nil"/>
              <w:right w:val="nil"/>
            </w:tcBorders>
            <w:vAlign w:val="center"/>
            <w:hideMark/>
          </w:tcPr>
          <w:p w14:paraId="4EBCD8F6" w14:textId="77777777" w:rsidR="001E7B32" w:rsidRPr="001E7B32" w:rsidRDefault="001E7B32" w:rsidP="001E7B32">
            <w:pPr>
              <w:spacing w:after="0" w:line="240" w:lineRule="auto"/>
              <w:jc w:val="right"/>
              <w:rPr>
                <w:ins w:id="2125" w:author="Author"/>
                <w:rFonts w:ascii="Times New Roman" w:eastAsia="Times New Roman" w:hAnsi="Times New Roman" w:cs="Times New Roman"/>
                <w:color w:val="000000"/>
                <w:kern w:val="0"/>
                <w:sz w:val="22"/>
                <w:szCs w:val="22"/>
                <w:lang w:eastAsia="en-AU"/>
                <w14:ligatures w14:val="none"/>
              </w:rPr>
            </w:pPr>
            <w:ins w:id="2126"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33E33223" w14:textId="77777777" w:rsidTr="001E7B32">
        <w:trPr>
          <w:trHeight w:val="576"/>
          <w:ins w:id="2127" w:author="Author"/>
        </w:trPr>
        <w:tc>
          <w:tcPr>
            <w:tcW w:w="1800" w:type="dxa"/>
            <w:tcBorders>
              <w:top w:val="nil"/>
              <w:left w:val="nil"/>
              <w:bottom w:val="nil"/>
              <w:right w:val="nil"/>
            </w:tcBorders>
            <w:vAlign w:val="center"/>
            <w:hideMark/>
          </w:tcPr>
          <w:p w14:paraId="432894A2" w14:textId="77777777" w:rsidR="001E7B32" w:rsidRPr="001E7B32" w:rsidRDefault="001E7B32" w:rsidP="001E7B32">
            <w:pPr>
              <w:spacing w:after="0" w:line="240" w:lineRule="auto"/>
              <w:rPr>
                <w:ins w:id="2128" w:author="Author"/>
                <w:rFonts w:ascii="Times New Roman" w:eastAsia="Times New Roman" w:hAnsi="Times New Roman" w:cs="Times New Roman"/>
                <w:color w:val="000000"/>
                <w:kern w:val="0"/>
                <w:sz w:val="22"/>
                <w:szCs w:val="22"/>
                <w:lang w:eastAsia="en-AU"/>
                <w14:ligatures w14:val="none"/>
              </w:rPr>
            </w:pPr>
            <w:ins w:id="2129" w:author="Author">
              <w:r w:rsidRPr="001E7B32">
                <w:rPr>
                  <w:rFonts w:ascii="Times New Roman" w:eastAsia="Times New Roman" w:hAnsi="Times New Roman" w:cs="Times New Roman"/>
                  <w:color w:val="000000"/>
                  <w:kern w:val="0"/>
                  <w:sz w:val="22"/>
                  <w:szCs w:val="22"/>
                  <w:lang w:eastAsia="en-AU"/>
                  <w14:ligatures w14:val="none"/>
                </w:rPr>
                <w:t>Tech</w:t>
              </w:r>
            </w:ins>
          </w:p>
        </w:tc>
        <w:tc>
          <w:tcPr>
            <w:tcW w:w="4500" w:type="dxa"/>
            <w:tcBorders>
              <w:top w:val="nil"/>
              <w:left w:val="nil"/>
              <w:bottom w:val="nil"/>
              <w:right w:val="nil"/>
            </w:tcBorders>
            <w:vAlign w:val="center"/>
            <w:hideMark/>
          </w:tcPr>
          <w:p w14:paraId="06DAE166" w14:textId="77777777" w:rsidR="001E7B32" w:rsidRPr="001E7B32" w:rsidRDefault="001E7B32" w:rsidP="001E7B32">
            <w:pPr>
              <w:spacing w:after="0" w:line="240" w:lineRule="auto"/>
              <w:rPr>
                <w:ins w:id="2130" w:author="Author"/>
                <w:rFonts w:ascii="Times New Roman" w:eastAsia="Times New Roman" w:hAnsi="Times New Roman" w:cs="Times New Roman"/>
                <w:color w:val="000000"/>
                <w:kern w:val="0"/>
                <w:sz w:val="22"/>
                <w:szCs w:val="22"/>
                <w:lang w:eastAsia="en-AU"/>
                <w14:ligatures w14:val="none"/>
              </w:rPr>
            </w:pPr>
            <w:ins w:id="2131" w:author="Author">
              <w:r w:rsidRPr="001E7B32">
                <w:rPr>
                  <w:rFonts w:ascii="Times New Roman" w:eastAsia="Times New Roman" w:hAnsi="Times New Roman" w:cs="Times New Roman"/>
                  <w:color w:val="000000"/>
                  <w:kern w:val="0"/>
                  <w:sz w:val="22"/>
                  <w:szCs w:val="22"/>
                  <w:lang w:eastAsia="en-AU"/>
                  <w14:ligatures w14:val="none"/>
                </w:rPr>
                <w:t>tech, comput, ai, internet, digit, data, app, cyber, cloud, softwar</w:t>
              </w:r>
            </w:ins>
          </w:p>
        </w:tc>
        <w:tc>
          <w:tcPr>
            <w:tcW w:w="1260" w:type="dxa"/>
            <w:tcBorders>
              <w:top w:val="nil"/>
              <w:left w:val="nil"/>
              <w:bottom w:val="nil"/>
              <w:right w:val="nil"/>
            </w:tcBorders>
            <w:vAlign w:val="center"/>
            <w:hideMark/>
          </w:tcPr>
          <w:p w14:paraId="1605B1AA" w14:textId="77777777" w:rsidR="001E7B32" w:rsidRPr="001E7B32" w:rsidRDefault="001E7B32" w:rsidP="001E7B32">
            <w:pPr>
              <w:spacing w:after="0" w:line="240" w:lineRule="auto"/>
              <w:jc w:val="right"/>
              <w:rPr>
                <w:ins w:id="2132" w:author="Author"/>
                <w:rFonts w:ascii="Times New Roman" w:eastAsia="Times New Roman" w:hAnsi="Times New Roman" w:cs="Times New Roman"/>
                <w:color w:val="000000"/>
                <w:kern w:val="0"/>
                <w:sz w:val="22"/>
                <w:szCs w:val="22"/>
                <w:lang w:eastAsia="en-AU"/>
                <w14:ligatures w14:val="none"/>
              </w:rPr>
            </w:pPr>
            <w:ins w:id="2133" w:author="Author">
              <w:r w:rsidRPr="001E7B32">
                <w:rPr>
                  <w:rFonts w:ascii="Times New Roman" w:eastAsia="Times New Roman" w:hAnsi="Times New Roman" w:cs="Times New Roman"/>
                  <w:color w:val="000000"/>
                  <w:kern w:val="0"/>
                  <w:sz w:val="22"/>
                  <w:szCs w:val="22"/>
                  <w:lang w:eastAsia="en-AU"/>
                  <w14:ligatures w14:val="none"/>
                </w:rPr>
                <w:t>56,350</w:t>
              </w:r>
            </w:ins>
          </w:p>
        </w:tc>
        <w:tc>
          <w:tcPr>
            <w:tcW w:w="1530" w:type="dxa"/>
            <w:tcBorders>
              <w:top w:val="nil"/>
              <w:left w:val="nil"/>
              <w:bottom w:val="nil"/>
              <w:right w:val="nil"/>
            </w:tcBorders>
            <w:vAlign w:val="center"/>
            <w:hideMark/>
          </w:tcPr>
          <w:p w14:paraId="737D95A8" w14:textId="77777777" w:rsidR="001E7B32" w:rsidRPr="001E7B32" w:rsidRDefault="001E7B32" w:rsidP="001E7B32">
            <w:pPr>
              <w:spacing w:after="0" w:line="240" w:lineRule="auto"/>
              <w:jc w:val="right"/>
              <w:rPr>
                <w:ins w:id="2134" w:author="Author"/>
                <w:rFonts w:ascii="Times New Roman" w:eastAsia="Times New Roman" w:hAnsi="Times New Roman" w:cs="Times New Roman"/>
                <w:color w:val="000000"/>
                <w:kern w:val="0"/>
                <w:sz w:val="22"/>
                <w:szCs w:val="22"/>
                <w:lang w:eastAsia="en-AU"/>
                <w14:ligatures w14:val="none"/>
              </w:rPr>
            </w:pPr>
            <w:ins w:id="2135"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2F3B70A3" w14:textId="77777777" w:rsidTr="001E7B32">
        <w:trPr>
          <w:trHeight w:val="288"/>
          <w:ins w:id="2136" w:author="Author"/>
        </w:trPr>
        <w:tc>
          <w:tcPr>
            <w:tcW w:w="1800" w:type="dxa"/>
            <w:tcBorders>
              <w:top w:val="nil"/>
              <w:left w:val="nil"/>
              <w:bottom w:val="nil"/>
              <w:right w:val="nil"/>
            </w:tcBorders>
            <w:vAlign w:val="center"/>
            <w:hideMark/>
          </w:tcPr>
          <w:p w14:paraId="2E0735F8" w14:textId="77777777" w:rsidR="001E7B32" w:rsidRPr="001E7B32" w:rsidRDefault="001E7B32" w:rsidP="001E7B32">
            <w:pPr>
              <w:spacing w:after="0" w:line="240" w:lineRule="auto"/>
              <w:rPr>
                <w:ins w:id="2137" w:author="Author"/>
                <w:rFonts w:ascii="Times New Roman" w:eastAsia="Times New Roman" w:hAnsi="Times New Roman" w:cs="Times New Roman"/>
                <w:color w:val="000000"/>
                <w:kern w:val="0"/>
                <w:sz w:val="22"/>
                <w:szCs w:val="22"/>
                <w:lang w:eastAsia="en-AU"/>
                <w14:ligatures w14:val="none"/>
              </w:rPr>
            </w:pPr>
            <w:ins w:id="2138" w:author="Author">
              <w:r w:rsidRPr="001E7B32">
                <w:rPr>
                  <w:rFonts w:ascii="Times New Roman" w:eastAsia="Times New Roman" w:hAnsi="Times New Roman" w:cs="Times New Roman"/>
                  <w:color w:val="000000"/>
                  <w:kern w:val="0"/>
                  <w:sz w:val="22"/>
                  <w:szCs w:val="22"/>
                  <w:lang w:eastAsia="en-AU"/>
                  <w14:ligatures w14:val="none"/>
                </w:rPr>
                <w:t>Other</w:t>
              </w:r>
            </w:ins>
          </w:p>
        </w:tc>
        <w:tc>
          <w:tcPr>
            <w:tcW w:w="4500" w:type="dxa"/>
            <w:tcBorders>
              <w:top w:val="nil"/>
              <w:left w:val="nil"/>
              <w:bottom w:val="nil"/>
              <w:right w:val="nil"/>
            </w:tcBorders>
            <w:vAlign w:val="center"/>
            <w:hideMark/>
          </w:tcPr>
          <w:p w14:paraId="65AE28FC" w14:textId="77777777" w:rsidR="001E7B32" w:rsidRPr="001E7B32" w:rsidRDefault="001E7B32" w:rsidP="001E7B32">
            <w:pPr>
              <w:spacing w:after="0" w:line="240" w:lineRule="auto"/>
              <w:rPr>
                <w:ins w:id="2139" w:author="Author"/>
                <w:rFonts w:ascii="Times New Roman" w:eastAsia="Times New Roman" w:hAnsi="Times New Roman" w:cs="Times New Roman"/>
                <w:color w:val="000000"/>
                <w:kern w:val="0"/>
                <w:sz w:val="22"/>
                <w:szCs w:val="22"/>
                <w:lang w:eastAsia="en-AU"/>
                <w14:ligatures w14:val="none"/>
              </w:rPr>
            </w:pPr>
            <w:ins w:id="2140" w:author="Author">
              <w:r w:rsidRPr="001E7B32">
                <w:rPr>
                  <w:rFonts w:ascii="Times New Roman" w:eastAsia="Times New Roman" w:hAnsi="Times New Roman" w:cs="Times New Roman"/>
                  <w:color w:val="000000"/>
                  <w:kern w:val="0"/>
                  <w:sz w:val="22"/>
                  <w:szCs w:val="22"/>
                  <w:lang w:eastAsia="en-AU"/>
                  <w14:ligatures w14:val="none"/>
                </w:rPr>
                <w:t>–</w:t>
              </w:r>
            </w:ins>
          </w:p>
        </w:tc>
        <w:tc>
          <w:tcPr>
            <w:tcW w:w="1260" w:type="dxa"/>
            <w:tcBorders>
              <w:top w:val="nil"/>
              <w:left w:val="nil"/>
              <w:bottom w:val="nil"/>
              <w:right w:val="nil"/>
            </w:tcBorders>
            <w:vAlign w:val="center"/>
            <w:hideMark/>
          </w:tcPr>
          <w:p w14:paraId="656726BC" w14:textId="77777777" w:rsidR="001E7B32" w:rsidRPr="001E7B32" w:rsidRDefault="001E7B32" w:rsidP="001E7B32">
            <w:pPr>
              <w:spacing w:after="0" w:line="240" w:lineRule="auto"/>
              <w:jc w:val="right"/>
              <w:rPr>
                <w:ins w:id="2141" w:author="Author"/>
                <w:rFonts w:ascii="Times New Roman" w:eastAsia="Times New Roman" w:hAnsi="Times New Roman" w:cs="Times New Roman"/>
                <w:color w:val="000000"/>
                <w:kern w:val="0"/>
                <w:sz w:val="22"/>
                <w:szCs w:val="22"/>
                <w:lang w:eastAsia="en-AU"/>
                <w14:ligatures w14:val="none"/>
              </w:rPr>
            </w:pPr>
            <w:ins w:id="2142" w:author="Author">
              <w:r w:rsidRPr="001E7B32">
                <w:rPr>
                  <w:rFonts w:ascii="Times New Roman" w:eastAsia="Times New Roman" w:hAnsi="Times New Roman" w:cs="Times New Roman"/>
                  <w:color w:val="000000"/>
                  <w:kern w:val="0"/>
                  <w:sz w:val="22"/>
                  <w:szCs w:val="22"/>
                  <w:lang w:eastAsia="en-AU"/>
                  <w14:ligatures w14:val="none"/>
                </w:rPr>
                <w:t>56,181</w:t>
              </w:r>
            </w:ins>
          </w:p>
        </w:tc>
        <w:tc>
          <w:tcPr>
            <w:tcW w:w="1530" w:type="dxa"/>
            <w:tcBorders>
              <w:top w:val="nil"/>
              <w:left w:val="nil"/>
              <w:bottom w:val="nil"/>
              <w:right w:val="nil"/>
            </w:tcBorders>
            <w:vAlign w:val="center"/>
            <w:hideMark/>
          </w:tcPr>
          <w:p w14:paraId="4145D64F" w14:textId="77777777" w:rsidR="001E7B32" w:rsidRPr="001E7B32" w:rsidRDefault="001E7B32" w:rsidP="001E7B32">
            <w:pPr>
              <w:spacing w:after="0" w:line="240" w:lineRule="auto"/>
              <w:jc w:val="right"/>
              <w:rPr>
                <w:ins w:id="2143" w:author="Author"/>
                <w:rFonts w:ascii="Times New Roman" w:eastAsia="Times New Roman" w:hAnsi="Times New Roman" w:cs="Times New Roman"/>
                <w:color w:val="000000"/>
                <w:kern w:val="0"/>
                <w:sz w:val="22"/>
                <w:szCs w:val="22"/>
                <w:lang w:eastAsia="en-AU"/>
                <w14:ligatures w14:val="none"/>
              </w:rPr>
            </w:pPr>
            <w:ins w:id="2144"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5389F424" w14:textId="77777777" w:rsidTr="001E7B32">
        <w:trPr>
          <w:trHeight w:val="576"/>
          <w:ins w:id="2145" w:author="Author"/>
        </w:trPr>
        <w:tc>
          <w:tcPr>
            <w:tcW w:w="1800" w:type="dxa"/>
            <w:tcBorders>
              <w:top w:val="nil"/>
              <w:left w:val="nil"/>
              <w:bottom w:val="nil"/>
              <w:right w:val="nil"/>
            </w:tcBorders>
            <w:vAlign w:val="center"/>
            <w:hideMark/>
          </w:tcPr>
          <w:p w14:paraId="165CF230" w14:textId="77777777" w:rsidR="001E7B32" w:rsidRPr="001E7B32" w:rsidRDefault="001E7B32" w:rsidP="001E7B32">
            <w:pPr>
              <w:spacing w:after="0" w:line="240" w:lineRule="auto"/>
              <w:rPr>
                <w:ins w:id="2146" w:author="Author"/>
                <w:rFonts w:ascii="Times New Roman" w:eastAsia="Times New Roman" w:hAnsi="Times New Roman" w:cs="Times New Roman"/>
                <w:color w:val="000000"/>
                <w:kern w:val="0"/>
                <w:sz w:val="22"/>
                <w:szCs w:val="22"/>
                <w:lang w:eastAsia="en-AU"/>
                <w14:ligatures w14:val="none"/>
              </w:rPr>
            </w:pPr>
            <w:ins w:id="2147" w:author="Author">
              <w:r w:rsidRPr="001E7B32">
                <w:rPr>
                  <w:rFonts w:ascii="Times New Roman" w:eastAsia="Times New Roman" w:hAnsi="Times New Roman" w:cs="Times New Roman"/>
                  <w:color w:val="000000"/>
                  <w:kern w:val="0"/>
                  <w:sz w:val="22"/>
                  <w:szCs w:val="22"/>
                  <w:lang w:eastAsia="en-AU"/>
                  <w14:ligatures w14:val="none"/>
                </w:rPr>
                <w:t>Adult Content</w:t>
              </w:r>
            </w:ins>
          </w:p>
        </w:tc>
        <w:tc>
          <w:tcPr>
            <w:tcW w:w="4500" w:type="dxa"/>
            <w:tcBorders>
              <w:top w:val="nil"/>
              <w:left w:val="nil"/>
              <w:bottom w:val="nil"/>
              <w:right w:val="nil"/>
            </w:tcBorders>
            <w:vAlign w:val="center"/>
            <w:hideMark/>
          </w:tcPr>
          <w:p w14:paraId="06C3CE2B" w14:textId="77777777" w:rsidR="001E7B32" w:rsidRPr="001E7B32" w:rsidRDefault="001E7B32" w:rsidP="001E7B32">
            <w:pPr>
              <w:spacing w:after="0" w:line="240" w:lineRule="auto"/>
              <w:rPr>
                <w:ins w:id="2148" w:author="Author"/>
                <w:rFonts w:ascii="Times New Roman" w:eastAsia="Times New Roman" w:hAnsi="Times New Roman" w:cs="Times New Roman"/>
                <w:color w:val="000000"/>
                <w:kern w:val="0"/>
                <w:sz w:val="22"/>
                <w:szCs w:val="22"/>
                <w:lang w:eastAsia="en-AU"/>
                <w14:ligatures w14:val="none"/>
              </w:rPr>
            </w:pPr>
            <w:ins w:id="2149" w:author="Author">
              <w:r w:rsidRPr="001E7B32">
                <w:rPr>
                  <w:rFonts w:ascii="Times New Roman" w:eastAsia="Times New Roman" w:hAnsi="Times New Roman" w:cs="Times New Roman"/>
                  <w:color w:val="000000"/>
                  <w:kern w:val="0"/>
                  <w:sz w:val="22"/>
                  <w:szCs w:val="22"/>
                  <w:lang w:eastAsia="en-AU"/>
                  <w14:ligatures w14:val="none"/>
                </w:rPr>
                <w:t>porn, sex, nsfw, xxx, adult, fetish, nude, erot, onlyfan, strip</w:t>
              </w:r>
            </w:ins>
          </w:p>
        </w:tc>
        <w:tc>
          <w:tcPr>
            <w:tcW w:w="1260" w:type="dxa"/>
            <w:tcBorders>
              <w:top w:val="nil"/>
              <w:left w:val="nil"/>
              <w:bottom w:val="nil"/>
              <w:right w:val="nil"/>
            </w:tcBorders>
            <w:vAlign w:val="center"/>
            <w:hideMark/>
          </w:tcPr>
          <w:p w14:paraId="20C8F9FA" w14:textId="77777777" w:rsidR="001E7B32" w:rsidRPr="001E7B32" w:rsidRDefault="001E7B32" w:rsidP="001E7B32">
            <w:pPr>
              <w:spacing w:after="0" w:line="240" w:lineRule="auto"/>
              <w:jc w:val="right"/>
              <w:rPr>
                <w:ins w:id="2150" w:author="Author"/>
                <w:rFonts w:ascii="Times New Roman" w:eastAsia="Times New Roman" w:hAnsi="Times New Roman" w:cs="Times New Roman"/>
                <w:color w:val="000000"/>
                <w:kern w:val="0"/>
                <w:sz w:val="22"/>
                <w:szCs w:val="22"/>
                <w:lang w:eastAsia="en-AU"/>
                <w14:ligatures w14:val="none"/>
              </w:rPr>
            </w:pPr>
            <w:ins w:id="2151" w:author="Author">
              <w:r w:rsidRPr="001E7B32">
                <w:rPr>
                  <w:rFonts w:ascii="Times New Roman" w:eastAsia="Times New Roman" w:hAnsi="Times New Roman" w:cs="Times New Roman"/>
                  <w:color w:val="000000"/>
                  <w:kern w:val="0"/>
                  <w:sz w:val="22"/>
                  <w:szCs w:val="22"/>
                  <w:lang w:eastAsia="en-AU"/>
                  <w14:ligatures w14:val="none"/>
                </w:rPr>
                <w:t>56,124</w:t>
              </w:r>
            </w:ins>
          </w:p>
        </w:tc>
        <w:tc>
          <w:tcPr>
            <w:tcW w:w="1530" w:type="dxa"/>
            <w:tcBorders>
              <w:top w:val="nil"/>
              <w:left w:val="nil"/>
              <w:bottom w:val="nil"/>
              <w:right w:val="nil"/>
            </w:tcBorders>
            <w:vAlign w:val="center"/>
            <w:hideMark/>
          </w:tcPr>
          <w:p w14:paraId="592AA1B1" w14:textId="77777777" w:rsidR="001E7B32" w:rsidRPr="001E7B32" w:rsidRDefault="001E7B32" w:rsidP="001E7B32">
            <w:pPr>
              <w:spacing w:after="0" w:line="240" w:lineRule="auto"/>
              <w:jc w:val="right"/>
              <w:rPr>
                <w:ins w:id="2152" w:author="Author"/>
                <w:rFonts w:ascii="Times New Roman" w:eastAsia="Times New Roman" w:hAnsi="Times New Roman" w:cs="Times New Roman"/>
                <w:color w:val="000000"/>
                <w:kern w:val="0"/>
                <w:sz w:val="22"/>
                <w:szCs w:val="22"/>
                <w:lang w:eastAsia="en-AU"/>
                <w14:ligatures w14:val="none"/>
              </w:rPr>
            </w:pPr>
            <w:ins w:id="2153" w:author="Author">
              <w:r w:rsidRPr="001E7B32">
                <w:rPr>
                  <w:rFonts w:ascii="Times New Roman" w:eastAsia="Times New Roman" w:hAnsi="Times New Roman" w:cs="Times New Roman"/>
                  <w:color w:val="000000"/>
                  <w:kern w:val="0"/>
                  <w:sz w:val="22"/>
                  <w:szCs w:val="22"/>
                  <w:lang w:eastAsia="en-AU"/>
                  <w14:ligatures w14:val="none"/>
                </w:rPr>
                <w:t>3.00%</w:t>
              </w:r>
            </w:ins>
          </w:p>
        </w:tc>
      </w:tr>
      <w:tr w:rsidR="001E7B32" w:rsidRPr="001E7B32" w14:paraId="377E5B9C" w14:textId="77777777" w:rsidTr="001E7B32">
        <w:trPr>
          <w:trHeight w:val="864"/>
          <w:ins w:id="2154" w:author="Author"/>
        </w:trPr>
        <w:tc>
          <w:tcPr>
            <w:tcW w:w="1800" w:type="dxa"/>
            <w:tcBorders>
              <w:top w:val="nil"/>
              <w:left w:val="nil"/>
              <w:bottom w:val="nil"/>
              <w:right w:val="nil"/>
            </w:tcBorders>
            <w:vAlign w:val="center"/>
            <w:hideMark/>
          </w:tcPr>
          <w:p w14:paraId="6E67F80B" w14:textId="77777777" w:rsidR="001E7B32" w:rsidRPr="001E7B32" w:rsidRDefault="001E7B32" w:rsidP="001E7B32">
            <w:pPr>
              <w:spacing w:after="0" w:line="240" w:lineRule="auto"/>
              <w:rPr>
                <w:ins w:id="2155" w:author="Author"/>
                <w:rFonts w:ascii="Times New Roman" w:eastAsia="Times New Roman" w:hAnsi="Times New Roman" w:cs="Times New Roman"/>
                <w:color w:val="000000"/>
                <w:kern w:val="0"/>
                <w:sz w:val="22"/>
                <w:szCs w:val="22"/>
                <w:lang w:eastAsia="en-AU"/>
                <w14:ligatures w14:val="none"/>
              </w:rPr>
            </w:pPr>
            <w:ins w:id="2156" w:author="Author">
              <w:r w:rsidRPr="001E7B32">
                <w:rPr>
                  <w:rFonts w:ascii="Times New Roman" w:eastAsia="Times New Roman" w:hAnsi="Times New Roman" w:cs="Times New Roman"/>
                  <w:color w:val="000000"/>
                  <w:kern w:val="0"/>
                  <w:sz w:val="22"/>
                  <w:szCs w:val="22"/>
                  <w:lang w:eastAsia="en-AU"/>
                  <w14:ligatures w14:val="none"/>
                </w:rPr>
                <w:t>Crime</w:t>
              </w:r>
            </w:ins>
          </w:p>
        </w:tc>
        <w:tc>
          <w:tcPr>
            <w:tcW w:w="4500" w:type="dxa"/>
            <w:tcBorders>
              <w:top w:val="nil"/>
              <w:left w:val="nil"/>
              <w:bottom w:val="nil"/>
              <w:right w:val="nil"/>
            </w:tcBorders>
            <w:vAlign w:val="center"/>
            <w:hideMark/>
          </w:tcPr>
          <w:p w14:paraId="25A3BE93" w14:textId="77777777" w:rsidR="001E7B32" w:rsidRPr="001E7B32" w:rsidRDefault="001E7B32" w:rsidP="001E7B32">
            <w:pPr>
              <w:spacing w:after="0" w:line="240" w:lineRule="auto"/>
              <w:rPr>
                <w:ins w:id="2157" w:author="Author"/>
                <w:rFonts w:ascii="Times New Roman" w:eastAsia="Times New Roman" w:hAnsi="Times New Roman" w:cs="Times New Roman"/>
                <w:color w:val="000000"/>
                <w:kern w:val="0"/>
                <w:sz w:val="22"/>
                <w:szCs w:val="22"/>
                <w:lang w:eastAsia="en-AU"/>
                <w14:ligatures w14:val="none"/>
              </w:rPr>
            </w:pPr>
            <w:ins w:id="2158" w:author="Author">
              <w:r w:rsidRPr="001E7B32">
                <w:rPr>
                  <w:rFonts w:ascii="Times New Roman" w:eastAsia="Times New Roman" w:hAnsi="Times New Roman" w:cs="Times New Roman"/>
                  <w:color w:val="000000"/>
                  <w:kern w:val="0"/>
                  <w:sz w:val="22"/>
                  <w:szCs w:val="22"/>
                  <w:lang w:eastAsia="en-AU"/>
                  <w14:ligatures w14:val="none"/>
                </w:rPr>
                <w:t>crime, murder, polic, violenc, theft, assault, shoot, arrest, prison, gun</w:t>
              </w:r>
            </w:ins>
          </w:p>
        </w:tc>
        <w:tc>
          <w:tcPr>
            <w:tcW w:w="1260" w:type="dxa"/>
            <w:tcBorders>
              <w:top w:val="nil"/>
              <w:left w:val="nil"/>
              <w:bottom w:val="nil"/>
              <w:right w:val="nil"/>
            </w:tcBorders>
            <w:vAlign w:val="center"/>
            <w:hideMark/>
          </w:tcPr>
          <w:p w14:paraId="15D2DB8E" w14:textId="77777777" w:rsidR="001E7B32" w:rsidRPr="001E7B32" w:rsidRDefault="001E7B32" w:rsidP="001E7B32">
            <w:pPr>
              <w:spacing w:after="0" w:line="240" w:lineRule="auto"/>
              <w:jc w:val="right"/>
              <w:rPr>
                <w:ins w:id="2159" w:author="Author"/>
                <w:rFonts w:ascii="Times New Roman" w:eastAsia="Times New Roman" w:hAnsi="Times New Roman" w:cs="Times New Roman"/>
                <w:color w:val="000000"/>
                <w:kern w:val="0"/>
                <w:sz w:val="22"/>
                <w:szCs w:val="22"/>
                <w:lang w:eastAsia="en-AU"/>
                <w14:ligatures w14:val="none"/>
              </w:rPr>
            </w:pPr>
            <w:ins w:id="2160" w:author="Author">
              <w:r w:rsidRPr="001E7B32">
                <w:rPr>
                  <w:rFonts w:ascii="Times New Roman" w:eastAsia="Times New Roman" w:hAnsi="Times New Roman" w:cs="Times New Roman"/>
                  <w:color w:val="000000"/>
                  <w:kern w:val="0"/>
                  <w:sz w:val="22"/>
                  <w:szCs w:val="22"/>
                  <w:lang w:eastAsia="en-AU"/>
                  <w14:ligatures w14:val="none"/>
                </w:rPr>
                <w:t>55,667</w:t>
              </w:r>
            </w:ins>
          </w:p>
        </w:tc>
        <w:tc>
          <w:tcPr>
            <w:tcW w:w="1530" w:type="dxa"/>
            <w:tcBorders>
              <w:top w:val="nil"/>
              <w:left w:val="nil"/>
              <w:bottom w:val="nil"/>
              <w:right w:val="nil"/>
            </w:tcBorders>
            <w:vAlign w:val="center"/>
            <w:hideMark/>
          </w:tcPr>
          <w:p w14:paraId="553D9B5F" w14:textId="77777777" w:rsidR="001E7B32" w:rsidRPr="001E7B32" w:rsidRDefault="001E7B32" w:rsidP="001E7B32">
            <w:pPr>
              <w:spacing w:after="0" w:line="240" w:lineRule="auto"/>
              <w:jc w:val="right"/>
              <w:rPr>
                <w:ins w:id="2161" w:author="Author"/>
                <w:rFonts w:ascii="Times New Roman" w:eastAsia="Times New Roman" w:hAnsi="Times New Roman" w:cs="Times New Roman"/>
                <w:color w:val="000000"/>
                <w:kern w:val="0"/>
                <w:sz w:val="22"/>
                <w:szCs w:val="22"/>
                <w:lang w:eastAsia="en-AU"/>
                <w14:ligatures w14:val="none"/>
              </w:rPr>
            </w:pPr>
            <w:ins w:id="2162" w:author="Author">
              <w:r w:rsidRPr="001E7B32">
                <w:rPr>
                  <w:rFonts w:ascii="Times New Roman" w:eastAsia="Times New Roman" w:hAnsi="Times New Roman" w:cs="Times New Roman"/>
                  <w:color w:val="000000"/>
                  <w:kern w:val="0"/>
                  <w:sz w:val="22"/>
                  <w:szCs w:val="22"/>
                  <w:lang w:eastAsia="en-AU"/>
                  <w14:ligatures w14:val="none"/>
                </w:rPr>
                <w:t>2.90%</w:t>
              </w:r>
            </w:ins>
          </w:p>
        </w:tc>
      </w:tr>
      <w:tr w:rsidR="001E7B32" w:rsidRPr="001E7B32" w14:paraId="090BE77E" w14:textId="77777777" w:rsidTr="001E7B32">
        <w:trPr>
          <w:trHeight w:val="864"/>
          <w:ins w:id="2163" w:author="Author"/>
        </w:trPr>
        <w:tc>
          <w:tcPr>
            <w:tcW w:w="1800" w:type="dxa"/>
            <w:tcBorders>
              <w:top w:val="nil"/>
              <w:left w:val="nil"/>
              <w:bottom w:val="nil"/>
              <w:right w:val="nil"/>
            </w:tcBorders>
            <w:vAlign w:val="center"/>
            <w:hideMark/>
          </w:tcPr>
          <w:p w14:paraId="058D502F" w14:textId="77777777" w:rsidR="001E7B32" w:rsidRPr="001E7B32" w:rsidRDefault="001E7B32" w:rsidP="001E7B32">
            <w:pPr>
              <w:spacing w:after="0" w:line="240" w:lineRule="auto"/>
              <w:rPr>
                <w:ins w:id="2164" w:author="Author"/>
                <w:rFonts w:ascii="Times New Roman" w:eastAsia="Times New Roman" w:hAnsi="Times New Roman" w:cs="Times New Roman"/>
                <w:color w:val="000000"/>
                <w:kern w:val="0"/>
                <w:sz w:val="22"/>
                <w:szCs w:val="22"/>
                <w:lang w:eastAsia="en-AU"/>
                <w14:ligatures w14:val="none"/>
              </w:rPr>
            </w:pPr>
            <w:ins w:id="2165" w:author="Author">
              <w:r w:rsidRPr="001E7B32">
                <w:rPr>
                  <w:rFonts w:ascii="Times New Roman" w:eastAsia="Times New Roman" w:hAnsi="Times New Roman" w:cs="Times New Roman"/>
                  <w:color w:val="000000"/>
                  <w:kern w:val="0"/>
                  <w:sz w:val="22"/>
                  <w:szCs w:val="22"/>
                  <w:lang w:eastAsia="en-AU"/>
                  <w14:ligatures w14:val="none"/>
                </w:rPr>
                <w:t>Science</w:t>
              </w:r>
            </w:ins>
          </w:p>
        </w:tc>
        <w:tc>
          <w:tcPr>
            <w:tcW w:w="4500" w:type="dxa"/>
            <w:tcBorders>
              <w:top w:val="nil"/>
              <w:left w:val="nil"/>
              <w:bottom w:val="nil"/>
              <w:right w:val="nil"/>
            </w:tcBorders>
            <w:vAlign w:val="center"/>
            <w:hideMark/>
          </w:tcPr>
          <w:p w14:paraId="1949CCC1" w14:textId="77777777" w:rsidR="001E7B32" w:rsidRPr="001E7B32" w:rsidRDefault="001E7B32" w:rsidP="001E7B32">
            <w:pPr>
              <w:spacing w:after="0" w:line="240" w:lineRule="auto"/>
              <w:rPr>
                <w:ins w:id="2166" w:author="Author"/>
                <w:rFonts w:ascii="Times New Roman" w:eastAsia="Times New Roman" w:hAnsi="Times New Roman" w:cs="Times New Roman"/>
                <w:color w:val="000000"/>
                <w:kern w:val="0"/>
                <w:sz w:val="22"/>
                <w:szCs w:val="22"/>
                <w:lang w:eastAsia="en-AU"/>
                <w14:ligatures w14:val="none"/>
              </w:rPr>
            </w:pPr>
            <w:ins w:id="2167" w:author="Author">
              <w:r w:rsidRPr="001E7B32">
                <w:rPr>
                  <w:rFonts w:ascii="Times New Roman" w:eastAsia="Times New Roman" w:hAnsi="Times New Roman" w:cs="Times New Roman"/>
                  <w:color w:val="000000"/>
                  <w:kern w:val="0"/>
                  <w:sz w:val="22"/>
                  <w:szCs w:val="22"/>
                  <w:lang w:eastAsia="en-AU"/>
                  <w14:ligatures w14:val="none"/>
                </w:rPr>
                <w:t>scienc, research, experi, lab, discoveri, theori, univers, evidenc, space, astronom</w:t>
              </w:r>
            </w:ins>
          </w:p>
        </w:tc>
        <w:tc>
          <w:tcPr>
            <w:tcW w:w="1260" w:type="dxa"/>
            <w:tcBorders>
              <w:top w:val="nil"/>
              <w:left w:val="nil"/>
              <w:bottom w:val="nil"/>
              <w:right w:val="nil"/>
            </w:tcBorders>
            <w:vAlign w:val="center"/>
            <w:hideMark/>
          </w:tcPr>
          <w:p w14:paraId="3F40CC00" w14:textId="77777777" w:rsidR="001E7B32" w:rsidRPr="001E7B32" w:rsidRDefault="001E7B32" w:rsidP="001E7B32">
            <w:pPr>
              <w:spacing w:after="0" w:line="240" w:lineRule="auto"/>
              <w:jc w:val="right"/>
              <w:rPr>
                <w:ins w:id="2168" w:author="Author"/>
                <w:rFonts w:ascii="Times New Roman" w:eastAsia="Times New Roman" w:hAnsi="Times New Roman" w:cs="Times New Roman"/>
                <w:color w:val="000000"/>
                <w:kern w:val="0"/>
                <w:sz w:val="22"/>
                <w:szCs w:val="22"/>
                <w:lang w:eastAsia="en-AU"/>
                <w14:ligatures w14:val="none"/>
              </w:rPr>
            </w:pPr>
            <w:ins w:id="2169" w:author="Author">
              <w:r w:rsidRPr="001E7B32">
                <w:rPr>
                  <w:rFonts w:ascii="Times New Roman" w:eastAsia="Times New Roman" w:hAnsi="Times New Roman" w:cs="Times New Roman"/>
                  <w:color w:val="000000"/>
                  <w:kern w:val="0"/>
                  <w:sz w:val="22"/>
                  <w:szCs w:val="22"/>
                  <w:lang w:eastAsia="en-AU"/>
                  <w14:ligatures w14:val="none"/>
                </w:rPr>
                <w:t>55,634</w:t>
              </w:r>
            </w:ins>
          </w:p>
        </w:tc>
        <w:tc>
          <w:tcPr>
            <w:tcW w:w="1530" w:type="dxa"/>
            <w:tcBorders>
              <w:top w:val="nil"/>
              <w:left w:val="nil"/>
              <w:bottom w:val="nil"/>
              <w:right w:val="nil"/>
            </w:tcBorders>
            <w:vAlign w:val="center"/>
            <w:hideMark/>
          </w:tcPr>
          <w:p w14:paraId="33DEE535" w14:textId="77777777" w:rsidR="001E7B32" w:rsidRPr="001E7B32" w:rsidRDefault="001E7B32" w:rsidP="001E7B32">
            <w:pPr>
              <w:spacing w:after="0" w:line="240" w:lineRule="auto"/>
              <w:jc w:val="right"/>
              <w:rPr>
                <w:ins w:id="2170" w:author="Author"/>
                <w:rFonts w:ascii="Times New Roman" w:eastAsia="Times New Roman" w:hAnsi="Times New Roman" w:cs="Times New Roman"/>
                <w:color w:val="000000"/>
                <w:kern w:val="0"/>
                <w:sz w:val="22"/>
                <w:szCs w:val="22"/>
                <w:lang w:eastAsia="en-AU"/>
                <w14:ligatures w14:val="none"/>
              </w:rPr>
            </w:pPr>
            <w:ins w:id="2171" w:author="Author">
              <w:r w:rsidRPr="001E7B32">
                <w:rPr>
                  <w:rFonts w:ascii="Times New Roman" w:eastAsia="Times New Roman" w:hAnsi="Times New Roman" w:cs="Times New Roman"/>
                  <w:color w:val="000000"/>
                  <w:kern w:val="0"/>
                  <w:sz w:val="22"/>
                  <w:szCs w:val="22"/>
                  <w:lang w:eastAsia="en-AU"/>
                  <w14:ligatures w14:val="none"/>
                </w:rPr>
                <w:t>2.90%</w:t>
              </w:r>
            </w:ins>
          </w:p>
        </w:tc>
      </w:tr>
      <w:tr w:rsidR="001E7B32" w:rsidRPr="001E7B32" w14:paraId="350C17F4" w14:textId="77777777" w:rsidTr="001E7B32">
        <w:trPr>
          <w:trHeight w:val="864"/>
          <w:ins w:id="2172" w:author="Author"/>
        </w:trPr>
        <w:tc>
          <w:tcPr>
            <w:tcW w:w="1800" w:type="dxa"/>
            <w:tcBorders>
              <w:top w:val="nil"/>
              <w:left w:val="nil"/>
              <w:bottom w:val="nil"/>
              <w:right w:val="nil"/>
            </w:tcBorders>
            <w:vAlign w:val="center"/>
            <w:hideMark/>
          </w:tcPr>
          <w:p w14:paraId="28BC79F5" w14:textId="77777777" w:rsidR="001E7B32" w:rsidRPr="001E7B32" w:rsidRDefault="001E7B32" w:rsidP="001E7B32">
            <w:pPr>
              <w:spacing w:after="0" w:line="240" w:lineRule="auto"/>
              <w:rPr>
                <w:ins w:id="2173" w:author="Author"/>
                <w:rFonts w:ascii="Times New Roman" w:eastAsia="Times New Roman" w:hAnsi="Times New Roman" w:cs="Times New Roman"/>
                <w:color w:val="000000"/>
                <w:kern w:val="0"/>
                <w:sz w:val="22"/>
                <w:szCs w:val="22"/>
                <w:lang w:eastAsia="en-AU"/>
                <w14:ligatures w14:val="none"/>
              </w:rPr>
            </w:pPr>
            <w:ins w:id="2174" w:author="Author">
              <w:r w:rsidRPr="001E7B32">
                <w:rPr>
                  <w:rFonts w:ascii="Times New Roman" w:eastAsia="Times New Roman" w:hAnsi="Times New Roman" w:cs="Times New Roman"/>
                  <w:color w:val="000000"/>
                  <w:kern w:val="0"/>
                  <w:sz w:val="22"/>
                  <w:szCs w:val="22"/>
                  <w:lang w:eastAsia="en-AU"/>
                  <w14:ligatures w14:val="none"/>
                </w:rPr>
                <w:t>Activism</w:t>
              </w:r>
            </w:ins>
          </w:p>
        </w:tc>
        <w:tc>
          <w:tcPr>
            <w:tcW w:w="4500" w:type="dxa"/>
            <w:tcBorders>
              <w:top w:val="nil"/>
              <w:left w:val="nil"/>
              <w:bottom w:val="nil"/>
              <w:right w:val="nil"/>
            </w:tcBorders>
            <w:vAlign w:val="center"/>
            <w:hideMark/>
          </w:tcPr>
          <w:p w14:paraId="619F73C9" w14:textId="77777777" w:rsidR="001E7B32" w:rsidRPr="001E7B32" w:rsidRDefault="001E7B32" w:rsidP="001E7B32">
            <w:pPr>
              <w:spacing w:after="0" w:line="240" w:lineRule="auto"/>
              <w:rPr>
                <w:ins w:id="2175" w:author="Author"/>
                <w:rFonts w:ascii="Times New Roman" w:eastAsia="Times New Roman" w:hAnsi="Times New Roman" w:cs="Times New Roman"/>
                <w:color w:val="000000"/>
                <w:kern w:val="0"/>
                <w:sz w:val="22"/>
                <w:szCs w:val="22"/>
                <w:lang w:eastAsia="en-AU"/>
                <w14:ligatures w14:val="none"/>
              </w:rPr>
            </w:pPr>
            <w:ins w:id="2176" w:author="Author">
              <w:r w:rsidRPr="001E7B32">
                <w:rPr>
                  <w:rFonts w:ascii="Times New Roman" w:eastAsia="Times New Roman" w:hAnsi="Times New Roman" w:cs="Times New Roman"/>
                  <w:color w:val="000000"/>
                  <w:kern w:val="0"/>
                  <w:sz w:val="22"/>
                  <w:szCs w:val="22"/>
                  <w:lang w:eastAsia="en-AU"/>
                  <w14:ligatures w14:val="none"/>
                </w:rPr>
                <w:t>right, protest, justic, equal, chang, blm, climat, march, activist, campaign</w:t>
              </w:r>
            </w:ins>
          </w:p>
        </w:tc>
        <w:tc>
          <w:tcPr>
            <w:tcW w:w="1260" w:type="dxa"/>
            <w:tcBorders>
              <w:top w:val="nil"/>
              <w:left w:val="nil"/>
              <w:bottom w:val="nil"/>
              <w:right w:val="nil"/>
            </w:tcBorders>
            <w:vAlign w:val="center"/>
            <w:hideMark/>
          </w:tcPr>
          <w:p w14:paraId="3D29C04F" w14:textId="77777777" w:rsidR="001E7B32" w:rsidRPr="001E7B32" w:rsidRDefault="001E7B32" w:rsidP="001E7B32">
            <w:pPr>
              <w:spacing w:after="0" w:line="240" w:lineRule="auto"/>
              <w:jc w:val="right"/>
              <w:rPr>
                <w:ins w:id="2177" w:author="Author"/>
                <w:rFonts w:ascii="Times New Roman" w:eastAsia="Times New Roman" w:hAnsi="Times New Roman" w:cs="Times New Roman"/>
                <w:color w:val="000000"/>
                <w:kern w:val="0"/>
                <w:sz w:val="22"/>
                <w:szCs w:val="22"/>
                <w:lang w:eastAsia="en-AU"/>
                <w14:ligatures w14:val="none"/>
              </w:rPr>
            </w:pPr>
            <w:ins w:id="2178" w:author="Author">
              <w:r w:rsidRPr="001E7B32">
                <w:rPr>
                  <w:rFonts w:ascii="Times New Roman" w:eastAsia="Times New Roman" w:hAnsi="Times New Roman" w:cs="Times New Roman"/>
                  <w:color w:val="000000"/>
                  <w:kern w:val="0"/>
                  <w:sz w:val="22"/>
                  <w:szCs w:val="22"/>
                  <w:lang w:eastAsia="en-AU"/>
                  <w14:ligatures w14:val="none"/>
                </w:rPr>
                <w:t>55,413</w:t>
              </w:r>
            </w:ins>
          </w:p>
        </w:tc>
        <w:tc>
          <w:tcPr>
            <w:tcW w:w="1530" w:type="dxa"/>
            <w:tcBorders>
              <w:top w:val="nil"/>
              <w:left w:val="nil"/>
              <w:bottom w:val="nil"/>
              <w:right w:val="nil"/>
            </w:tcBorders>
            <w:vAlign w:val="center"/>
            <w:hideMark/>
          </w:tcPr>
          <w:p w14:paraId="05C36BD2" w14:textId="77777777" w:rsidR="001E7B32" w:rsidRPr="001E7B32" w:rsidRDefault="001E7B32" w:rsidP="001E7B32">
            <w:pPr>
              <w:spacing w:after="0" w:line="240" w:lineRule="auto"/>
              <w:jc w:val="right"/>
              <w:rPr>
                <w:ins w:id="2179" w:author="Author"/>
                <w:rFonts w:ascii="Times New Roman" w:eastAsia="Times New Roman" w:hAnsi="Times New Roman" w:cs="Times New Roman"/>
                <w:color w:val="000000"/>
                <w:kern w:val="0"/>
                <w:sz w:val="22"/>
                <w:szCs w:val="22"/>
                <w:lang w:eastAsia="en-AU"/>
                <w14:ligatures w14:val="none"/>
              </w:rPr>
            </w:pPr>
            <w:ins w:id="2180" w:author="Author">
              <w:r w:rsidRPr="001E7B32">
                <w:rPr>
                  <w:rFonts w:ascii="Times New Roman" w:eastAsia="Times New Roman" w:hAnsi="Times New Roman" w:cs="Times New Roman"/>
                  <w:color w:val="000000"/>
                  <w:kern w:val="0"/>
                  <w:sz w:val="22"/>
                  <w:szCs w:val="22"/>
                  <w:lang w:eastAsia="en-AU"/>
                  <w14:ligatures w14:val="none"/>
                </w:rPr>
                <w:t>2.90%</w:t>
              </w:r>
            </w:ins>
          </w:p>
        </w:tc>
      </w:tr>
      <w:tr w:rsidR="001E7B32" w:rsidRPr="001E7B32" w14:paraId="2CEFDBFE" w14:textId="77777777" w:rsidTr="001E7B32">
        <w:trPr>
          <w:trHeight w:val="576"/>
          <w:ins w:id="2181" w:author="Author"/>
        </w:trPr>
        <w:tc>
          <w:tcPr>
            <w:tcW w:w="1800" w:type="dxa"/>
            <w:tcBorders>
              <w:top w:val="nil"/>
              <w:left w:val="nil"/>
              <w:bottom w:val="nil"/>
              <w:right w:val="nil"/>
            </w:tcBorders>
            <w:vAlign w:val="center"/>
            <w:hideMark/>
          </w:tcPr>
          <w:p w14:paraId="2BFFBC1D" w14:textId="77777777" w:rsidR="001E7B32" w:rsidRPr="001E7B32" w:rsidRDefault="001E7B32" w:rsidP="001E7B32">
            <w:pPr>
              <w:spacing w:after="0" w:line="240" w:lineRule="auto"/>
              <w:rPr>
                <w:ins w:id="2182" w:author="Author"/>
                <w:rFonts w:ascii="Times New Roman" w:eastAsia="Times New Roman" w:hAnsi="Times New Roman" w:cs="Times New Roman"/>
                <w:color w:val="000000"/>
                <w:kern w:val="0"/>
                <w:sz w:val="22"/>
                <w:szCs w:val="22"/>
                <w:lang w:eastAsia="en-AU"/>
                <w14:ligatures w14:val="none"/>
              </w:rPr>
            </w:pPr>
            <w:ins w:id="2183" w:author="Author">
              <w:r w:rsidRPr="001E7B32">
                <w:rPr>
                  <w:rFonts w:ascii="Times New Roman" w:eastAsia="Times New Roman" w:hAnsi="Times New Roman" w:cs="Times New Roman"/>
                  <w:color w:val="000000"/>
                  <w:kern w:val="0"/>
                  <w:sz w:val="22"/>
                  <w:szCs w:val="22"/>
                  <w:lang w:eastAsia="en-AU"/>
                  <w14:ligatures w14:val="none"/>
                </w:rPr>
                <w:t>Food</w:t>
              </w:r>
            </w:ins>
          </w:p>
        </w:tc>
        <w:tc>
          <w:tcPr>
            <w:tcW w:w="4500" w:type="dxa"/>
            <w:tcBorders>
              <w:top w:val="nil"/>
              <w:left w:val="nil"/>
              <w:bottom w:val="nil"/>
              <w:right w:val="nil"/>
            </w:tcBorders>
            <w:vAlign w:val="center"/>
            <w:hideMark/>
          </w:tcPr>
          <w:p w14:paraId="0CE08186" w14:textId="77777777" w:rsidR="001E7B32" w:rsidRPr="001E7B32" w:rsidRDefault="001E7B32" w:rsidP="001E7B32">
            <w:pPr>
              <w:spacing w:after="0" w:line="240" w:lineRule="auto"/>
              <w:rPr>
                <w:ins w:id="2184" w:author="Author"/>
                <w:rFonts w:ascii="Times New Roman" w:eastAsia="Times New Roman" w:hAnsi="Times New Roman" w:cs="Times New Roman"/>
                <w:color w:val="000000"/>
                <w:kern w:val="0"/>
                <w:sz w:val="22"/>
                <w:szCs w:val="22"/>
                <w:lang w:eastAsia="en-AU"/>
                <w14:ligatures w14:val="none"/>
              </w:rPr>
            </w:pPr>
            <w:ins w:id="2185" w:author="Author">
              <w:r w:rsidRPr="001E7B32">
                <w:rPr>
                  <w:rFonts w:ascii="Times New Roman" w:eastAsia="Times New Roman" w:hAnsi="Times New Roman" w:cs="Times New Roman"/>
                  <w:color w:val="000000"/>
                  <w:kern w:val="0"/>
                  <w:sz w:val="22"/>
                  <w:szCs w:val="22"/>
                  <w:lang w:eastAsia="en-AU"/>
                  <w14:ligatures w14:val="none"/>
                </w:rPr>
                <w:t>food, eat, cook, drink, restaur, dinner, snack, meal, beer, wine</w:t>
              </w:r>
            </w:ins>
          </w:p>
        </w:tc>
        <w:tc>
          <w:tcPr>
            <w:tcW w:w="1260" w:type="dxa"/>
            <w:tcBorders>
              <w:top w:val="nil"/>
              <w:left w:val="nil"/>
              <w:bottom w:val="nil"/>
              <w:right w:val="nil"/>
            </w:tcBorders>
            <w:vAlign w:val="center"/>
            <w:hideMark/>
          </w:tcPr>
          <w:p w14:paraId="1BD5B51E" w14:textId="77777777" w:rsidR="001E7B32" w:rsidRPr="001E7B32" w:rsidRDefault="001E7B32" w:rsidP="001E7B32">
            <w:pPr>
              <w:spacing w:after="0" w:line="240" w:lineRule="auto"/>
              <w:jc w:val="right"/>
              <w:rPr>
                <w:ins w:id="2186" w:author="Author"/>
                <w:rFonts w:ascii="Times New Roman" w:eastAsia="Times New Roman" w:hAnsi="Times New Roman" w:cs="Times New Roman"/>
                <w:color w:val="000000"/>
                <w:kern w:val="0"/>
                <w:sz w:val="22"/>
                <w:szCs w:val="22"/>
                <w:lang w:eastAsia="en-AU"/>
                <w14:ligatures w14:val="none"/>
              </w:rPr>
            </w:pPr>
            <w:ins w:id="2187" w:author="Author">
              <w:r w:rsidRPr="001E7B32">
                <w:rPr>
                  <w:rFonts w:ascii="Times New Roman" w:eastAsia="Times New Roman" w:hAnsi="Times New Roman" w:cs="Times New Roman"/>
                  <w:color w:val="000000"/>
                  <w:kern w:val="0"/>
                  <w:sz w:val="22"/>
                  <w:szCs w:val="22"/>
                  <w:lang w:eastAsia="en-AU"/>
                  <w14:ligatures w14:val="none"/>
                </w:rPr>
                <w:t>52,160</w:t>
              </w:r>
            </w:ins>
          </w:p>
        </w:tc>
        <w:tc>
          <w:tcPr>
            <w:tcW w:w="1530" w:type="dxa"/>
            <w:tcBorders>
              <w:top w:val="nil"/>
              <w:left w:val="nil"/>
              <w:bottom w:val="nil"/>
              <w:right w:val="nil"/>
            </w:tcBorders>
            <w:vAlign w:val="center"/>
            <w:hideMark/>
          </w:tcPr>
          <w:p w14:paraId="709205A7" w14:textId="77777777" w:rsidR="001E7B32" w:rsidRPr="001E7B32" w:rsidRDefault="001E7B32" w:rsidP="001E7B32">
            <w:pPr>
              <w:spacing w:after="0" w:line="240" w:lineRule="auto"/>
              <w:jc w:val="right"/>
              <w:rPr>
                <w:ins w:id="2188" w:author="Author"/>
                <w:rFonts w:ascii="Times New Roman" w:eastAsia="Times New Roman" w:hAnsi="Times New Roman" w:cs="Times New Roman"/>
                <w:color w:val="000000"/>
                <w:kern w:val="0"/>
                <w:sz w:val="22"/>
                <w:szCs w:val="22"/>
                <w:lang w:eastAsia="en-AU"/>
                <w14:ligatures w14:val="none"/>
              </w:rPr>
            </w:pPr>
            <w:ins w:id="2189" w:author="Author">
              <w:r w:rsidRPr="001E7B32">
                <w:rPr>
                  <w:rFonts w:ascii="Times New Roman" w:eastAsia="Times New Roman" w:hAnsi="Times New Roman" w:cs="Times New Roman"/>
                  <w:color w:val="000000"/>
                  <w:kern w:val="0"/>
                  <w:sz w:val="22"/>
                  <w:szCs w:val="22"/>
                  <w:lang w:eastAsia="en-AU"/>
                  <w14:ligatures w14:val="none"/>
                </w:rPr>
                <w:t>2.70%</w:t>
              </w:r>
            </w:ins>
          </w:p>
        </w:tc>
      </w:tr>
      <w:tr w:rsidR="001E7B32" w:rsidRPr="001E7B32" w14:paraId="0DBAA10D" w14:textId="77777777" w:rsidTr="001E7B32">
        <w:trPr>
          <w:trHeight w:val="864"/>
          <w:ins w:id="2190" w:author="Author"/>
        </w:trPr>
        <w:tc>
          <w:tcPr>
            <w:tcW w:w="1800" w:type="dxa"/>
            <w:tcBorders>
              <w:top w:val="nil"/>
              <w:left w:val="nil"/>
              <w:bottom w:val="nil"/>
              <w:right w:val="nil"/>
            </w:tcBorders>
            <w:vAlign w:val="center"/>
            <w:hideMark/>
          </w:tcPr>
          <w:p w14:paraId="08D770B9" w14:textId="77777777" w:rsidR="001E7B32" w:rsidRPr="001E7B32" w:rsidRDefault="001E7B32" w:rsidP="001E7B32">
            <w:pPr>
              <w:spacing w:after="0" w:line="240" w:lineRule="auto"/>
              <w:rPr>
                <w:ins w:id="2191" w:author="Author"/>
                <w:rFonts w:ascii="Times New Roman" w:eastAsia="Times New Roman" w:hAnsi="Times New Roman" w:cs="Times New Roman"/>
                <w:color w:val="000000"/>
                <w:kern w:val="0"/>
                <w:sz w:val="22"/>
                <w:szCs w:val="22"/>
                <w:lang w:eastAsia="en-AU"/>
                <w14:ligatures w14:val="none"/>
              </w:rPr>
            </w:pPr>
            <w:ins w:id="2192" w:author="Author">
              <w:r w:rsidRPr="001E7B32">
                <w:rPr>
                  <w:rFonts w:ascii="Times New Roman" w:eastAsia="Times New Roman" w:hAnsi="Times New Roman" w:cs="Times New Roman"/>
                  <w:color w:val="000000"/>
                  <w:kern w:val="0"/>
                  <w:sz w:val="22"/>
                  <w:szCs w:val="22"/>
                  <w:lang w:eastAsia="en-AU"/>
                  <w14:ligatures w14:val="none"/>
                </w:rPr>
                <w:t>Medical</w:t>
              </w:r>
            </w:ins>
          </w:p>
        </w:tc>
        <w:tc>
          <w:tcPr>
            <w:tcW w:w="4500" w:type="dxa"/>
            <w:tcBorders>
              <w:top w:val="nil"/>
              <w:left w:val="nil"/>
              <w:bottom w:val="nil"/>
              <w:right w:val="nil"/>
            </w:tcBorders>
            <w:vAlign w:val="center"/>
            <w:hideMark/>
          </w:tcPr>
          <w:p w14:paraId="4C0C2DB1" w14:textId="77777777" w:rsidR="001E7B32" w:rsidRPr="001E7B32" w:rsidRDefault="001E7B32" w:rsidP="001E7B32">
            <w:pPr>
              <w:spacing w:after="0" w:line="240" w:lineRule="auto"/>
              <w:rPr>
                <w:ins w:id="2193" w:author="Author"/>
                <w:rFonts w:ascii="Times New Roman" w:eastAsia="Times New Roman" w:hAnsi="Times New Roman" w:cs="Times New Roman"/>
                <w:color w:val="000000"/>
                <w:kern w:val="0"/>
                <w:sz w:val="22"/>
                <w:szCs w:val="22"/>
                <w:lang w:eastAsia="en-AU"/>
                <w14:ligatures w14:val="none"/>
              </w:rPr>
            </w:pPr>
            <w:ins w:id="2194" w:author="Author">
              <w:r w:rsidRPr="001E7B32">
                <w:rPr>
                  <w:rFonts w:ascii="Times New Roman" w:eastAsia="Times New Roman" w:hAnsi="Times New Roman" w:cs="Times New Roman"/>
                  <w:color w:val="000000"/>
                  <w:kern w:val="0"/>
                  <w:sz w:val="22"/>
                  <w:szCs w:val="22"/>
                  <w:lang w:eastAsia="en-AU"/>
                  <w14:ligatures w14:val="none"/>
                </w:rPr>
                <w:t>medic, health, doctor, hospit, nurs, sick, diseas, surgeri, clinic, treatment</w:t>
              </w:r>
            </w:ins>
          </w:p>
        </w:tc>
        <w:tc>
          <w:tcPr>
            <w:tcW w:w="1260" w:type="dxa"/>
            <w:tcBorders>
              <w:top w:val="nil"/>
              <w:left w:val="nil"/>
              <w:bottom w:val="nil"/>
              <w:right w:val="nil"/>
            </w:tcBorders>
            <w:vAlign w:val="center"/>
            <w:hideMark/>
          </w:tcPr>
          <w:p w14:paraId="0A41B9E5" w14:textId="77777777" w:rsidR="001E7B32" w:rsidRPr="001E7B32" w:rsidRDefault="001E7B32" w:rsidP="001E7B32">
            <w:pPr>
              <w:spacing w:after="0" w:line="240" w:lineRule="auto"/>
              <w:jc w:val="right"/>
              <w:rPr>
                <w:ins w:id="2195" w:author="Author"/>
                <w:rFonts w:ascii="Times New Roman" w:eastAsia="Times New Roman" w:hAnsi="Times New Roman" w:cs="Times New Roman"/>
                <w:color w:val="000000"/>
                <w:kern w:val="0"/>
                <w:sz w:val="22"/>
                <w:szCs w:val="22"/>
                <w:lang w:eastAsia="en-AU"/>
                <w14:ligatures w14:val="none"/>
              </w:rPr>
            </w:pPr>
            <w:ins w:id="2196" w:author="Author">
              <w:r w:rsidRPr="001E7B32">
                <w:rPr>
                  <w:rFonts w:ascii="Times New Roman" w:eastAsia="Times New Roman" w:hAnsi="Times New Roman" w:cs="Times New Roman"/>
                  <w:color w:val="000000"/>
                  <w:kern w:val="0"/>
                  <w:sz w:val="22"/>
                  <w:szCs w:val="22"/>
                  <w:lang w:eastAsia="en-AU"/>
                  <w14:ligatures w14:val="none"/>
                </w:rPr>
                <w:t>51,248</w:t>
              </w:r>
            </w:ins>
          </w:p>
        </w:tc>
        <w:tc>
          <w:tcPr>
            <w:tcW w:w="1530" w:type="dxa"/>
            <w:tcBorders>
              <w:top w:val="nil"/>
              <w:left w:val="nil"/>
              <w:bottom w:val="nil"/>
              <w:right w:val="nil"/>
            </w:tcBorders>
            <w:vAlign w:val="center"/>
            <w:hideMark/>
          </w:tcPr>
          <w:p w14:paraId="16852A76" w14:textId="77777777" w:rsidR="001E7B32" w:rsidRPr="001E7B32" w:rsidRDefault="001E7B32" w:rsidP="001E7B32">
            <w:pPr>
              <w:spacing w:after="0" w:line="240" w:lineRule="auto"/>
              <w:jc w:val="right"/>
              <w:rPr>
                <w:ins w:id="2197" w:author="Author"/>
                <w:rFonts w:ascii="Times New Roman" w:eastAsia="Times New Roman" w:hAnsi="Times New Roman" w:cs="Times New Roman"/>
                <w:color w:val="000000"/>
                <w:kern w:val="0"/>
                <w:sz w:val="22"/>
                <w:szCs w:val="22"/>
                <w:lang w:eastAsia="en-AU"/>
                <w14:ligatures w14:val="none"/>
              </w:rPr>
            </w:pPr>
            <w:ins w:id="2198" w:author="Author">
              <w:r w:rsidRPr="001E7B32">
                <w:rPr>
                  <w:rFonts w:ascii="Times New Roman" w:eastAsia="Times New Roman" w:hAnsi="Times New Roman" w:cs="Times New Roman"/>
                  <w:color w:val="000000"/>
                  <w:kern w:val="0"/>
                  <w:sz w:val="22"/>
                  <w:szCs w:val="22"/>
                  <w:lang w:eastAsia="en-AU"/>
                  <w14:ligatures w14:val="none"/>
                </w:rPr>
                <w:t>2.70%</w:t>
              </w:r>
            </w:ins>
          </w:p>
        </w:tc>
      </w:tr>
      <w:tr w:rsidR="001E7B32" w:rsidRPr="001E7B32" w14:paraId="3E133AAA" w14:textId="77777777" w:rsidTr="001E7B32">
        <w:trPr>
          <w:trHeight w:val="864"/>
          <w:ins w:id="2199" w:author="Author"/>
        </w:trPr>
        <w:tc>
          <w:tcPr>
            <w:tcW w:w="1800" w:type="dxa"/>
            <w:tcBorders>
              <w:top w:val="nil"/>
              <w:left w:val="nil"/>
              <w:bottom w:val="nil"/>
              <w:right w:val="nil"/>
            </w:tcBorders>
            <w:vAlign w:val="center"/>
            <w:hideMark/>
          </w:tcPr>
          <w:p w14:paraId="4BC11B55" w14:textId="77777777" w:rsidR="001E7B32" w:rsidRPr="001E7B32" w:rsidRDefault="001E7B32" w:rsidP="001E7B32">
            <w:pPr>
              <w:spacing w:after="0" w:line="240" w:lineRule="auto"/>
              <w:rPr>
                <w:ins w:id="2200" w:author="Author"/>
                <w:rFonts w:ascii="Times New Roman" w:eastAsia="Times New Roman" w:hAnsi="Times New Roman" w:cs="Times New Roman"/>
                <w:color w:val="000000"/>
                <w:kern w:val="0"/>
                <w:sz w:val="22"/>
                <w:szCs w:val="22"/>
                <w:lang w:eastAsia="en-AU"/>
                <w14:ligatures w14:val="none"/>
              </w:rPr>
            </w:pPr>
            <w:ins w:id="2201" w:author="Author">
              <w:r w:rsidRPr="001E7B32">
                <w:rPr>
                  <w:rFonts w:ascii="Times New Roman" w:eastAsia="Times New Roman" w:hAnsi="Times New Roman" w:cs="Times New Roman"/>
                  <w:color w:val="000000"/>
                  <w:kern w:val="0"/>
                  <w:sz w:val="22"/>
                  <w:szCs w:val="22"/>
                  <w:lang w:eastAsia="en-AU"/>
                  <w14:ligatures w14:val="none"/>
                </w:rPr>
                <w:t>Military</w:t>
              </w:r>
            </w:ins>
          </w:p>
        </w:tc>
        <w:tc>
          <w:tcPr>
            <w:tcW w:w="4500" w:type="dxa"/>
            <w:tcBorders>
              <w:top w:val="nil"/>
              <w:left w:val="nil"/>
              <w:bottom w:val="nil"/>
              <w:right w:val="nil"/>
            </w:tcBorders>
            <w:vAlign w:val="center"/>
            <w:hideMark/>
          </w:tcPr>
          <w:p w14:paraId="4A425AC7" w14:textId="77777777" w:rsidR="001E7B32" w:rsidRPr="001E7B32" w:rsidRDefault="001E7B32" w:rsidP="001E7B32">
            <w:pPr>
              <w:spacing w:after="0" w:line="240" w:lineRule="auto"/>
              <w:rPr>
                <w:ins w:id="2202" w:author="Author"/>
                <w:rFonts w:ascii="Times New Roman" w:eastAsia="Times New Roman" w:hAnsi="Times New Roman" w:cs="Times New Roman"/>
                <w:color w:val="000000"/>
                <w:kern w:val="0"/>
                <w:sz w:val="22"/>
                <w:szCs w:val="22"/>
                <w:lang w:eastAsia="en-AU"/>
                <w14:ligatures w14:val="none"/>
              </w:rPr>
            </w:pPr>
            <w:ins w:id="2203" w:author="Author">
              <w:r w:rsidRPr="001E7B32">
                <w:rPr>
                  <w:rFonts w:ascii="Times New Roman" w:eastAsia="Times New Roman" w:hAnsi="Times New Roman" w:cs="Times New Roman"/>
                  <w:color w:val="000000"/>
                  <w:kern w:val="0"/>
                  <w:sz w:val="22"/>
                  <w:szCs w:val="22"/>
                  <w:lang w:eastAsia="en-AU"/>
                  <w14:ligatures w14:val="none"/>
                </w:rPr>
                <w:t>militari, war, armi, navy, soldier, defens, weapon, nuclear, drone, conflict</w:t>
              </w:r>
            </w:ins>
          </w:p>
        </w:tc>
        <w:tc>
          <w:tcPr>
            <w:tcW w:w="1260" w:type="dxa"/>
            <w:tcBorders>
              <w:top w:val="nil"/>
              <w:left w:val="nil"/>
              <w:bottom w:val="nil"/>
              <w:right w:val="nil"/>
            </w:tcBorders>
            <w:vAlign w:val="center"/>
            <w:hideMark/>
          </w:tcPr>
          <w:p w14:paraId="6EA16865" w14:textId="77777777" w:rsidR="001E7B32" w:rsidRPr="001E7B32" w:rsidRDefault="001E7B32" w:rsidP="001E7B32">
            <w:pPr>
              <w:spacing w:after="0" w:line="240" w:lineRule="auto"/>
              <w:jc w:val="right"/>
              <w:rPr>
                <w:ins w:id="2204" w:author="Author"/>
                <w:rFonts w:ascii="Times New Roman" w:eastAsia="Times New Roman" w:hAnsi="Times New Roman" w:cs="Times New Roman"/>
                <w:color w:val="000000"/>
                <w:kern w:val="0"/>
                <w:sz w:val="22"/>
                <w:szCs w:val="22"/>
                <w:lang w:eastAsia="en-AU"/>
                <w14:ligatures w14:val="none"/>
              </w:rPr>
            </w:pPr>
            <w:ins w:id="2205" w:author="Author">
              <w:r w:rsidRPr="001E7B32">
                <w:rPr>
                  <w:rFonts w:ascii="Times New Roman" w:eastAsia="Times New Roman" w:hAnsi="Times New Roman" w:cs="Times New Roman"/>
                  <w:color w:val="000000"/>
                  <w:kern w:val="0"/>
                  <w:sz w:val="22"/>
                  <w:szCs w:val="22"/>
                  <w:lang w:eastAsia="en-AU"/>
                  <w14:ligatures w14:val="none"/>
                </w:rPr>
                <w:t>50,884</w:t>
              </w:r>
            </w:ins>
          </w:p>
        </w:tc>
        <w:tc>
          <w:tcPr>
            <w:tcW w:w="1530" w:type="dxa"/>
            <w:tcBorders>
              <w:top w:val="nil"/>
              <w:left w:val="nil"/>
              <w:bottom w:val="nil"/>
              <w:right w:val="nil"/>
            </w:tcBorders>
            <w:vAlign w:val="center"/>
            <w:hideMark/>
          </w:tcPr>
          <w:p w14:paraId="412EDE4E" w14:textId="77777777" w:rsidR="001E7B32" w:rsidRPr="001E7B32" w:rsidRDefault="001E7B32" w:rsidP="001E7B32">
            <w:pPr>
              <w:spacing w:after="0" w:line="240" w:lineRule="auto"/>
              <w:jc w:val="right"/>
              <w:rPr>
                <w:ins w:id="2206" w:author="Author"/>
                <w:rFonts w:ascii="Times New Roman" w:eastAsia="Times New Roman" w:hAnsi="Times New Roman" w:cs="Times New Roman"/>
                <w:color w:val="000000"/>
                <w:kern w:val="0"/>
                <w:sz w:val="22"/>
                <w:szCs w:val="22"/>
                <w:lang w:eastAsia="en-AU"/>
                <w14:ligatures w14:val="none"/>
              </w:rPr>
            </w:pPr>
            <w:ins w:id="2207" w:author="Author">
              <w:r w:rsidRPr="001E7B32">
                <w:rPr>
                  <w:rFonts w:ascii="Times New Roman" w:eastAsia="Times New Roman" w:hAnsi="Times New Roman" w:cs="Times New Roman"/>
                  <w:color w:val="000000"/>
                  <w:kern w:val="0"/>
                  <w:sz w:val="22"/>
                  <w:szCs w:val="22"/>
                  <w:lang w:eastAsia="en-AU"/>
                  <w14:ligatures w14:val="none"/>
                </w:rPr>
                <w:t>2.70%</w:t>
              </w:r>
            </w:ins>
          </w:p>
        </w:tc>
      </w:tr>
      <w:tr w:rsidR="001E7B32" w:rsidRPr="001E7B32" w14:paraId="3375A9DD" w14:textId="77777777" w:rsidTr="001E7B32">
        <w:trPr>
          <w:trHeight w:val="864"/>
          <w:ins w:id="2208" w:author="Author"/>
        </w:trPr>
        <w:tc>
          <w:tcPr>
            <w:tcW w:w="1800" w:type="dxa"/>
            <w:tcBorders>
              <w:top w:val="nil"/>
              <w:left w:val="nil"/>
              <w:bottom w:val="nil"/>
              <w:right w:val="nil"/>
            </w:tcBorders>
            <w:vAlign w:val="center"/>
            <w:hideMark/>
          </w:tcPr>
          <w:p w14:paraId="02BE6DEB" w14:textId="77777777" w:rsidR="001E7B32" w:rsidRPr="001E7B32" w:rsidRDefault="001E7B32" w:rsidP="001E7B32">
            <w:pPr>
              <w:spacing w:after="0" w:line="240" w:lineRule="auto"/>
              <w:rPr>
                <w:ins w:id="2209" w:author="Author"/>
                <w:rFonts w:ascii="Times New Roman" w:eastAsia="Times New Roman" w:hAnsi="Times New Roman" w:cs="Times New Roman"/>
                <w:color w:val="000000"/>
                <w:kern w:val="0"/>
                <w:sz w:val="22"/>
                <w:szCs w:val="22"/>
                <w:lang w:eastAsia="en-AU"/>
                <w14:ligatures w14:val="none"/>
              </w:rPr>
            </w:pPr>
            <w:ins w:id="2210" w:author="Author">
              <w:r w:rsidRPr="001E7B32">
                <w:rPr>
                  <w:rFonts w:ascii="Times New Roman" w:eastAsia="Times New Roman" w:hAnsi="Times New Roman" w:cs="Times New Roman"/>
                  <w:color w:val="000000"/>
                  <w:kern w:val="0"/>
                  <w:sz w:val="22"/>
                  <w:szCs w:val="22"/>
                  <w:lang w:eastAsia="en-AU"/>
                  <w14:ligatures w14:val="none"/>
                </w:rPr>
                <w:t>Climate</w:t>
              </w:r>
            </w:ins>
          </w:p>
        </w:tc>
        <w:tc>
          <w:tcPr>
            <w:tcW w:w="4500" w:type="dxa"/>
            <w:tcBorders>
              <w:top w:val="nil"/>
              <w:left w:val="nil"/>
              <w:bottom w:val="nil"/>
              <w:right w:val="nil"/>
            </w:tcBorders>
            <w:vAlign w:val="center"/>
            <w:hideMark/>
          </w:tcPr>
          <w:p w14:paraId="5E8B81E6" w14:textId="77777777" w:rsidR="001E7B32" w:rsidRPr="001E7B32" w:rsidRDefault="001E7B32" w:rsidP="001E7B32">
            <w:pPr>
              <w:spacing w:after="0" w:line="240" w:lineRule="auto"/>
              <w:rPr>
                <w:ins w:id="2211" w:author="Author"/>
                <w:rFonts w:ascii="Times New Roman" w:eastAsia="Times New Roman" w:hAnsi="Times New Roman" w:cs="Times New Roman"/>
                <w:color w:val="000000"/>
                <w:kern w:val="0"/>
                <w:sz w:val="22"/>
                <w:szCs w:val="22"/>
                <w:lang w:eastAsia="en-AU"/>
                <w14:ligatures w14:val="none"/>
              </w:rPr>
            </w:pPr>
            <w:ins w:id="2212" w:author="Author">
              <w:r w:rsidRPr="001E7B32">
                <w:rPr>
                  <w:rFonts w:ascii="Times New Roman" w:eastAsia="Times New Roman" w:hAnsi="Times New Roman" w:cs="Times New Roman"/>
                  <w:color w:val="000000"/>
                  <w:kern w:val="0"/>
                  <w:sz w:val="22"/>
                  <w:szCs w:val="22"/>
                  <w:lang w:eastAsia="en-AU"/>
                  <w14:ligatures w14:val="none"/>
                </w:rPr>
                <w:t>climat, globalwarm, sustain, renew, green, pollut, emiss, ecolog, solar, carbon</w:t>
              </w:r>
            </w:ins>
          </w:p>
        </w:tc>
        <w:tc>
          <w:tcPr>
            <w:tcW w:w="1260" w:type="dxa"/>
            <w:tcBorders>
              <w:top w:val="nil"/>
              <w:left w:val="nil"/>
              <w:bottom w:val="nil"/>
              <w:right w:val="nil"/>
            </w:tcBorders>
            <w:vAlign w:val="center"/>
            <w:hideMark/>
          </w:tcPr>
          <w:p w14:paraId="290330DF" w14:textId="77777777" w:rsidR="001E7B32" w:rsidRPr="001E7B32" w:rsidRDefault="001E7B32" w:rsidP="001E7B32">
            <w:pPr>
              <w:spacing w:after="0" w:line="240" w:lineRule="auto"/>
              <w:jc w:val="right"/>
              <w:rPr>
                <w:ins w:id="2213" w:author="Author"/>
                <w:rFonts w:ascii="Times New Roman" w:eastAsia="Times New Roman" w:hAnsi="Times New Roman" w:cs="Times New Roman"/>
                <w:color w:val="000000"/>
                <w:kern w:val="0"/>
                <w:sz w:val="22"/>
                <w:szCs w:val="22"/>
                <w:lang w:eastAsia="en-AU"/>
                <w14:ligatures w14:val="none"/>
              </w:rPr>
            </w:pPr>
            <w:ins w:id="2214" w:author="Author">
              <w:r w:rsidRPr="001E7B32">
                <w:rPr>
                  <w:rFonts w:ascii="Times New Roman" w:eastAsia="Times New Roman" w:hAnsi="Times New Roman" w:cs="Times New Roman"/>
                  <w:color w:val="000000"/>
                  <w:kern w:val="0"/>
                  <w:sz w:val="22"/>
                  <w:szCs w:val="22"/>
                  <w:lang w:eastAsia="en-AU"/>
                  <w14:ligatures w14:val="none"/>
                </w:rPr>
                <w:t>50,850</w:t>
              </w:r>
            </w:ins>
          </w:p>
        </w:tc>
        <w:tc>
          <w:tcPr>
            <w:tcW w:w="1530" w:type="dxa"/>
            <w:tcBorders>
              <w:top w:val="nil"/>
              <w:left w:val="nil"/>
              <w:bottom w:val="nil"/>
              <w:right w:val="nil"/>
            </w:tcBorders>
            <w:vAlign w:val="center"/>
            <w:hideMark/>
          </w:tcPr>
          <w:p w14:paraId="7A769D18" w14:textId="77777777" w:rsidR="001E7B32" w:rsidRPr="001E7B32" w:rsidRDefault="001E7B32" w:rsidP="001E7B32">
            <w:pPr>
              <w:spacing w:after="0" w:line="240" w:lineRule="auto"/>
              <w:jc w:val="right"/>
              <w:rPr>
                <w:ins w:id="2215" w:author="Author"/>
                <w:rFonts w:ascii="Times New Roman" w:eastAsia="Times New Roman" w:hAnsi="Times New Roman" w:cs="Times New Roman"/>
                <w:color w:val="000000"/>
                <w:kern w:val="0"/>
                <w:sz w:val="22"/>
                <w:szCs w:val="22"/>
                <w:lang w:eastAsia="en-AU"/>
                <w14:ligatures w14:val="none"/>
              </w:rPr>
            </w:pPr>
            <w:ins w:id="2216" w:author="Author">
              <w:r w:rsidRPr="001E7B32">
                <w:rPr>
                  <w:rFonts w:ascii="Times New Roman" w:eastAsia="Times New Roman" w:hAnsi="Times New Roman" w:cs="Times New Roman"/>
                  <w:color w:val="000000"/>
                  <w:kern w:val="0"/>
                  <w:sz w:val="22"/>
                  <w:szCs w:val="22"/>
                  <w:lang w:eastAsia="en-AU"/>
                  <w14:ligatures w14:val="none"/>
                </w:rPr>
                <w:t>2.70%</w:t>
              </w:r>
            </w:ins>
          </w:p>
        </w:tc>
      </w:tr>
      <w:tr w:rsidR="001E7B32" w:rsidRPr="001E7B32" w14:paraId="5F8CB7F0" w14:textId="77777777" w:rsidTr="001E7B32">
        <w:trPr>
          <w:trHeight w:val="1152"/>
          <w:ins w:id="2217" w:author="Author"/>
        </w:trPr>
        <w:tc>
          <w:tcPr>
            <w:tcW w:w="1800" w:type="dxa"/>
            <w:tcBorders>
              <w:top w:val="nil"/>
              <w:left w:val="nil"/>
              <w:bottom w:val="nil"/>
              <w:right w:val="nil"/>
            </w:tcBorders>
            <w:vAlign w:val="center"/>
            <w:hideMark/>
          </w:tcPr>
          <w:p w14:paraId="44025EC6" w14:textId="77777777" w:rsidR="001E7B32" w:rsidRPr="001E7B32" w:rsidRDefault="001E7B32" w:rsidP="001E7B32">
            <w:pPr>
              <w:spacing w:after="0" w:line="240" w:lineRule="auto"/>
              <w:rPr>
                <w:ins w:id="2218" w:author="Author"/>
                <w:rFonts w:ascii="Times New Roman" w:eastAsia="Times New Roman" w:hAnsi="Times New Roman" w:cs="Times New Roman"/>
                <w:color w:val="000000"/>
                <w:kern w:val="0"/>
                <w:sz w:val="22"/>
                <w:szCs w:val="22"/>
                <w:lang w:eastAsia="en-AU"/>
                <w14:ligatures w14:val="none"/>
              </w:rPr>
            </w:pPr>
            <w:ins w:id="2219" w:author="Author">
              <w:r w:rsidRPr="001E7B32">
                <w:rPr>
                  <w:rFonts w:ascii="Times New Roman" w:eastAsia="Times New Roman" w:hAnsi="Times New Roman" w:cs="Times New Roman"/>
                  <w:color w:val="000000"/>
                  <w:kern w:val="0"/>
                  <w:sz w:val="22"/>
                  <w:szCs w:val="22"/>
                  <w:lang w:eastAsia="en-AU"/>
                  <w14:ligatures w14:val="none"/>
                </w:rPr>
                <w:t>Business</w:t>
              </w:r>
            </w:ins>
          </w:p>
        </w:tc>
        <w:tc>
          <w:tcPr>
            <w:tcW w:w="4500" w:type="dxa"/>
            <w:tcBorders>
              <w:top w:val="nil"/>
              <w:left w:val="nil"/>
              <w:bottom w:val="nil"/>
              <w:right w:val="nil"/>
            </w:tcBorders>
            <w:vAlign w:val="center"/>
            <w:hideMark/>
          </w:tcPr>
          <w:p w14:paraId="29FAA374" w14:textId="77777777" w:rsidR="001E7B32" w:rsidRPr="001E7B32" w:rsidRDefault="001E7B32" w:rsidP="001E7B32">
            <w:pPr>
              <w:spacing w:after="0" w:line="240" w:lineRule="auto"/>
              <w:rPr>
                <w:ins w:id="2220" w:author="Author"/>
                <w:rFonts w:ascii="Times New Roman" w:eastAsia="Times New Roman" w:hAnsi="Times New Roman" w:cs="Times New Roman"/>
                <w:color w:val="000000"/>
                <w:kern w:val="0"/>
                <w:sz w:val="22"/>
                <w:szCs w:val="22"/>
                <w:lang w:eastAsia="en-AU"/>
                <w14:ligatures w14:val="none"/>
              </w:rPr>
            </w:pPr>
            <w:ins w:id="2221" w:author="Author">
              <w:r w:rsidRPr="001E7B32">
                <w:rPr>
                  <w:rFonts w:ascii="Times New Roman" w:eastAsia="Times New Roman" w:hAnsi="Times New Roman" w:cs="Times New Roman"/>
                  <w:color w:val="000000"/>
                  <w:kern w:val="0"/>
                  <w:sz w:val="22"/>
                  <w:szCs w:val="22"/>
                  <w:lang w:eastAsia="en-AU"/>
                  <w14:ligatures w14:val="none"/>
                </w:rPr>
                <w:t>busi, market, brand, entrepreneur, startup, compani, corpor, manag, profit, industr</w:t>
              </w:r>
            </w:ins>
          </w:p>
        </w:tc>
        <w:tc>
          <w:tcPr>
            <w:tcW w:w="1260" w:type="dxa"/>
            <w:tcBorders>
              <w:top w:val="nil"/>
              <w:left w:val="nil"/>
              <w:bottom w:val="nil"/>
              <w:right w:val="nil"/>
            </w:tcBorders>
            <w:vAlign w:val="center"/>
            <w:hideMark/>
          </w:tcPr>
          <w:p w14:paraId="0F5D6499" w14:textId="77777777" w:rsidR="001E7B32" w:rsidRPr="001E7B32" w:rsidRDefault="001E7B32" w:rsidP="001E7B32">
            <w:pPr>
              <w:spacing w:after="0" w:line="240" w:lineRule="auto"/>
              <w:jc w:val="right"/>
              <w:rPr>
                <w:ins w:id="2222" w:author="Author"/>
                <w:rFonts w:ascii="Times New Roman" w:eastAsia="Times New Roman" w:hAnsi="Times New Roman" w:cs="Times New Roman"/>
                <w:color w:val="000000"/>
                <w:kern w:val="0"/>
                <w:sz w:val="22"/>
                <w:szCs w:val="22"/>
                <w:lang w:eastAsia="en-AU"/>
                <w14:ligatures w14:val="none"/>
              </w:rPr>
            </w:pPr>
            <w:ins w:id="2223" w:author="Author">
              <w:r w:rsidRPr="001E7B32">
                <w:rPr>
                  <w:rFonts w:ascii="Times New Roman" w:eastAsia="Times New Roman" w:hAnsi="Times New Roman" w:cs="Times New Roman"/>
                  <w:color w:val="000000"/>
                  <w:kern w:val="0"/>
                  <w:sz w:val="22"/>
                  <w:szCs w:val="22"/>
                  <w:lang w:eastAsia="en-AU"/>
                  <w14:ligatures w14:val="none"/>
                </w:rPr>
                <w:t>50,621</w:t>
              </w:r>
            </w:ins>
          </w:p>
        </w:tc>
        <w:tc>
          <w:tcPr>
            <w:tcW w:w="1530" w:type="dxa"/>
            <w:tcBorders>
              <w:top w:val="nil"/>
              <w:left w:val="nil"/>
              <w:bottom w:val="nil"/>
              <w:right w:val="nil"/>
            </w:tcBorders>
            <w:vAlign w:val="center"/>
            <w:hideMark/>
          </w:tcPr>
          <w:p w14:paraId="0CE8F1B0" w14:textId="77777777" w:rsidR="001E7B32" w:rsidRPr="001E7B32" w:rsidRDefault="001E7B32" w:rsidP="001E7B32">
            <w:pPr>
              <w:spacing w:after="0" w:line="240" w:lineRule="auto"/>
              <w:jc w:val="right"/>
              <w:rPr>
                <w:ins w:id="2224" w:author="Author"/>
                <w:rFonts w:ascii="Times New Roman" w:eastAsia="Times New Roman" w:hAnsi="Times New Roman" w:cs="Times New Roman"/>
                <w:color w:val="000000"/>
                <w:kern w:val="0"/>
                <w:sz w:val="22"/>
                <w:szCs w:val="22"/>
                <w:lang w:eastAsia="en-AU"/>
                <w14:ligatures w14:val="none"/>
              </w:rPr>
            </w:pPr>
            <w:ins w:id="2225" w:author="Author">
              <w:r w:rsidRPr="001E7B32">
                <w:rPr>
                  <w:rFonts w:ascii="Times New Roman" w:eastAsia="Times New Roman" w:hAnsi="Times New Roman" w:cs="Times New Roman"/>
                  <w:color w:val="000000"/>
                  <w:kern w:val="0"/>
                  <w:sz w:val="22"/>
                  <w:szCs w:val="22"/>
                  <w:lang w:eastAsia="en-AU"/>
                  <w14:ligatures w14:val="none"/>
                </w:rPr>
                <w:t>2.70%</w:t>
              </w:r>
            </w:ins>
          </w:p>
        </w:tc>
      </w:tr>
      <w:tr w:rsidR="001E7B32" w:rsidRPr="001E7B32" w14:paraId="57D45FC2" w14:textId="77777777" w:rsidTr="001E7B32">
        <w:trPr>
          <w:trHeight w:val="864"/>
          <w:ins w:id="2226" w:author="Author"/>
        </w:trPr>
        <w:tc>
          <w:tcPr>
            <w:tcW w:w="1800" w:type="dxa"/>
            <w:tcBorders>
              <w:top w:val="nil"/>
              <w:left w:val="nil"/>
              <w:bottom w:val="nil"/>
              <w:right w:val="nil"/>
            </w:tcBorders>
            <w:vAlign w:val="center"/>
            <w:hideMark/>
          </w:tcPr>
          <w:p w14:paraId="34796B93" w14:textId="77777777" w:rsidR="001E7B32" w:rsidRPr="001E7B32" w:rsidRDefault="001E7B32" w:rsidP="001E7B32">
            <w:pPr>
              <w:spacing w:after="0" w:line="240" w:lineRule="auto"/>
              <w:rPr>
                <w:ins w:id="2227" w:author="Author"/>
                <w:rFonts w:ascii="Times New Roman" w:eastAsia="Times New Roman" w:hAnsi="Times New Roman" w:cs="Times New Roman"/>
                <w:color w:val="000000"/>
                <w:kern w:val="0"/>
                <w:sz w:val="22"/>
                <w:szCs w:val="22"/>
                <w:lang w:eastAsia="en-AU"/>
                <w14:ligatures w14:val="none"/>
              </w:rPr>
            </w:pPr>
            <w:ins w:id="2228" w:author="Author">
              <w:r w:rsidRPr="001E7B32">
                <w:rPr>
                  <w:rFonts w:ascii="Times New Roman" w:eastAsia="Times New Roman" w:hAnsi="Times New Roman" w:cs="Times New Roman"/>
                  <w:color w:val="000000"/>
                  <w:kern w:val="0"/>
                  <w:sz w:val="22"/>
                  <w:szCs w:val="22"/>
                  <w:lang w:eastAsia="en-AU"/>
                  <w14:ligatures w14:val="none"/>
                </w:rPr>
                <w:t>Shopping</w:t>
              </w:r>
            </w:ins>
          </w:p>
        </w:tc>
        <w:tc>
          <w:tcPr>
            <w:tcW w:w="4500" w:type="dxa"/>
            <w:tcBorders>
              <w:top w:val="nil"/>
              <w:left w:val="nil"/>
              <w:bottom w:val="nil"/>
              <w:right w:val="nil"/>
            </w:tcBorders>
            <w:vAlign w:val="center"/>
            <w:hideMark/>
          </w:tcPr>
          <w:p w14:paraId="3120A3C5" w14:textId="77777777" w:rsidR="001E7B32" w:rsidRPr="001E7B32" w:rsidRDefault="001E7B32" w:rsidP="001E7B32">
            <w:pPr>
              <w:spacing w:after="0" w:line="240" w:lineRule="auto"/>
              <w:rPr>
                <w:ins w:id="2229" w:author="Author"/>
                <w:rFonts w:ascii="Times New Roman" w:eastAsia="Times New Roman" w:hAnsi="Times New Roman" w:cs="Times New Roman"/>
                <w:color w:val="000000"/>
                <w:kern w:val="0"/>
                <w:sz w:val="22"/>
                <w:szCs w:val="22"/>
                <w:lang w:eastAsia="en-AU"/>
                <w14:ligatures w14:val="none"/>
              </w:rPr>
            </w:pPr>
            <w:ins w:id="2230" w:author="Author">
              <w:r w:rsidRPr="001E7B32">
                <w:rPr>
                  <w:rFonts w:ascii="Times New Roman" w:eastAsia="Times New Roman" w:hAnsi="Times New Roman" w:cs="Times New Roman"/>
                  <w:color w:val="000000"/>
                  <w:kern w:val="0"/>
                  <w:sz w:val="22"/>
                  <w:szCs w:val="22"/>
                  <w:lang w:eastAsia="en-AU"/>
                  <w14:ligatures w14:val="none"/>
                </w:rPr>
                <w:t>shop, buy, store, sale, discount, amazon, cart, retail, coupon, order</w:t>
              </w:r>
            </w:ins>
          </w:p>
        </w:tc>
        <w:tc>
          <w:tcPr>
            <w:tcW w:w="1260" w:type="dxa"/>
            <w:tcBorders>
              <w:top w:val="nil"/>
              <w:left w:val="nil"/>
              <w:bottom w:val="nil"/>
              <w:right w:val="nil"/>
            </w:tcBorders>
            <w:vAlign w:val="center"/>
            <w:hideMark/>
          </w:tcPr>
          <w:p w14:paraId="4C378D57" w14:textId="77777777" w:rsidR="001E7B32" w:rsidRPr="001E7B32" w:rsidRDefault="001E7B32" w:rsidP="001E7B32">
            <w:pPr>
              <w:spacing w:after="0" w:line="240" w:lineRule="auto"/>
              <w:jc w:val="right"/>
              <w:rPr>
                <w:ins w:id="2231" w:author="Author"/>
                <w:rFonts w:ascii="Times New Roman" w:eastAsia="Times New Roman" w:hAnsi="Times New Roman" w:cs="Times New Roman"/>
                <w:color w:val="000000"/>
                <w:kern w:val="0"/>
                <w:sz w:val="22"/>
                <w:szCs w:val="22"/>
                <w:lang w:eastAsia="en-AU"/>
                <w14:ligatures w14:val="none"/>
              </w:rPr>
            </w:pPr>
            <w:ins w:id="2232" w:author="Author">
              <w:r w:rsidRPr="001E7B32">
                <w:rPr>
                  <w:rFonts w:ascii="Times New Roman" w:eastAsia="Times New Roman" w:hAnsi="Times New Roman" w:cs="Times New Roman"/>
                  <w:color w:val="000000"/>
                  <w:kern w:val="0"/>
                  <w:sz w:val="22"/>
                  <w:szCs w:val="22"/>
                  <w:lang w:eastAsia="en-AU"/>
                  <w14:ligatures w14:val="none"/>
                </w:rPr>
                <w:t>50,343</w:t>
              </w:r>
            </w:ins>
          </w:p>
        </w:tc>
        <w:tc>
          <w:tcPr>
            <w:tcW w:w="1530" w:type="dxa"/>
            <w:tcBorders>
              <w:top w:val="nil"/>
              <w:left w:val="nil"/>
              <w:bottom w:val="nil"/>
              <w:right w:val="nil"/>
            </w:tcBorders>
            <w:vAlign w:val="center"/>
            <w:hideMark/>
          </w:tcPr>
          <w:p w14:paraId="0A36151B" w14:textId="77777777" w:rsidR="001E7B32" w:rsidRPr="001E7B32" w:rsidRDefault="001E7B32" w:rsidP="001E7B32">
            <w:pPr>
              <w:spacing w:after="0" w:line="240" w:lineRule="auto"/>
              <w:jc w:val="right"/>
              <w:rPr>
                <w:ins w:id="2233" w:author="Author"/>
                <w:rFonts w:ascii="Times New Roman" w:eastAsia="Times New Roman" w:hAnsi="Times New Roman" w:cs="Times New Roman"/>
                <w:color w:val="000000"/>
                <w:kern w:val="0"/>
                <w:sz w:val="22"/>
                <w:szCs w:val="22"/>
                <w:lang w:eastAsia="en-AU"/>
                <w14:ligatures w14:val="none"/>
              </w:rPr>
            </w:pPr>
            <w:ins w:id="2234" w:author="Author">
              <w:r w:rsidRPr="001E7B32">
                <w:rPr>
                  <w:rFonts w:ascii="Times New Roman" w:eastAsia="Times New Roman" w:hAnsi="Times New Roman" w:cs="Times New Roman"/>
                  <w:color w:val="000000"/>
                  <w:kern w:val="0"/>
                  <w:sz w:val="22"/>
                  <w:szCs w:val="22"/>
                  <w:lang w:eastAsia="en-AU"/>
                  <w14:ligatures w14:val="none"/>
                </w:rPr>
                <w:t>2.60%</w:t>
              </w:r>
            </w:ins>
          </w:p>
        </w:tc>
      </w:tr>
      <w:tr w:rsidR="001E7B32" w:rsidRPr="001E7B32" w14:paraId="2380E03E" w14:textId="77777777" w:rsidTr="001E7B32">
        <w:trPr>
          <w:trHeight w:val="1152"/>
          <w:ins w:id="2235" w:author="Author"/>
        </w:trPr>
        <w:tc>
          <w:tcPr>
            <w:tcW w:w="1800" w:type="dxa"/>
            <w:tcBorders>
              <w:top w:val="nil"/>
              <w:left w:val="nil"/>
              <w:bottom w:val="nil"/>
              <w:right w:val="nil"/>
            </w:tcBorders>
            <w:vAlign w:val="center"/>
            <w:hideMark/>
          </w:tcPr>
          <w:p w14:paraId="096A831A" w14:textId="77777777" w:rsidR="001E7B32" w:rsidRPr="001E7B32" w:rsidRDefault="001E7B32" w:rsidP="001E7B32">
            <w:pPr>
              <w:spacing w:after="0" w:line="240" w:lineRule="auto"/>
              <w:rPr>
                <w:ins w:id="2236" w:author="Author"/>
                <w:rFonts w:ascii="Times New Roman" w:eastAsia="Times New Roman" w:hAnsi="Times New Roman" w:cs="Times New Roman"/>
                <w:color w:val="000000"/>
                <w:kern w:val="0"/>
                <w:sz w:val="22"/>
                <w:szCs w:val="22"/>
                <w:lang w:eastAsia="en-AU"/>
                <w14:ligatures w14:val="none"/>
              </w:rPr>
            </w:pPr>
            <w:ins w:id="2237" w:author="Author">
              <w:r w:rsidRPr="001E7B32">
                <w:rPr>
                  <w:rFonts w:ascii="Times New Roman" w:eastAsia="Times New Roman" w:hAnsi="Times New Roman" w:cs="Times New Roman"/>
                  <w:color w:val="000000"/>
                  <w:kern w:val="0"/>
                  <w:sz w:val="22"/>
                  <w:szCs w:val="22"/>
                  <w:lang w:eastAsia="en-AU"/>
                  <w14:ligatures w14:val="none"/>
                </w:rPr>
                <w:t>Education</w:t>
              </w:r>
            </w:ins>
          </w:p>
        </w:tc>
        <w:tc>
          <w:tcPr>
            <w:tcW w:w="4500" w:type="dxa"/>
            <w:tcBorders>
              <w:top w:val="nil"/>
              <w:left w:val="nil"/>
              <w:bottom w:val="nil"/>
              <w:right w:val="nil"/>
            </w:tcBorders>
            <w:vAlign w:val="center"/>
            <w:hideMark/>
          </w:tcPr>
          <w:p w14:paraId="563425F4" w14:textId="77777777" w:rsidR="001E7B32" w:rsidRPr="001E7B32" w:rsidRDefault="001E7B32" w:rsidP="001E7B32">
            <w:pPr>
              <w:spacing w:after="0" w:line="240" w:lineRule="auto"/>
              <w:rPr>
                <w:ins w:id="2238" w:author="Author"/>
                <w:rFonts w:ascii="Times New Roman" w:eastAsia="Times New Roman" w:hAnsi="Times New Roman" w:cs="Times New Roman"/>
                <w:color w:val="000000"/>
                <w:kern w:val="0"/>
                <w:sz w:val="22"/>
                <w:szCs w:val="22"/>
                <w:lang w:eastAsia="en-AU"/>
                <w14:ligatures w14:val="none"/>
              </w:rPr>
            </w:pPr>
            <w:ins w:id="2239" w:author="Author">
              <w:r w:rsidRPr="001E7B32">
                <w:rPr>
                  <w:rFonts w:ascii="Times New Roman" w:eastAsia="Times New Roman" w:hAnsi="Times New Roman" w:cs="Times New Roman"/>
                  <w:color w:val="000000"/>
                  <w:kern w:val="0"/>
                  <w:sz w:val="22"/>
                  <w:szCs w:val="22"/>
                  <w:lang w:eastAsia="en-AU"/>
                  <w14:ligatures w14:val="none"/>
                </w:rPr>
                <w:t>school, univers, student, teacher, class, learn, curriculum, exam, degree, scholarship</w:t>
              </w:r>
            </w:ins>
          </w:p>
        </w:tc>
        <w:tc>
          <w:tcPr>
            <w:tcW w:w="1260" w:type="dxa"/>
            <w:tcBorders>
              <w:top w:val="nil"/>
              <w:left w:val="nil"/>
              <w:bottom w:val="nil"/>
              <w:right w:val="nil"/>
            </w:tcBorders>
            <w:vAlign w:val="center"/>
            <w:hideMark/>
          </w:tcPr>
          <w:p w14:paraId="29A0F39C" w14:textId="77777777" w:rsidR="001E7B32" w:rsidRPr="001E7B32" w:rsidRDefault="001E7B32" w:rsidP="001E7B32">
            <w:pPr>
              <w:spacing w:after="0" w:line="240" w:lineRule="auto"/>
              <w:jc w:val="right"/>
              <w:rPr>
                <w:ins w:id="2240" w:author="Author"/>
                <w:rFonts w:ascii="Times New Roman" w:eastAsia="Times New Roman" w:hAnsi="Times New Roman" w:cs="Times New Roman"/>
                <w:color w:val="000000"/>
                <w:kern w:val="0"/>
                <w:sz w:val="22"/>
                <w:szCs w:val="22"/>
                <w:lang w:eastAsia="en-AU"/>
                <w14:ligatures w14:val="none"/>
              </w:rPr>
            </w:pPr>
            <w:ins w:id="2241" w:author="Author">
              <w:r w:rsidRPr="001E7B32">
                <w:rPr>
                  <w:rFonts w:ascii="Times New Roman" w:eastAsia="Times New Roman" w:hAnsi="Times New Roman" w:cs="Times New Roman"/>
                  <w:color w:val="000000"/>
                  <w:kern w:val="0"/>
                  <w:sz w:val="22"/>
                  <w:szCs w:val="22"/>
                  <w:lang w:eastAsia="en-AU"/>
                  <w14:ligatures w14:val="none"/>
                </w:rPr>
                <w:t>50,338</w:t>
              </w:r>
            </w:ins>
          </w:p>
        </w:tc>
        <w:tc>
          <w:tcPr>
            <w:tcW w:w="1530" w:type="dxa"/>
            <w:tcBorders>
              <w:top w:val="nil"/>
              <w:left w:val="nil"/>
              <w:bottom w:val="nil"/>
              <w:right w:val="nil"/>
            </w:tcBorders>
            <w:vAlign w:val="center"/>
            <w:hideMark/>
          </w:tcPr>
          <w:p w14:paraId="1EAE65B7" w14:textId="77777777" w:rsidR="001E7B32" w:rsidRPr="001E7B32" w:rsidRDefault="001E7B32" w:rsidP="001E7B32">
            <w:pPr>
              <w:spacing w:after="0" w:line="240" w:lineRule="auto"/>
              <w:jc w:val="right"/>
              <w:rPr>
                <w:ins w:id="2242" w:author="Author"/>
                <w:rFonts w:ascii="Times New Roman" w:eastAsia="Times New Roman" w:hAnsi="Times New Roman" w:cs="Times New Roman"/>
                <w:color w:val="000000"/>
                <w:kern w:val="0"/>
                <w:sz w:val="22"/>
                <w:szCs w:val="22"/>
                <w:lang w:eastAsia="en-AU"/>
                <w14:ligatures w14:val="none"/>
              </w:rPr>
            </w:pPr>
            <w:ins w:id="2243" w:author="Author">
              <w:r w:rsidRPr="001E7B32">
                <w:rPr>
                  <w:rFonts w:ascii="Times New Roman" w:eastAsia="Times New Roman" w:hAnsi="Times New Roman" w:cs="Times New Roman"/>
                  <w:color w:val="000000"/>
                  <w:kern w:val="0"/>
                  <w:sz w:val="22"/>
                  <w:szCs w:val="22"/>
                  <w:lang w:eastAsia="en-AU"/>
                  <w14:ligatures w14:val="none"/>
                </w:rPr>
                <w:t>2.60%</w:t>
              </w:r>
            </w:ins>
          </w:p>
        </w:tc>
      </w:tr>
      <w:tr w:rsidR="001E7B32" w:rsidRPr="001E7B32" w14:paraId="4214A4BD" w14:textId="77777777" w:rsidTr="001E7B32">
        <w:trPr>
          <w:trHeight w:val="864"/>
          <w:ins w:id="2244" w:author="Author"/>
        </w:trPr>
        <w:tc>
          <w:tcPr>
            <w:tcW w:w="1800" w:type="dxa"/>
            <w:tcBorders>
              <w:top w:val="nil"/>
              <w:left w:val="nil"/>
              <w:bottom w:val="nil"/>
              <w:right w:val="nil"/>
            </w:tcBorders>
            <w:vAlign w:val="center"/>
            <w:hideMark/>
          </w:tcPr>
          <w:p w14:paraId="22277E4C" w14:textId="77777777" w:rsidR="001E7B32" w:rsidRPr="001E7B32" w:rsidRDefault="001E7B32" w:rsidP="001E7B32">
            <w:pPr>
              <w:spacing w:after="0" w:line="240" w:lineRule="auto"/>
              <w:rPr>
                <w:ins w:id="2245" w:author="Author"/>
                <w:rFonts w:ascii="Times New Roman" w:eastAsia="Times New Roman" w:hAnsi="Times New Roman" w:cs="Times New Roman"/>
                <w:color w:val="000000"/>
                <w:kern w:val="0"/>
                <w:sz w:val="22"/>
                <w:szCs w:val="22"/>
                <w:lang w:eastAsia="en-AU"/>
                <w14:ligatures w14:val="none"/>
              </w:rPr>
            </w:pPr>
            <w:ins w:id="2246" w:author="Author">
              <w:r w:rsidRPr="001E7B32">
                <w:rPr>
                  <w:rFonts w:ascii="Times New Roman" w:eastAsia="Times New Roman" w:hAnsi="Times New Roman" w:cs="Times New Roman"/>
                  <w:color w:val="000000"/>
                  <w:kern w:val="0"/>
                  <w:sz w:val="22"/>
                  <w:szCs w:val="22"/>
                  <w:lang w:eastAsia="en-AU"/>
                  <w14:ligatures w14:val="none"/>
                </w:rPr>
                <w:t>Economy</w:t>
              </w:r>
            </w:ins>
          </w:p>
        </w:tc>
        <w:tc>
          <w:tcPr>
            <w:tcW w:w="4500" w:type="dxa"/>
            <w:tcBorders>
              <w:top w:val="nil"/>
              <w:left w:val="nil"/>
              <w:bottom w:val="nil"/>
              <w:right w:val="nil"/>
            </w:tcBorders>
            <w:vAlign w:val="center"/>
            <w:hideMark/>
          </w:tcPr>
          <w:p w14:paraId="6024DFEE" w14:textId="77777777" w:rsidR="001E7B32" w:rsidRPr="001E7B32" w:rsidRDefault="001E7B32" w:rsidP="001E7B32">
            <w:pPr>
              <w:spacing w:after="0" w:line="240" w:lineRule="auto"/>
              <w:rPr>
                <w:ins w:id="2247" w:author="Author"/>
                <w:rFonts w:ascii="Times New Roman" w:eastAsia="Times New Roman" w:hAnsi="Times New Roman" w:cs="Times New Roman"/>
                <w:color w:val="000000"/>
                <w:kern w:val="0"/>
                <w:sz w:val="22"/>
                <w:szCs w:val="22"/>
                <w:lang w:eastAsia="en-AU"/>
                <w14:ligatures w14:val="none"/>
              </w:rPr>
            </w:pPr>
            <w:ins w:id="2248" w:author="Author">
              <w:r w:rsidRPr="001E7B32">
                <w:rPr>
                  <w:rFonts w:ascii="Times New Roman" w:eastAsia="Times New Roman" w:hAnsi="Times New Roman" w:cs="Times New Roman"/>
                  <w:color w:val="000000"/>
                  <w:kern w:val="0"/>
                  <w:sz w:val="22"/>
                  <w:szCs w:val="22"/>
                  <w:lang w:eastAsia="en-AU"/>
                  <w14:ligatures w14:val="none"/>
                </w:rPr>
                <w:t>econom, inflation, recess, gdp, tax, budget, spend, debt, growth, unemploy</w:t>
              </w:r>
            </w:ins>
          </w:p>
        </w:tc>
        <w:tc>
          <w:tcPr>
            <w:tcW w:w="1260" w:type="dxa"/>
            <w:tcBorders>
              <w:top w:val="nil"/>
              <w:left w:val="nil"/>
              <w:bottom w:val="nil"/>
              <w:right w:val="nil"/>
            </w:tcBorders>
            <w:vAlign w:val="center"/>
            <w:hideMark/>
          </w:tcPr>
          <w:p w14:paraId="01AFA1C1" w14:textId="77777777" w:rsidR="001E7B32" w:rsidRPr="001E7B32" w:rsidRDefault="001E7B32" w:rsidP="001E7B32">
            <w:pPr>
              <w:spacing w:after="0" w:line="240" w:lineRule="auto"/>
              <w:jc w:val="right"/>
              <w:rPr>
                <w:ins w:id="2249" w:author="Author"/>
                <w:rFonts w:ascii="Times New Roman" w:eastAsia="Times New Roman" w:hAnsi="Times New Roman" w:cs="Times New Roman"/>
                <w:color w:val="000000"/>
                <w:kern w:val="0"/>
                <w:sz w:val="22"/>
                <w:szCs w:val="22"/>
                <w:lang w:eastAsia="en-AU"/>
                <w14:ligatures w14:val="none"/>
              </w:rPr>
            </w:pPr>
            <w:ins w:id="2250" w:author="Author">
              <w:r w:rsidRPr="001E7B32">
                <w:rPr>
                  <w:rFonts w:ascii="Times New Roman" w:eastAsia="Times New Roman" w:hAnsi="Times New Roman" w:cs="Times New Roman"/>
                  <w:color w:val="000000"/>
                  <w:kern w:val="0"/>
                  <w:sz w:val="22"/>
                  <w:szCs w:val="22"/>
                  <w:lang w:eastAsia="en-AU"/>
                  <w14:ligatures w14:val="none"/>
                </w:rPr>
                <w:t>50,061</w:t>
              </w:r>
            </w:ins>
          </w:p>
        </w:tc>
        <w:tc>
          <w:tcPr>
            <w:tcW w:w="1530" w:type="dxa"/>
            <w:tcBorders>
              <w:top w:val="nil"/>
              <w:left w:val="nil"/>
              <w:bottom w:val="nil"/>
              <w:right w:val="nil"/>
            </w:tcBorders>
            <w:vAlign w:val="center"/>
            <w:hideMark/>
          </w:tcPr>
          <w:p w14:paraId="49DD18FE" w14:textId="77777777" w:rsidR="001E7B32" w:rsidRPr="001E7B32" w:rsidRDefault="001E7B32" w:rsidP="001E7B32">
            <w:pPr>
              <w:spacing w:after="0" w:line="240" w:lineRule="auto"/>
              <w:jc w:val="right"/>
              <w:rPr>
                <w:ins w:id="2251" w:author="Author"/>
                <w:rFonts w:ascii="Times New Roman" w:eastAsia="Times New Roman" w:hAnsi="Times New Roman" w:cs="Times New Roman"/>
                <w:color w:val="000000"/>
                <w:kern w:val="0"/>
                <w:sz w:val="22"/>
                <w:szCs w:val="22"/>
                <w:lang w:eastAsia="en-AU"/>
                <w14:ligatures w14:val="none"/>
              </w:rPr>
            </w:pPr>
            <w:ins w:id="2252" w:author="Author">
              <w:r w:rsidRPr="001E7B32">
                <w:rPr>
                  <w:rFonts w:ascii="Times New Roman" w:eastAsia="Times New Roman" w:hAnsi="Times New Roman" w:cs="Times New Roman"/>
                  <w:color w:val="000000"/>
                  <w:kern w:val="0"/>
                  <w:sz w:val="22"/>
                  <w:szCs w:val="22"/>
                  <w:lang w:eastAsia="en-AU"/>
                  <w14:ligatures w14:val="none"/>
                </w:rPr>
                <w:t>2.60%</w:t>
              </w:r>
            </w:ins>
          </w:p>
        </w:tc>
      </w:tr>
      <w:tr w:rsidR="001E7B32" w:rsidRPr="001E7B32" w14:paraId="1716C1F0" w14:textId="77777777" w:rsidTr="001E7B32">
        <w:trPr>
          <w:trHeight w:val="864"/>
          <w:ins w:id="2253" w:author="Author"/>
        </w:trPr>
        <w:tc>
          <w:tcPr>
            <w:tcW w:w="1800" w:type="dxa"/>
            <w:tcBorders>
              <w:top w:val="nil"/>
              <w:left w:val="nil"/>
              <w:bottom w:val="nil"/>
              <w:right w:val="nil"/>
            </w:tcBorders>
            <w:vAlign w:val="center"/>
            <w:hideMark/>
          </w:tcPr>
          <w:p w14:paraId="2D00B6AF" w14:textId="77777777" w:rsidR="001E7B32" w:rsidRPr="001E7B32" w:rsidRDefault="001E7B32" w:rsidP="001E7B32">
            <w:pPr>
              <w:spacing w:after="0" w:line="240" w:lineRule="auto"/>
              <w:rPr>
                <w:ins w:id="2254" w:author="Author"/>
                <w:rFonts w:ascii="Times New Roman" w:eastAsia="Times New Roman" w:hAnsi="Times New Roman" w:cs="Times New Roman"/>
                <w:color w:val="000000"/>
                <w:kern w:val="0"/>
                <w:sz w:val="22"/>
                <w:szCs w:val="22"/>
                <w:lang w:eastAsia="en-AU"/>
                <w14:ligatures w14:val="none"/>
              </w:rPr>
            </w:pPr>
            <w:ins w:id="2255" w:author="Author">
              <w:r w:rsidRPr="001E7B32">
                <w:rPr>
                  <w:rFonts w:ascii="Times New Roman" w:eastAsia="Times New Roman" w:hAnsi="Times New Roman" w:cs="Times New Roman"/>
                  <w:color w:val="000000"/>
                  <w:kern w:val="0"/>
                  <w:sz w:val="22"/>
                  <w:szCs w:val="22"/>
                  <w:lang w:eastAsia="en-AU"/>
                  <w14:ligatures w14:val="none"/>
                </w:rPr>
                <w:t>AI Innovation</w:t>
              </w:r>
            </w:ins>
          </w:p>
        </w:tc>
        <w:tc>
          <w:tcPr>
            <w:tcW w:w="4500" w:type="dxa"/>
            <w:tcBorders>
              <w:top w:val="nil"/>
              <w:left w:val="nil"/>
              <w:bottom w:val="nil"/>
              <w:right w:val="nil"/>
            </w:tcBorders>
            <w:vAlign w:val="center"/>
            <w:hideMark/>
          </w:tcPr>
          <w:p w14:paraId="0F6D311E" w14:textId="77777777" w:rsidR="001E7B32" w:rsidRPr="001E7B32" w:rsidRDefault="001E7B32" w:rsidP="001E7B32">
            <w:pPr>
              <w:spacing w:after="0" w:line="240" w:lineRule="auto"/>
              <w:rPr>
                <w:ins w:id="2256" w:author="Author"/>
                <w:rFonts w:ascii="Times New Roman" w:eastAsia="Times New Roman" w:hAnsi="Times New Roman" w:cs="Times New Roman"/>
                <w:color w:val="000000"/>
                <w:kern w:val="0"/>
                <w:sz w:val="22"/>
                <w:szCs w:val="22"/>
                <w:lang w:eastAsia="en-AU"/>
                <w14:ligatures w14:val="none"/>
              </w:rPr>
            </w:pPr>
            <w:ins w:id="2257" w:author="Author">
              <w:r w:rsidRPr="001E7B32">
                <w:rPr>
                  <w:rFonts w:ascii="Times New Roman" w:eastAsia="Times New Roman" w:hAnsi="Times New Roman" w:cs="Times New Roman"/>
                  <w:color w:val="000000"/>
                  <w:kern w:val="0"/>
                  <w:sz w:val="22"/>
                  <w:szCs w:val="22"/>
                  <w:lang w:eastAsia="en-AU"/>
                  <w14:ligatures w14:val="none"/>
                </w:rPr>
                <w:t>ai, ml, deeplearn, chatgpt, neural, robot, quantum, blockchain, crypto, vr</w:t>
              </w:r>
            </w:ins>
          </w:p>
        </w:tc>
        <w:tc>
          <w:tcPr>
            <w:tcW w:w="1260" w:type="dxa"/>
            <w:tcBorders>
              <w:top w:val="nil"/>
              <w:left w:val="nil"/>
              <w:bottom w:val="nil"/>
              <w:right w:val="nil"/>
            </w:tcBorders>
            <w:vAlign w:val="center"/>
            <w:hideMark/>
          </w:tcPr>
          <w:p w14:paraId="6B0201B2" w14:textId="77777777" w:rsidR="001E7B32" w:rsidRPr="001E7B32" w:rsidRDefault="001E7B32" w:rsidP="001E7B32">
            <w:pPr>
              <w:spacing w:after="0" w:line="240" w:lineRule="auto"/>
              <w:jc w:val="right"/>
              <w:rPr>
                <w:ins w:id="2258" w:author="Author"/>
                <w:rFonts w:ascii="Times New Roman" w:eastAsia="Times New Roman" w:hAnsi="Times New Roman" w:cs="Times New Roman"/>
                <w:color w:val="000000"/>
                <w:kern w:val="0"/>
                <w:sz w:val="22"/>
                <w:szCs w:val="22"/>
                <w:lang w:eastAsia="en-AU"/>
                <w14:ligatures w14:val="none"/>
              </w:rPr>
            </w:pPr>
            <w:ins w:id="2259" w:author="Author">
              <w:r w:rsidRPr="001E7B32">
                <w:rPr>
                  <w:rFonts w:ascii="Times New Roman" w:eastAsia="Times New Roman" w:hAnsi="Times New Roman" w:cs="Times New Roman"/>
                  <w:color w:val="000000"/>
                  <w:kern w:val="0"/>
                  <w:sz w:val="22"/>
                  <w:szCs w:val="22"/>
                  <w:lang w:eastAsia="en-AU"/>
                  <w14:ligatures w14:val="none"/>
                </w:rPr>
                <w:t>49,801</w:t>
              </w:r>
            </w:ins>
          </w:p>
        </w:tc>
        <w:tc>
          <w:tcPr>
            <w:tcW w:w="1530" w:type="dxa"/>
            <w:tcBorders>
              <w:top w:val="nil"/>
              <w:left w:val="nil"/>
              <w:bottom w:val="nil"/>
              <w:right w:val="nil"/>
            </w:tcBorders>
            <w:vAlign w:val="center"/>
            <w:hideMark/>
          </w:tcPr>
          <w:p w14:paraId="4707F38A" w14:textId="77777777" w:rsidR="001E7B32" w:rsidRPr="001E7B32" w:rsidRDefault="001E7B32" w:rsidP="001E7B32">
            <w:pPr>
              <w:spacing w:after="0" w:line="240" w:lineRule="auto"/>
              <w:jc w:val="right"/>
              <w:rPr>
                <w:ins w:id="2260" w:author="Author"/>
                <w:rFonts w:ascii="Times New Roman" w:eastAsia="Times New Roman" w:hAnsi="Times New Roman" w:cs="Times New Roman"/>
                <w:color w:val="000000"/>
                <w:kern w:val="0"/>
                <w:sz w:val="22"/>
                <w:szCs w:val="22"/>
                <w:lang w:eastAsia="en-AU"/>
                <w14:ligatures w14:val="none"/>
              </w:rPr>
            </w:pPr>
            <w:ins w:id="2261" w:author="Author">
              <w:r w:rsidRPr="001E7B32">
                <w:rPr>
                  <w:rFonts w:ascii="Times New Roman" w:eastAsia="Times New Roman" w:hAnsi="Times New Roman" w:cs="Times New Roman"/>
                  <w:color w:val="000000"/>
                  <w:kern w:val="0"/>
                  <w:sz w:val="22"/>
                  <w:szCs w:val="22"/>
                  <w:lang w:eastAsia="en-AU"/>
                  <w14:ligatures w14:val="none"/>
                </w:rPr>
                <w:t>2.60%</w:t>
              </w:r>
            </w:ins>
          </w:p>
        </w:tc>
      </w:tr>
      <w:tr w:rsidR="001E7B32" w:rsidRPr="001E7B32" w14:paraId="2E34F3CE" w14:textId="77777777" w:rsidTr="001E7B32">
        <w:trPr>
          <w:trHeight w:val="864"/>
          <w:ins w:id="2262" w:author="Author"/>
        </w:trPr>
        <w:tc>
          <w:tcPr>
            <w:tcW w:w="1800" w:type="dxa"/>
            <w:tcBorders>
              <w:top w:val="nil"/>
              <w:left w:val="nil"/>
              <w:bottom w:val="nil"/>
              <w:right w:val="nil"/>
            </w:tcBorders>
            <w:vAlign w:val="center"/>
            <w:hideMark/>
          </w:tcPr>
          <w:p w14:paraId="5F1ACEA1" w14:textId="77777777" w:rsidR="001E7B32" w:rsidRPr="001E7B32" w:rsidRDefault="001E7B32" w:rsidP="001E7B32">
            <w:pPr>
              <w:spacing w:after="0" w:line="240" w:lineRule="auto"/>
              <w:rPr>
                <w:ins w:id="2263" w:author="Author"/>
                <w:rFonts w:ascii="Times New Roman" w:eastAsia="Times New Roman" w:hAnsi="Times New Roman" w:cs="Times New Roman"/>
                <w:color w:val="000000"/>
                <w:kern w:val="0"/>
                <w:sz w:val="22"/>
                <w:szCs w:val="22"/>
                <w:lang w:eastAsia="en-AU"/>
                <w14:ligatures w14:val="none"/>
              </w:rPr>
            </w:pPr>
            <w:ins w:id="2264" w:author="Author">
              <w:r w:rsidRPr="001E7B32">
                <w:rPr>
                  <w:rFonts w:ascii="Times New Roman" w:eastAsia="Times New Roman" w:hAnsi="Times New Roman" w:cs="Times New Roman"/>
                  <w:color w:val="000000"/>
                  <w:kern w:val="0"/>
                  <w:sz w:val="22"/>
                  <w:szCs w:val="22"/>
                  <w:lang w:eastAsia="en-AU"/>
                  <w14:ligatures w14:val="none"/>
                </w:rPr>
                <w:t>Media</w:t>
              </w:r>
            </w:ins>
          </w:p>
        </w:tc>
        <w:tc>
          <w:tcPr>
            <w:tcW w:w="4500" w:type="dxa"/>
            <w:tcBorders>
              <w:top w:val="nil"/>
              <w:left w:val="nil"/>
              <w:bottom w:val="nil"/>
              <w:right w:val="nil"/>
            </w:tcBorders>
            <w:vAlign w:val="center"/>
            <w:hideMark/>
          </w:tcPr>
          <w:p w14:paraId="2275EA68" w14:textId="77777777" w:rsidR="001E7B32" w:rsidRPr="001E7B32" w:rsidRDefault="001E7B32" w:rsidP="001E7B32">
            <w:pPr>
              <w:spacing w:after="0" w:line="240" w:lineRule="auto"/>
              <w:rPr>
                <w:ins w:id="2265" w:author="Author"/>
                <w:rFonts w:ascii="Times New Roman" w:eastAsia="Times New Roman" w:hAnsi="Times New Roman" w:cs="Times New Roman"/>
                <w:color w:val="000000"/>
                <w:kern w:val="0"/>
                <w:sz w:val="22"/>
                <w:szCs w:val="22"/>
                <w:lang w:eastAsia="en-AU"/>
                <w14:ligatures w14:val="none"/>
              </w:rPr>
            </w:pPr>
            <w:ins w:id="2266" w:author="Author">
              <w:r w:rsidRPr="001E7B32">
                <w:rPr>
                  <w:rFonts w:ascii="Times New Roman" w:eastAsia="Times New Roman" w:hAnsi="Times New Roman" w:cs="Times New Roman"/>
                  <w:color w:val="000000"/>
                  <w:kern w:val="0"/>
                  <w:sz w:val="22"/>
                  <w:szCs w:val="22"/>
                  <w:lang w:eastAsia="en-AU"/>
                  <w14:ligatures w14:val="none"/>
                </w:rPr>
                <w:t>media, news, journal, press, report, articl, editor, headlin, outlet, tv</w:t>
              </w:r>
            </w:ins>
          </w:p>
        </w:tc>
        <w:tc>
          <w:tcPr>
            <w:tcW w:w="1260" w:type="dxa"/>
            <w:tcBorders>
              <w:top w:val="nil"/>
              <w:left w:val="nil"/>
              <w:bottom w:val="nil"/>
              <w:right w:val="nil"/>
            </w:tcBorders>
            <w:vAlign w:val="center"/>
            <w:hideMark/>
          </w:tcPr>
          <w:p w14:paraId="20AE4B2F" w14:textId="77777777" w:rsidR="001E7B32" w:rsidRPr="001E7B32" w:rsidRDefault="001E7B32" w:rsidP="001E7B32">
            <w:pPr>
              <w:spacing w:after="0" w:line="240" w:lineRule="auto"/>
              <w:jc w:val="right"/>
              <w:rPr>
                <w:ins w:id="2267" w:author="Author"/>
                <w:rFonts w:ascii="Times New Roman" w:eastAsia="Times New Roman" w:hAnsi="Times New Roman" w:cs="Times New Roman"/>
                <w:color w:val="000000"/>
                <w:kern w:val="0"/>
                <w:sz w:val="22"/>
                <w:szCs w:val="22"/>
                <w:lang w:eastAsia="en-AU"/>
                <w14:ligatures w14:val="none"/>
              </w:rPr>
            </w:pPr>
            <w:ins w:id="2268" w:author="Author">
              <w:r w:rsidRPr="001E7B32">
                <w:rPr>
                  <w:rFonts w:ascii="Times New Roman" w:eastAsia="Times New Roman" w:hAnsi="Times New Roman" w:cs="Times New Roman"/>
                  <w:color w:val="000000"/>
                  <w:kern w:val="0"/>
                  <w:sz w:val="22"/>
                  <w:szCs w:val="22"/>
                  <w:lang w:eastAsia="en-AU"/>
                  <w14:ligatures w14:val="none"/>
                </w:rPr>
                <w:t>49,409</w:t>
              </w:r>
            </w:ins>
          </w:p>
        </w:tc>
        <w:tc>
          <w:tcPr>
            <w:tcW w:w="1530" w:type="dxa"/>
            <w:tcBorders>
              <w:top w:val="nil"/>
              <w:left w:val="nil"/>
              <w:bottom w:val="nil"/>
              <w:right w:val="nil"/>
            </w:tcBorders>
            <w:vAlign w:val="center"/>
            <w:hideMark/>
          </w:tcPr>
          <w:p w14:paraId="598714C7" w14:textId="77777777" w:rsidR="001E7B32" w:rsidRPr="001E7B32" w:rsidRDefault="001E7B32" w:rsidP="001E7B32">
            <w:pPr>
              <w:spacing w:after="0" w:line="240" w:lineRule="auto"/>
              <w:jc w:val="right"/>
              <w:rPr>
                <w:ins w:id="2269" w:author="Author"/>
                <w:rFonts w:ascii="Times New Roman" w:eastAsia="Times New Roman" w:hAnsi="Times New Roman" w:cs="Times New Roman"/>
                <w:color w:val="000000"/>
                <w:kern w:val="0"/>
                <w:sz w:val="22"/>
                <w:szCs w:val="22"/>
                <w:lang w:eastAsia="en-AU"/>
                <w14:ligatures w14:val="none"/>
              </w:rPr>
            </w:pPr>
            <w:ins w:id="2270" w:author="Author">
              <w:r w:rsidRPr="001E7B32">
                <w:rPr>
                  <w:rFonts w:ascii="Times New Roman" w:eastAsia="Times New Roman" w:hAnsi="Times New Roman" w:cs="Times New Roman"/>
                  <w:color w:val="000000"/>
                  <w:kern w:val="0"/>
                  <w:sz w:val="22"/>
                  <w:szCs w:val="22"/>
                  <w:lang w:eastAsia="en-AU"/>
                  <w14:ligatures w14:val="none"/>
                </w:rPr>
                <w:t>2.60%</w:t>
              </w:r>
            </w:ins>
          </w:p>
        </w:tc>
      </w:tr>
      <w:tr w:rsidR="001E7B32" w:rsidRPr="001E7B32" w14:paraId="39660AE6" w14:textId="77777777" w:rsidTr="001E7B32">
        <w:trPr>
          <w:trHeight w:val="864"/>
          <w:ins w:id="2271" w:author="Author"/>
        </w:trPr>
        <w:tc>
          <w:tcPr>
            <w:tcW w:w="1800" w:type="dxa"/>
            <w:tcBorders>
              <w:top w:val="nil"/>
              <w:left w:val="nil"/>
              <w:bottom w:val="nil"/>
              <w:right w:val="nil"/>
            </w:tcBorders>
            <w:vAlign w:val="center"/>
            <w:hideMark/>
          </w:tcPr>
          <w:p w14:paraId="4079F3B0" w14:textId="77777777" w:rsidR="001E7B32" w:rsidRPr="001E7B32" w:rsidRDefault="001E7B32" w:rsidP="001E7B32">
            <w:pPr>
              <w:spacing w:after="0" w:line="240" w:lineRule="auto"/>
              <w:rPr>
                <w:ins w:id="2272" w:author="Author"/>
                <w:rFonts w:ascii="Times New Roman" w:eastAsia="Times New Roman" w:hAnsi="Times New Roman" w:cs="Times New Roman"/>
                <w:color w:val="000000"/>
                <w:kern w:val="0"/>
                <w:sz w:val="22"/>
                <w:szCs w:val="22"/>
                <w:lang w:eastAsia="en-AU"/>
                <w14:ligatures w14:val="none"/>
              </w:rPr>
            </w:pPr>
            <w:ins w:id="2273" w:author="Author">
              <w:r w:rsidRPr="001E7B32">
                <w:rPr>
                  <w:rFonts w:ascii="Times New Roman" w:eastAsia="Times New Roman" w:hAnsi="Times New Roman" w:cs="Times New Roman"/>
                  <w:color w:val="000000"/>
                  <w:kern w:val="0"/>
                  <w:sz w:val="22"/>
                  <w:szCs w:val="22"/>
                  <w:lang w:eastAsia="en-AU"/>
                  <w14:ligatures w14:val="none"/>
                </w:rPr>
                <w:t>Mental Health</w:t>
              </w:r>
            </w:ins>
          </w:p>
        </w:tc>
        <w:tc>
          <w:tcPr>
            <w:tcW w:w="4500" w:type="dxa"/>
            <w:tcBorders>
              <w:top w:val="nil"/>
              <w:left w:val="nil"/>
              <w:bottom w:val="nil"/>
              <w:right w:val="nil"/>
            </w:tcBorders>
            <w:vAlign w:val="center"/>
            <w:hideMark/>
          </w:tcPr>
          <w:p w14:paraId="21867637" w14:textId="77777777" w:rsidR="001E7B32" w:rsidRPr="001E7B32" w:rsidRDefault="001E7B32" w:rsidP="001E7B32">
            <w:pPr>
              <w:spacing w:after="0" w:line="240" w:lineRule="auto"/>
              <w:rPr>
                <w:ins w:id="2274" w:author="Author"/>
                <w:rFonts w:ascii="Times New Roman" w:eastAsia="Times New Roman" w:hAnsi="Times New Roman" w:cs="Times New Roman"/>
                <w:color w:val="000000"/>
                <w:kern w:val="0"/>
                <w:sz w:val="22"/>
                <w:szCs w:val="22"/>
                <w:lang w:eastAsia="en-AU"/>
                <w14:ligatures w14:val="none"/>
              </w:rPr>
            </w:pPr>
            <w:ins w:id="2275" w:author="Author">
              <w:r w:rsidRPr="001E7B32">
                <w:rPr>
                  <w:rFonts w:ascii="Times New Roman" w:eastAsia="Times New Roman" w:hAnsi="Times New Roman" w:cs="Times New Roman"/>
                  <w:color w:val="000000"/>
                  <w:kern w:val="0"/>
                  <w:sz w:val="22"/>
                  <w:szCs w:val="22"/>
                  <w:lang w:eastAsia="en-AU"/>
                  <w14:ligatures w14:val="none"/>
                </w:rPr>
                <w:t>stress, anxieti, depress, mind, therapi, mental, psycho, wellb, selfcar, suicid</w:t>
              </w:r>
            </w:ins>
          </w:p>
        </w:tc>
        <w:tc>
          <w:tcPr>
            <w:tcW w:w="1260" w:type="dxa"/>
            <w:tcBorders>
              <w:top w:val="nil"/>
              <w:left w:val="nil"/>
              <w:bottom w:val="nil"/>
              <w:right w:val="nil"/>
            </w:tcBorders>
            <w:vAlign w:val="center"/>
            <w:hideMark/>
          </w:tcPr>
          <w:p w14:paraId="3E71D633" w14:textId="77777777" w:rsidR="001E7B32" w:rsidRPr="001E7B32" w:rsidRDefault="001E7B32" w:rsidP="001E7B32">
            <w:pPr>
              <w:spacing w:after="0" w:line="240" w:lineRule="auto"/>
              <w:jc w:val="right"/>
              <w:rPr>
                <w:ins w:id="2276" w:author="Author"/>
                <w:rFonts w:ascii="Times New Roman" w:eastAsia="Times New Roman" w:hAnsi="Times New Roman" w:cs="Times New Roman"/>
                <w:color w:val="000000"/>
                <w:kern w:val="0"/>
                <w:sz w:val="22"/>
                <w:szCs w:val="22"/>
                <w:lang w:eastAsia="en-AU"/>
                <w14:ligatures w14:val="none"/>
              </w:rPr>
            </w:pPr>
            <w:ins w:id="2277" w:author="Author">
              <w:r w:rsidRPr="001E7B32">
                <w:rPr>
                  <w:rFonts w:ascii="Times New Roman" w:eastAsia="Times New Roman" w:hAnsi="Times New Roman" w:cs="Times New Roman"/>
                  <w:color w:val="000000"/>
                  <w:kern w:val="0"/>
                  <w:sz w:val="22"/>
                  <w:szCs w:val="22"/>
                  <w:lang w:eastAsia="en-AU"/>
                  <w14:ligatures w14:val="none"/>
                </w:rPr>
                <w:t>44,638</w:t>
              </w:r>
            </w:ins>
          </w:p>
        </w:tc>
        <w:tc>
          <w:tcPr>
            <w:tcW w:w="1530" w:type="dxa"/>
            <w:tcBorders>
              <w:top w:val="nil"/>
              <w:left w:val="nil"/>
              <w:bottom w:val="nil"/>
              <w:right w:val="nil"/>
            </w:tcBorders>
            <w:vAlign w:val="center"/>
            <w:hideMark/>
          </w:tcPr>
          <w:p w14:paraId="3033418A" w14:textId="77777777" w:rsidR="001E7B32" w:rsidRPr="001E7B32" w:rsidRDefault="001E7B32" w:rsidP="001E7B32">
            <w:pPr>
              <w:spacing w:after="0" w:line="240" w:lineRule="auto"/>
              <w:jc w:val="right"/>
              <w:rPr>
                <w:ins w:id="2278" w:author="Author"/>
                <w:rFonts w:ascii="Times New Roman" w:eastAsia="Times New Roman" w:hAnsi="Times New Roman" w:cs="Times New Roman"/>
                <w:color w:val="000000"/>
                <w:kern w:val="0"/>
                <w:sz w:val="22"/>
                <w:szCs w:val="22"/>
                <w:lang w:eastAsia="en-AU"/>
                <w14:ligatures w14:val="none"/>
              </w:rPr>
            </w:pPr>
            <w:ins w:id="2279" w:author="Author">
              <w:r w:rsidRPr="001E7B32">
                <w:rPr>
                  <w:rFonts w:ascii="Times New Roman" w:eastAsia="Times New Roman" w:hAnsi="Times New Roman" w:cs="Times New Roman"/>
                  <w:color w:val="000000"/>
                  <w:kern w:val="0"/>
                  <w:sz w:val="22"/>
                  <w:szCs w:val="22"/>
                  <w:lang w:eastAsia="en-AU"/>
                  <w14:ligatures w14:val="none"/>
                </w:rPr>
                <w:t>2.30%</w:t>
              </w:r>
            </w:ins>
          </w:p>
        </w:tc>
      </w:tr>
      <w:tr w:rsidR="001E7B32" w:rsidRPr="001E7B32" w14:paraId="734E1828" w14:textId="77777777" w:rsidTr="001E7B32">
        <w:trPr>
          <w:trHeight w:val="864"/>
          <w:ins w:id="2280" w:author="Author"/>
        </w:trPr>
        <w:tc>
          <w:tcPr>
            <w:tcW w:w="1800" w:type="dxa"/>
            <w:tcBorders>
              <w:top w:val="nil"/>
              <w:left w:val="nil"/>
              <w:right w:val="nil"/>
            </w:tcBorders>
            <w:vAlign w:val="center"/>
            <w:hideMark/>
          </w:tcPr>
          <w:p w14:paraId="1ABCE323" w14:textId="77777777" w:rsidR="001E7B32" w:rsidRPr="001E7B32" w:rsidRDefault="001E7B32" w:rsidP="001E7B32">
            <w:pPr>
              <w:spacing w:after="0" w:line="240" w:lineRule="auto"/>
              <w:rPr>
                <w:ins w:id="2281" w:author="Author"/>
                <w:rFonts w:ascii="Times New Roman" w:eastAsia="Times New Roman" w:hAnsi="Times New Roman" w:cs="Times New Roman"/>
                <w:color w:val="000000"/>
                <w:kern w:val="0"/>
                <w:sz w:val="22"/>
                <w:szCs w:val="22"/>
                <w:lang w:eastAsia="en-AU"/>
                <w14:ligatures w14:val="none"/>
              </w:rPr>
            </w:pPr>
            <w:ins w:id="2282" w:author="Author">
              <w:r w:rsidRPr="001E7B32">
                <w:rPr>
                  <w:rFonts w:ascii="Times New Roman" w:eastAsia="Times New Roman" w:hAnsi="Times New Roman" w:cs="Times New Roman"/>
                  <w:color w:val="000000"/>
                  <w:kern w:val="0"/>
                  <w:sz w:val="22"/>
                  <w:szCs w:val="22"/>
                  <w:lang w:eastAsia="en-AU"/>
                  <w14:ligatures w14:val="none"/>
                </w:rPr>
                <w:t>Immigration</w:t>
              </w:r>
            </w:ins>
          </w:p>
        </w:tc>
        <w:tc>
          <w:tcPr>
            <w:tcW w:w="4500" w:type="dxa"/>
            <w:tcBorders>
              <w:top w:val="nil"/>
              <w:left w:val="nil"/>
              <w:right w:val="nil"/>
            </w:tcBorders>
            <w:vAlign w:val="center"/>
            <w:hideMark/>
          </w:tcPr>
          <w:p w14:paraId="5B62776D" w14:textId="77777777" w:rsidR="001E7B32" w:rsidRPr="001E7B32" w:rsidRDefault="001E7B32" w:rsidP="001E7B32">
            <w:pPr>
              <w:spacing w:after="0" w:line="240" w:lineRule="auto"/>
              <w:rPr>
                <w:ins w:id="2283" w:author="Author"/>
                <w:rFonts w:ascii="Times New Roman" w:eastAsia="Times New Roman" w:hAnsi="Times New Roman" w:cs="Times New Roman"/>
                <w:color w:val="000000"/>
                <w:kern w:val="0"/>
                <w:sz w:val="22"/>
                <w:szCs w:val="22"/>
                <w:lang w:eastAsia="en-AU"/>
                <w14:ligatures w14:val="none"/>
              </w:rPr>
            </w:pPr>
            <w:ins w:id="2284" w:author="Author">
              <w:r w:rsidRPr="001E7B32">
                <w:rPr>
                  <w:rFonts w:ascii="Times New Roman" w:eastAsia="Times New Roman" w:hAnsi="Times New Roman" w:cs="Times New Roman"/>
                  <w:color w:val="000000"/>
                  <w:kern w:val="0"/>
                  <w:sz w:val="22"/>
                  <w:szCs w:val="22"/>
                  <w:lang w:eastAsia="en-AU"/>
                  <w14:ligatures w14:val="none"/>
                </w:rPr>
                <w:t>immigr, migrat, border, visa, asylum, refuge, citizenship, deport, migrant, greencard</w:t>
              </w:r>
            </w:ins>
          </w:p>
        </w:tc>
        <w:tc>
          <w:tcPr>
            <w:tcW w:w="1260" w:type="dxa"/>
            <w:tcBorders>
              <w:top w:val="nil"/>
              <w:left w:val="nil"/>
              <w:right w:val="nil"/>
            </w:tcBorders>
            <w:vAlign w:val="center"/>
            <w:hideMark/>
          </w:tcPr>
          <w:p w14:paraId="6B8C75E6" w14:textId="77777777" w:rsidR="001E7B32" w:rsidRPr="001E7B32" w:rsidRDefault="001E7B32" w:rsidP="001E7B32">
            <w:pPr>
              <w:spacing w:after="0" w:line="240" w:lineRule="auto"/>
              <w:jc w:val="right"/>
              <w:rPr>
                <w:ins w:id="2285" w:author="Author"/>
                <w:rFonts w:ascii="Times New Roman" w:eastAsia="Times New Roman" w:hAnsi="Times New Roman" w:cs="Times New Roman"/>
                <w:color w:val="000000"/>
                <w:kern w:val="0"/>
                <w:sz w:val="22"/>
                <w:szCs w:val="22"/>
                <w:lang w:eastAsia="en-AU"/>
                <w14:ligatures w14:val="none"/>
              </w:rPr>
            </w:pPr>
            <w:ins w:id="2286" w:author="Author">
              <w:r w:rsidRPr="001E7B32">
                <w:rPr>
                  <w:rFonts w:ascii="Times New Roman" w:eastAsia="Times New Roman" w:hAnsi="Times New Roman" w:cs="Times New Roman"/>
                  <w:color w:val="000000"/>
                  <w:kern w:val="0"/>
                  <w:sz w:val="22"/>
                  <w:szCs w:val="22"/>
                  <w:lang w:eastAsia="en-AU"/>
                  <w14:ligatures w14:val="none"/>
                </w:rPr>
                <w:t>44,473</w:t>
              </w:r>
            </w:ins>
          </w:p>
        </w:tc>
        <w:tc>
          <w:tcPr>
            <w:tcW w:w="1530" w:type="dxa"/>
            <w:tcBorders>
              <w:top w:val="nil"/>
              <w:left w:val="nil"/>
              <w:right w:val="nil"/>
            </w:tcBorders>
            <w:vAlign w:val="center"/>
            <w:hideMark/>
          </w:tcPr>
          <w:p w14:paraId="0693E894" w14:textId="77777777" w:rsidR="001E7B32" w:rsidRPr="001E7B32" w:rsidRDefault="001E7B32" w:rsidP="001E7B32">
            <w:pPr>
              <w:spacing w:after="0" w:line="240" w:lineRule="auto"/>
              <w:jc w:val="right"/>
              <w:rPr>
                <w:ins w:id="2287" w:author="Author"/>
                <w:rFonts w:ascii="Times New Roman" w:eastAsia="Times New Roman" w:hAnsi="Times New Roman" w:cs="Times New Roman"/>
                <w:color w:val="000000"/>
                <w:kern w:val="0"/>
                <w:sz w:val="22"/>
                <w:szCs w:val="22"/>
                <w:lang w:eastAsia="en-AU"/>
                <w14:ligatures w14:val="none"/>
              </w:rPr>
            </w:pPr>
            <w:ins w:id="2288" w:author="Author">
              <w:r w:rsidRPr="001E7B32">
                <w:rPr>
                  <w:rFonts w:ascii="Times New Roman" w:eastAsia="Times New Roman" w:hAnsi="Times New Roman" w:cs="Times New Roman"/>
                  <w:color w:val="000000"/>
                  <w:kern w:val="0"/>
                  <w:sz w:val="22"/>
                  <w:szCs w:val="22"/>
                  <w:lang w:eastAsia="en-AU"/>
                  <w14:ligatures w14:val="none"/>
                </w:rPr>
                <w:t>2.30%</w:t>
              </w:r>
            </w:ins>
          </w:p>
        </w:tc>
      </w:tr>
      <w:tr w:rsidR="001E7B32" w:rsidRPr="001E7B32" w14:paraId="54AAB524" w14:textId="77777777" w:rsidTr="001E7B32">
        <w:trPr>
          <w:trHeight w:val="288"/>
          <w:ins w:id="2289" w:author="Author"/>
        </w:trPr>
        <w:tc>
          <w:tcPr>
            <w:tcW w:w="1800" w:type="dxa"/>
            <w:tcBorders>
              <w:top w:val="nil"/>
              <w:left w:val="nil"/>
              <w:bottom w:val="single" w:sz="12" w:space="0" w:color="auto"/>
              <w:right w:val="nil"/>
            </w:tcBorders>
            <w:vAlign w:val="center"/>
            <w:hideMark/>
          </w:tcPr>
          <w:p w14:paraId="16019EAF" w14:textId="77777777" w:rsidR="001E7B32" w:rsidRPr="001E7B32" w:rsidRDefault="001E7B32" w:rsidP="001E7B32">
            <w:pPr>
              <w:spacing w:after="0" w:line="240" w:lineRule="auto"/>
              <w:rPr>
                <w:ins w:id="2290" w:author="Author"/>
                <w:rFonts w:ascii="Times New Roman" w:eastAsia="Times New Roman" w:hAnsi="Times New Roman" w:cs="Times New Roman"/>
                <w:color w:val="000000"/>
                <w:kern w:val="0"/>
                <w:sz w:val="22"/>
                <w:szCs w:val="22"/>
                <w:lang w:eastAsia="en-AU"/>
                <w14:ligatures w14:val="none"/>
              </w:rPr>
            </w:pPr>
            <w:ins w:id="2291" w:author="Author">
              <w:r w:rsidRPr="001E7B32">
                <w:rPr>
                  <w:rFonts w:ascii="Times New Roman" w:eastAsia="Times New Roman" w:hAnsi="Times New Roman" w:cs="Times New Roman"/>
                  <w:color w:val="000000"/>
                  <w:kern w:val="0"/>
                  <w:sz w:val="22"/>
                  <w:szCs w:val="22"/>
                  <w:lang w:eastAsia="en-AU"/>
                  <w14:ligatures w14:val="none"/>
                </w:rPr>
                <w:t>No Topic</w:t>
              </w:r>
            </w:ins>
          </w:p>
        </w:tc>
        <w:tc>
          <w:tcPr>
            <w:tcW w:w="4500" w:type="dxa"/>
            <w:tcBorders>
              <w:top w:val="nil"/>
              <w:left w:val="nil"/>
              <w:bottom w:val="single" w:sz="12" w:space="0" w:color="auto"/>
              <w:right w:val="nil"/>
            </w:tcBorders>
            <w:vAlign w:val="center"/>
            <w:hideMark/>
          </w:tcPr>
          <w:p w14:paraId="573165A2" w14:textId="77777777" w:rsidR="001E7B32" w:rsidRPr="001E7B32" w:rsidRDefault="001E7B32" w:rsidP="001E7B32">
            <w:pPr>
              <w:spacing w:after="0" w:line="240" w:lineRule="auto"/>
              <w:rPr>
                <w:ins w:id="2292" w:author="Author"/>
                <w:rFonts w:ascii="Times New Roman" w:eastAsia="Times New Roman" w:hAnsi="Times New Roman" w:cs="Times New Roman"/>
                <w:color w:val="000000"/>
                <w:kern w:val="0"/>
                <w:sz w:val="22"/>
                <w:szCs w:val="22"/>
                <w:lang w:eastAsia="en-AU"/>
                <w14:ligatures w14:val="none"/>
              </w:rPr>
            </w:pPr>
            <w:ins w:id="2293" w:author="Author">
              <w:r w:rsidRPr="001E7B32">
                <w:rPr>
                  <w:rFonts w:ascii="Times New Roman" w:eastAsia="Times New Roman" w:hAnsi="Times New Roman" w:cs="Times New Roman"/>
                  <w:color w:val="000000"/>
                  <w:kern w:val="0"/>
                  <w:sz w:val="22"/>
                  <w:szCs w:val="22"/>
                  <w:lang w:eastAsia="en-AU"/>
                  <w14:ligatures w14:val="none"/>
                </w:rPr>
                <w:t>–</w:t>
              </w:r>
            </w:ins>
          </w:p>
        </w:tc>
        <w:tc>
          <w:tcPr>
            <w:tcW w:w="1260" w:type="dxa"/>
            <w:tcBorders>
              <w:top w:val="nil"/>
              <w:left w:val="nil"/>
              <w:bottom w:val="single" w:sz="12" w:space="0" w:color="auto"/>
              <w:right w:val="nil"/>
            </w:tcBorders>
            <w:vAlign w:val="center"/>
            <w:hideMark/>
          </w:tcPr>
          <w:p w14:paraId="1D14CB53" w14:textId="77777777" w:rsidR="001E7B32" w:rsidRPr="001E7B32" w:rsidRDefault="001E7B32" w:rsidP="001E7B32">
            <w:pPr>
              <w:spacing w:after="0" w:line="240" w:lineRule="auto"/>
              <w:jc w:val="right"/>
              <w:rPr>
                <w:ins w:id="2294" w:author="Author"/>
                <w:rFonts w:ascii="Times New Roman" w:eastAsia="Times New Roman" w:hAnsi="Times New Roman" w:cs="Times New Roman"/>
                <w:color w:val="000000"/>
                <w:kern w:val="0"/>
                <w:sz w:val="22"/>
                <w:szCs w:val="22"/>
                <w:lang w:eastAsia="en-AU"/>
                <w14:ligatures w14:val="none"/>
              </w:rPr>
            </w:pPr>
            <w:ins w:id="2295" w:author="Author">
              <w:r w:rsidRPr="001E7B32">
                <w:rPr>
                  <w:rFonts w:ascii="Times New Roman" w:eastAsia="Times New Roman" w:hAnsi="Times New Roman" w:cs="Times New Roman"/>
                  <w:color w:val="000000"/>
                  <w:kern w:val="0"/>
                  <w:sz w:val="22"/>
                  <w:szCs w:val="22"/>
                  <w:lang w:eastAsia="en-AU"/>
                  <w14:ligatures w14:val="none"/>
                </w:rPr>
                <w:t>10,604</w:t>
              </w:r>
            </w:ins>
          </w:p>
        </w:tc>
        <w:tc>
          <w:tcPr>
            <w:tcW w:w="1530" w:type="dxa"/>
            <w:tcBorders>
              <w:top w:val="nil"/>
              <w:left w:val="nil"/>
              <w:bottom w:val="single" w:sz="12" w:space="0" w:color="auto"/>
              <w:right w:val="nil"/>
            </w:tcBorders>
            <w:vAlign w:val="center"/>
            <w:hideMark/>
          </w:tcPr>
          <w:p w14:paraId="41C8EFF7" w14:textId="77777777" w:rsidR="001E7B32" w:rsidRPr="001E7B32" w:rsidRDefault="001E7B32" w:rsidP="001E7B32">
            <w:pPr>
              <w:spacing w:after="0" w:line="240" w:lineRule="auto"/>
              <w:jc w:val="right"/>
              <w:rPr>
                <w:ins w:id="2296" w:author="Author"/>
                <w:rFonts w:ascii="Times New Roman" w:eastAsia="Times New Roman" w:hAnsi="Times New Roman" w:cs="Times New Roman"/>
                <w:color w:val="000000"/>
                <w:kern w:val="0"/>
                <w:sz w:val="22"/>
                <w:szCs w:val="22"/>
                <w:lang w:eastAsia="en-AU"/>
                <w14:ligatures w14:val="none"/>
              </w:rPr>
            </w:pPr>
            <w:ins w:id="2297" w:author="Author">
              <w:r w:rsidRPr="001E7B32">
                <w:rPr>
                  <w:rFonts w:ascii="Times New Roman" w:eastAsia="Times New Roman" w:hAnsi="Times New Roman" w:cs="Times New Roman"/>
                  <w:color w:val="000000"/>
                  <w:kern w:val="0"/>
                  <w:sz w:val="22"/>
                  <w:szCs w:val="22"/>
                  <w:lang w:eastAsia="en-AU"/>
                  <w14:ligatures w14:val="none"/>
                </w:rPr>
                <w:t>0.60%</w:t>
              </w:r>
            </w:ins>
          </w:p>
        </w:tc>
      </w:tr>
    </w:tbl>
    <w:p w14:paraId="3D7C6C9C" w14:textId="6DD5F39A" w:rsidR="001E7B32" w:rsidRPr="00942F9A" w:rsidRDefault="001E7B32" w:rsidP="001E7B32">
      <w:pPr>
        <w:spacing w:after="0"/>
        <w:jc w:val="right"/>
        <w:rPr>
          <w:ins w:id="2298" w:author="Author"/>
          <w:rFonts w:ascii="Times New Roman" w:hAnsi="Times New Roman" w:cs="Times New Roman"/>
          <w:color w:val="000000" w:themeColor="text1"/>
        </w:rPr>
      </w:pPr>
      <w:ins w:id="2299" w:author="Autho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6</w:t>
        </w:r>
        <w:r w:rsidRPr="00942F9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Overview of </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 xml:space="preserve">eed </w:t>
        </w:r>
        <w:r w:rsidR="00751F2E">
          <w:rPr>
            <w:rFonts w:ascii="Times New Roman" w:hAnsi="Times New Roman" w:cs="Times New Roman"/>
            <w:color w:val="000000" w:themeColor="text1"/>
          </w:rPr>
          <w:t>t</w:t>
        </w:r>
        <w:r w:rsidR="00751F2E" w:rsidRPr="00751F2E">
          <w:rPr>
            <w:rFonts w:ascii="Times New Roman" w:hAnsi="Times New Roman" w:cs="Times New Roman"/>
            <w:color w:val="000000" w:themeColor="text1"/>
          </w:rPr>
          <w:t xml:space="preserve">erms, </w:t>
        </w:r>
        <w:r w:rsidR="00751F2E">
          <w:rPr>
            <w:rFonts w:ascii="Times New Roman" w:hAnsi="Times New Roman" w:cs="Times New Roman"/>
            <w:color w:val="000000" w:themeColor="text1"/>
          </w:rPr>
          <w:t>f</w:t>
        </w:r>
        <w:r w:rsidR="00751F2E" w:rsidRPr="00751F2E">
          <w:rPr>
            <w:rFonts w:ascii="Times New Roman" w:hAnsi="Times New Roman" w:cs="Times New Roman"/>
            <w:color w:val="000000" w:themeColor="text1"/>
          </w:rPr>
          <w:t xml:space="preserve">requencies, and </w:t>
        </w:r>
        <w:r w:rsidR="00751F2E">
          <w:rPr>
            <w:rFonts w:ascii="Times New Roman" w:hAnsi="Times New Roman" w:cs="Times New Roman"/>
            <w:color w:val="000000" w:themeColor="text1"/>
          </w:rPr>
          <w:t>p</w:t>
        </w:r>
        <w:r w:rsidR="00751F2E" w:rsidRPr="00751F2E">
          <w:rPr>
            <w:rFonts w:ascii="Times New Roman" w:hAnsi="Times New Roman" w:cs="Times New Roman"/>
            <w:color w:val="000000" w:themeColor="text1"/>
          </w:rPr>
          <w:t xml:space="preserve">ercentages for </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emi-</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 xml:space="preserve">upervised </w:t>
        </w:r>
        <w:r w:rsidR="00751F2E">
          <w:rPr>
            <w:rFonts w:ascii="Times New Roman" w:hAnsi="Times New Roman" w:cs="Times New Roman"/>
            <w:color w:val="000000" w:themeColor="text1"/>
          </w:rPr>
          <w:t>t</w:t>
        </w:r>
        <w:r w:rsidR="00751F2E" w:rsidRPr="00751F2E">
          <w:rPr>
            <w:rFonts w:ascii="Times New Roman" w:hAnsi="Times New Roman" w:cs="Times New Roman"/>
            <w:color w:val="000000" w:themeColor="text1"/>
          </w:rPr>
          <w:t xml:space="preserve">opic </w:t>
        </w:r>
        <w:r w:rsidR="00751F2E">
          <w:rPr>
            <w:rFonts w:ascii="Times New Roman" w:hAnsi="Times New Roman" w:cs="Times New Roman"/>
            <w:color w:val="000000" w:themeColor="text1"/>
          </w:rPr>
          <w:t>m</w:t>
        </w:r>
        <w:r w:rsidR="00751F2E" w:rsidRPr="00751F2E">
          <w:rPr>
            <w:rFonts w:ascii="Times New Roman" w:hAnsi="Times New Roman" w:cs="Times New Roman"/>
            <w:color w:val="000000" w:themeColor="text1"/>
          </w:rPr>
          <w:t>odelling</w:t>
        </w:r>
        <w:r w:rsidRPr="00942F9A">
          <w:rPr>
            <w:rFonts w:ascii="Times New Roman" w:hAnsi="Times New Roman" w:cs="Times New Roman"/>
            <w:color w:val="000000" w:themeColor="text1"/>
          </w:rPr>
          <w:t>.</w:t>
        </w:r>
      </w:ins>
    </w:p>
    <w:p w14:paraId="45C48E0F" w14:textId="77777777" w:rsidR="008D362D" w:rsidRDefault="008D362D" w:rsidP="00AA0C23">
      <w:pPr>
        <w:spacing w:after="0"/>
        <w:rPr>
          <w:ins w:id="2300" w:author="Author"/>
          <w:rFonts w:ascii="Times New Roman" w:hAnsi="Times New Roman" w:cs="Times New Roman"/>
          <w:color w:val="000000" w:themeColor="text1"/>
        </w:rPr>
      </w:pPr>
    </w:p>
    <w:p w14:paraId="61B22574" w14:textId="715233D3" w:rsidR="005B6C37" w:rsidRPr="005B6C37" w:rsidRDefault="005B6C37" w:rsidP="00AA0C23">
      <w:pPr>
        <w:spacing w:after="0"/>
        <w:rPr>
          <w:ins w:id="2301" w:author="Author"/>
          <w:rFonts w:ascii="Times New Roman" w:hAnsi="Times New Roman" w:cs="Times New Roman"/>
          <w:b/>
          <w:bCs/>
          <w:color w:val="000000" w:themeColor="text1"/>
        </w:rPr>
      </w:pPr>
      <w:ins w:id="2302" w:author="Author">
        <w:r>
          <w:rPr>
            <w:rFonts w:ascii="Times New Roman" w:hAnsi="Times New Roman" w:cs="Times New Roman"/>
            <w:b/>
            <w:bCs/>
            <w:color w:val="000000" w:themeColor="text1"/>
          </w:rPr>
          <w:t>Appendix 3:</w:t>
        </w:r>
      </w:ins>
    </w:p>
    <w:p w14:paraId="3073DAD7" w14:textId="77777777" w:rsidR="005B6C37" w:rsidRDefault="005B6C37" w:rsidP="00AA0C23">
      <w:pPr>
        <w:spacing w:after="0"/>
        <w:rPr>
          <w:ins w:id="2303" w:author="Author"/>
          <w:rFonts w:ascii="Times New Roman" w:hAnsi="Times New Roman" w:cs="Times New Roman"/>
          <w:color w:val="000000" w:themeColor="text1"/>
        </w:rPr>
      </w:pPr>
    </w:p>
    <w:tbl>
      <w:tblPr>
        <w:tblW w:w="6236" w:type="dxa"/>
        <w:tblLook w:val="04A0" w:firstRow="1" w:lastRow="0" w:firstColumn="1" w:lastColumn="0" w:noHBand="0" w:noVBand="1"/>
      </w:tblPr>
      <w:tblGrid>
        <w:gridCol w:w="2430"/>
        <w:gridCol w:w="1256"/>
        <w:gridCol w:w="1714"/>
        <w:gridCol w:w="836"/>
      </w:tblGrid>
      <w:tr w:rsidR="00E8360B" w:rsidRPr="00E8360B" w14:paraId="6C4FFF0F" w14:textId="77777777" w:rsidTr="00E8360B">
        <w:trPr>
          <w:trHeight w:val="276"/>
          <w:ins w:id="2304" w:author="Author"/>
        </w:trPr>
        <w:tc>
          <w:tcPr>
            <w:tcW w:w="2430" w:type="dxa"/>
            <w:tcBorders>
              <w:top w:val="single" w:sz="8" w:space="0" w:color="auto"/>
              <w:left w:val="nil"/>
              <w:bottom w:val="single" w:sz="4" w:space="0" w:color="auto"/>
              <w:right w:val="nil"/>
            </w:tcBorders>
            <w:noWrap/>
            <w:vAlign w:val="bottom"/>
            <w:hideMark/>
          </w:tcPr>
          <w:p w14:paraId="200220AA" w14:textId="77777777" w:rsidR="00E8360B" w:rsidRPr="00E8360B" w:rsidRDefault="00E8360B" w:rsidP="00E8360B">
            <w:pPr>
              <w:spacing w:after="0" w:line="240" w:lineRule="auto"/>
              <w:rPr>
                <w:ins w:id="2305" w:author="Author"/>
                <w:rFonts w:ascii="Times New Roman" w:eastAsia="Times New Roman" w:hAnsi="Times New Roman" w:cs="Times New Roman"/>
                <w:b/>
                <w:bCs/>
                <w:color w:val="000000"/>
                <w:kern w:val="0"/>
                <w:sz w:val="22"/>
                <w:szCs w:val="22"/>
                <w:lang w:eastAsia="en-AU"/>
                <w14:ligatures w14:val="none"/>
              </w:rPr>
            </w:pPr>
            <w:ins w:id="2306" w:author="Author">
              <w:r w:rsidRPr="00E8360B">
                <w:rPr>
                  <w:rFonts w:ascii="Times New Roman" w:eastAsia="Times New Roman" w:hAnsi="Times New Roman" w:cs="Times New Roman"/>
                  <w:b/>
                  <w:bCs/>
                  <w:color w:val="000000"/>
                  <w:kern w:val="0"/>
                  <w:sz w:val="22"/>
                  <w:szCs w:val="22"/>
                  <w:lang w:eastAsia="en-AU"/>
                  <w14:ligatures w14:val="none"/>
                </w:rPr>
                <w:t>Predictors</w:t>
              </w:r>
            </w:ins>
          </w:p>
        </w:tc>
        <w:tc>
          <w:tcPr>
            <w:tcW w:w="1256" w:type="dxa"/>
            <w:tcBorders>
              <w:top w:val="single" w:sz="8" w:space="0" w:color="auto"/>
              <w:left w:val="nil"/>
              <w:bottom w:val="single" w:sz="4" w:space="0" w:color="auto"/>
              <w:right w:val="nil"/>
            </w:tcBorders>
            <w:noWrap/>
            <w:vAlign w:val="bottom"/>
            <w:hideMark/>
          </w:tcPr>
          <w:p w14:paraId="0CABE55D" w14:textId="77777777" w:rsidR="00E8360B" w:rsidRPr="00E8360B" w:rsidRDefault="00E8360B" w:rsidP="00E8360B">
            <w:pPr>
              <w:spacing w:after="0" w:line="240" w:lineRule="auto"/>
              <w:jc w:val="center"/>
              <w:rPr>
                <w:ins w:id="2307" w:author="Author"/>
                <w:rFonts w:ascii="Times New Roman" w:eastAsia="Times New Roman" w:hAnsi="Times New Roman" w:cs="Times New Roman"/>
                <w:b/>
                <w:bCs/>
                <w:color w:val="000000"/>
                <w:kern w:val="0"/>
                <w:sz w:val="22"/>
                <w:szCs w:val="22"/>
                <w:lang w:eastAsia="en-AU"/>
                <w14:ligatures w14:val="none"/>
              </w:rPr>
            </w:pPr>
            <w:ins w:id="2308" w:author="Author">
              <w:r w:rsidRPr="00E8360B">
                <w:rPr>
                  <w:rFonts w:ascii="Times New Roman" w:eastAsia="Times New Roman" w:hAnsi="Times New Roman" w:cs="Times New Roman"/>
                  <w:b/>
                  <w:bCs/>
                  <w:color w:val="000000"/>
                  <w:kern w:val="0"/>
                  <w:sz w:val="22"/>
                  <w:szCs w:val="22"/>
                  <w:lang w:eastAsia="en-AU"/>
                  <w14:ligatures w14:val="none"/>
                </w:rPr>
                <w:t>Odds Ratios</w:t>
              </w:r>
            </w:ins>
          </w:p>
        </w:tc>
        <w:tc>
          <w:tcPr>
            <w:tcW w:w="1714" w:type="dxa"/>
            <w:tcBorders>
              <w:top w:val="single" w:sz="8" w:space="0" w:color="auto"/>
              <w:left w:val="nil"/>
              <w:bottom w:val="single" w:sz="4" w:space="0" w:color="auto"/>
              <w:right w:val="nil"/>
            </w:tcBorders>
            <w:noWrap/>
            <w:vAlign w:val="bottom"/>
            <w:hideMark/>
          </w:tcPr>
          <w:p w14:paraId="398ADED4" w14:textId="77777777" w:rsidR="00E8360B" w:rsidRPr="00E8360B" w:rsidRDefault="00E8360B" w:rsidP="00E8360B">
            <w:pPr>
              <w:spacing w:after="0" w:line="240" w:lineRule="auto"/>
              <w:jc w:val="center"/>
              <w:rPr>
                <w:ins w:id="2309" w:author="Author"/>
                <w:rFonts w:ascii="Times New Roman" w:eastAsia="Times New Roman" w:hAnsi="Times New Roman" w:cs="Times New Roman"/>
                <w:b/>
                <w:bCs/>
                <w:color w:val="000000"/>
                <w:kern w:val="0"/>
                <w:sz w:val="22"/>
                <w:szCs w:val="22"/>
                <w:lang w:eastAsia="en-AU"/>
                <w14:ligatures w14:val="none"/>
              </w:rPr>
            </w:pPr>
            <w:ins w:id="2310" w:author="Author">
              <w:r w:rsidRPr="00E8360B">
                <w:rPr>
                  <w:rFonts w:ascii="Times New Roman" w:eastAsia="Times New Roman" w:hAnsi="Times New Roman" w:cs="Times New Roman"/>
                  <w:b/>
                  <w:bCs/>
                  <w:color w:val="000000"/>
                  <w:kern w:val="0"/>
                  <w:sz w:val="22"/>
                  <w:szCs w:val="22"/>
                  <w:lang w:eastAsia="en-AU"/>
                  <w14:ligatures w14:val="none"/>
                </w:rPr>
                <w:t>CI</w:t>
              </w:r>
            </w:ins>
          </w:p>
        </w:tc>
        <w:tc>
          <w:tcPr>
            <w:tcW w:w="836" w:type="dxa"/>
            <w:tcBorders>
              <w:top w:val="single" w:sz="8" w:space="0" w:color="auto"/>
              <w:left w:val="nil"/>
              <w:bottom w:val="single" w:sz="4" w:space="0" w:color="auto"/>
              <w:right w:val="nil"/>
            </w:tcBorders>
            <w:noWrap/>
            <w:vAlign w:val="bottom"/>
            <w:hideMark/>
          </w:tcPr>
          <w:p w14:paraId="1F932DC7" w14:textId="77777777" w:rsidR="00E8360B" w:rsidRPr="00E8360B" w:rsidRDefault="00E8360B" w:rsidP="00E8360B">
            <w:pPr>
              <w:spacing w:after="0" w:line="240" w:lineRule="auto"/>
              <w:rPr>
                <w:ins w:id="2311" w:author="Author"/>
                <w:rFonts w:ascii="Times New Roman" w:eastAsia="Times New Roman" w:hAnsi="Times New Roman" w:cs="Times New Roman"/>
                <w:b/>
                <w:bCs/>
                <w:color w:val="000000"/>
                <w:kern w:val="0"/>
                <w:sz w:val="22"/>
                <w:szCs w:val="22"/>
                <w:lang w:eastAsia="en-AU"/>
                <w14:ligatures w14:val="none"/>
              </w:rPr>
            </w:pPr>
            <w:ins w:id="2312" w:author="Author">
              <w:r w:rsidRPr="00E8360B">
                <w:rPr>
                  <w:rFonts w:ascii="Times New Roman" w:eastAsia="Times New Roman" w:hAnsi="Times New Roman" w:cs="Times New Roman"/>
                  <w:b/>
                  <w:bCs/>
                  <w:color w:val="000000"/>
                  <w:kern w:val="0"/>
                  <w:sz w:val="22"/>
                  <w:szCs w:val="22"/>
                  <w:lang w:eastAsia="en-AU"/>
                  <w14:ligatures w14:val="none"/>
                </w:rPr>
                <w:t>p</w:t>
              </w:r>
            </w:ins>
          </w:p>
        </w:tc>
      </w:tr>
      <w:tr w:rsidR="00E8360B" w:rsidRPr="00E8360B" w14:paraId="2142D244" w14:textId="77777777" w:rsidTr="00E8360B">
        <w:trPr>
          <w:trHeight w:val="276"/>
          <w:ins w:id="2313" w:author="Author"/>
        </w:trPr>
        <w:tc>
          <w:tcPr>
            <w:tcW w:w="2430" w:type="dxa"/>
            <w:tcBorders>
              <w:top w:val="nil"/>
              <w:left w:val="nil"/>
              <w:bottom w:val="nil"/>
              <w:right w:val="nil"/>
            </w:tcBorders>
            <w:noWrap/>
            <w:vAlign w:val="bottom"/>
            <w:hideMark/>
          </w:tcPr>
          <w:p w14:paraId="53F8E57F" w14:textId="77777777" w:rsidR="00E8360B" w:rsidRPr="00E8360B" w:rsidRDefault="00E8360B" w:rsidP="00E8360B">
            <w:pPr>
              <w:spacing w:after="0" w:line="240" w:lineRule="auto"/>
              <w:rPr>
                <w:ins w:id="2314" w:author="Author"/>
                <w:rFonts w:ascii="Times New Roman" w:eastAsia="Times New Roman" w:hAnsi="Times New Roman" w:cs="Times New Roman"/>
                <w:color w:val="000000"/>
                <w:kern w:val="0"/>
                <w:sz w:val="22"/>
                <w:szCs w:val="22"/>
                <w:lang w:eastAsia="en-AU"/>
                <w14:ligatures w14:val="none"/>
              </w:rPr>
            </w:pPr>
            <w:ins w:id="2315" w:author="Author">
              <w:r w:rsidRPr="00E8360B">
                <w:rPr>
                  <w:rFonts w:ascii="Times New Roman" w:eastAsia="Times New Roman" w:hAnsi="Times New Roman" w:cs="Times New Roman"/>
                  <w:color w:val="000000"/>
                  <w:kern w:val="0"/>
                  <w:sz w:val="22"/>
                  <w:szCs w:val="22"/>
                  <w:lang w:eastAsia="en-AU"/>
                  <w14:ligatures w14:val="none"/>
                </w:rPr>
                <w:t>(Intercept)</w:t>
              </w:r>
            </w:ins>
          </w:p>
        </w:tc>
        <w:tc>
          <w:tcPr>
            <w:tcW w:w="1256" w:type="dxa"/>
            <w:tcBorders>
              <w:top w:val="nil"/>
              <w:left w:val="nil"/>
              <w:bottom w:val="nil"/>
              <w:right w:val="nil"/>
            </w:tcBorders>
            <w:noWrap/>
            <w:vAlign w:val="bottom"/>
            <w:hideMark/>
          </w:tcPr>
          <w:p w14:paraId="0E892D81" w14:textId="77777777" w:rsidR="00E8360B" w:rsidRPr="00E8360B" w:rsidRDefault="00E8360B" w:rsidP="00E8360B">
            <w:pPr>
              <w:spacing w:after="0" w:line="240" w:lineRule="auto"/>
              <w:jc w:val="center"/>
              <w:rPr>
                <w:ins w:id="2316" w:author="Author"/>
                <w:rFonts w:ascii="Times New Roman" w:eastAsia="Times New Roman" w:hAnsi="Times New Roman" w:cs="Times New Roman"/>
                <w:color w:val="000000"/>
                <w:kern w:val="0"/>
                <w:sz w:val="22"/>
                <w:szCs w:val="22"/>
                <w:lang w:eastAsia="en-AU"/>
                <w14:ligatures w14:val="none"/>
              </w:rPr>
            </w:pPr>
            <w:ins w:id="2317" w:author="Author">
              <w:r w:rsidRPr="00E8360B">
                <w:rPr>
                  <w:rFonts w:ascii="Times New Roman" w:eastAsia="Times New Roman" w:hAnsi="Times New Roman" w:cs="Times New Roman"/>
                  <w:color w:val="000000"/>
                  <w:kern w:val="0"/>
                  <w:sz w:val="22"/>
                  <w:szCs w:val="22"/>
                  <w:lang w:eastAsia="en-AU"/>
                  <w14:ligatures w14:val="none"/>
                </w:rPr>
                <w:t>0.02</w:t>
              </w:r>
            </w:ins>
          </w:p>
        </w:tc>
        <w:tc>
          <w:tcPr>
            <w:tcW w:w="1714" w:type="dxa"/>
            <w:tcBorders>
              <w:top w:val="nil"/>
              <w:left w:val="nil"/>
              <w:bottom w:val="nil"/>
              <w:right w:val="nil"/>
            </w:tcBorders>
            <w:noWrap/>
            <w:vAlign w:val="bottom"/>
            <w:hideMark/>
          </w:tcPr>
          <w:p w14:paraId="3FA364B6" w14:textId="77777777" w:rsidR="00E8360B" w:rsidRPr="00E8360B" w:rsidRDefault="00E8360B" w:rsidP="00E8360B">
            <w:pPr>
              <w:spacing w:after="0" w:line="240" w:lineRule="auto"/>
              <w:jc w:val="center"/>
              <w:rPr>
                <w:ins w:id="2318" w:author="Author"/>
                <w:rFonts w:ascii="Times New Roman" w:eastAsia="Times New Roman" w:hAnsi="Times New Roman" w:cs="Times New Roman"/>
                <w:color w:val="000000"/>
                <w:kern w:val="0"/>
                <w:sz w:val="22"/>
                <w:szCs w:val="22"/>
                <w:lang w:eastAsia="en-AU"/>
                <w14:ligatures w14:val="none"/>
              </w:rPr>
            </w:pPr>
            <w:ins w:id="2319" w:author="Author">
              <w:r w:rsidRPr="00E8360B">
                <w:rPr>
                  <w:rFonts w:ascii="Times New Roman" w:eastAsia="Times New Roman" w:hAnsi="Times New Roman" w:cs="Times New Roman"/>
                  <w:color w:val="000000"/>
                  <w:kern w:val="0"/>
                  <w:sz w:val="22"/>
                  <w:szCs w:val="22"/>
                  <w:lang w:eastAsia="en-AU"/>
                  <w14:ligatures w14:val="none"/>
                </w:rPr>
                <w:t>0.01 – 0.04</w:t>
              </w:r>
            </w:ins>
          </w:p>
        </w:tc>
        <w:tc>
          <w:tcPr>
            <w:tcW w:w="836" w:type="dxa"/>
            <w:tcBorders>
              <w:top w:val="nil"/>
              <w:left w:val="nil"/>
              <w:bottom w:val="nil"/>
              <w:right w:val="nil"/>
            </w:tcBorders>
            <w:noWrap/>
            <w:vAlign w:val="bottom"/>
            <w:hideMark/>
          </w:tcPr>
          <w:p w14:paraId="7A5B7274" w14:textId="77777777" w:rsidR="00E8360B" w:rsidRPr="00E8360B" w:rsidRDefault="00E8360B" w:rsidP="00E8360B">
            <w:pPr>
              <w:spacing w:after="0" w:line="240" w:lineRule="auto"/>
              <w:rPr>
                <w:ins w:id="2320" w:author="Author"/>
                <w:rFonts w:ascii="Times New Roman" w:eastAsia="Times New Roman" w:hAnsi="Times New Roman" w:cs="Times New Roman"/>
                <w:color w:val="000000"/>
                <w:kern w:val="0"/>
                <w:sz w:val="22"/>
                <w:szCs w:val="22"/>
                <w:lang w:eastAsia="en-AU"/>
                <w14:ligatures w14:val="none"/>
              </w:rPr>
            </w:pPr>
            <w:ins w:id="2321"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6E6F6B1" w14:textId="77777777" w:rsidTr="00E8360B">
        <w:trPr>
          <w:trHeight w:val="276"/>
          <w:ins w:id="2322" w:author="Author"/>
        </w:trPr>
        <w:tc>
          <w:tcPr>
            <w:tcW w:w="2430" w:type="dxa"/>
            <w:tcBorders>
              <w:top w:val="nil"/>
              <w:left w:val="nil"/>
              <w:bottom w:val="nil"/>
              <w:right w:val="nil"/>
            </w:tcBorders>
            <w:noWrap/>
            <w:vAlign w:val="bottom"/>
            <w:hideMark/>
          </w:tcPr>
          <w:p w14:paraId="1B893394" w14:textId="77777777" w:rsidR="00E8360B" w:rsidRPr="00E8360B" w:rsidRDefault="00E8360B" w:rsidP="00E8360B">
            <w:pPr>
              <w:spacing w:after="0" w:line="240" w:lineRule="auto"/>
              <w:rPr>
                <w:ins w:id="2323" w:author="Author"/>
                <w:rFonts w:ascii="Times New Roman" w:eastAsia="Times New Roman" w:hAnsi="Times New Roman" w:cs="Times New Roman"/>
                <w:color w:val="000000"/>
                <w:kern w:val="0"/>
                <w:sz w:val="22"/>
                <w:szCs w:val="22"/>
                <w:lang w:eastAsia="en-AU"/>
                <w14:ligatures w14:val="none"/>
              </w:rPr>
            </w:pPr>
            <w:ins w:id="2324" w:author="Author">
              <w:r w:rsidRPr="00E8360B">
                <w:rPr>
                  <w:rFonts w:ascii="Times New Roman" w:eastAsia="Times New Roman" w:hAnsi="Times New Roman" w:cs="Times New Roman"/>
                  <w:color w:val="000000"/>
                  <w:kern w:val="0"/>
                  <w:sz w:val="22"/>
                  <w:szCs w:val="22"/>
                  <w:lang w:eastAsia="en-AU"/>
                  <w14:ligatures w14:val="none"/>
                </w:rPr>
                <w:t>logfollowers</w:t>
              </w:r>
            </w:ins>
          </w:p>
        </w:tc>
        <w:tc>
          <w:tcPr>
            <w:tcW w:w="1256" w:type="dxa"/>
            <w:tcBorders>
              <w:top w:val="nil"/>
              <w:left w:val="nil"/>
              <w:bottom w:val="nil"/>
              <w:right w:val="nil"/>
            </w:tcBorders>
            <w:noWrap/>
            <w:vAlign w:val="bottom"/>
            <w:hideMark/>
          </w:tcPr>
          <w:p w14:paraId="798C6311" w14:textId="77777777" w:rsidR="00E8360B" w:rsidRPr="00E8360B" w:rsidRDefault="00E8360B" w:rsidP="00E8360B">
            <w:pPr>
              <w:spacing w:after="0" w:line="240" w:lineRule="auto"/>
              <w:jc w:val="center"/>
              <w:rPr>
                <w:ins w:id="2325" w:author="Author"/>
                <w:rFonts w:ascii="Times New Roman" w:eastAsia="Times New Roman" w:hAnsi="Times New Roman" w:cs="Times New Roman"/>
                <w:color w:val="000000"/>
                <w:kern w:val="0"/>
                <w:sz w:val="22"/>
                <w:szCs w:val="22"/>
                <w:lang w:eastAsia="en-AU"/>
                <w14:ligatures w14:val="none"/>
              </w:rPr>
            </w:pPr>
            <w:ins w:id="2326" w:author="Author">
              <w:r w:rsidRPr="00E8360B">
                <w:rPr>
                  <w:rFonts w:ascii="Times New Roman" w:eastAsia="Times New Roman" w:hAnsi="Times New Roman" w:cs="Times New Roman"/>
                  <w:color w:val="000000"/>
                  <w:kern w:val="0"/>
                  <w:sz w:val="22"/>
                  <w:szCs w:val="22"/>
                  <w:lang w:eastAsia="en-AU"/>
                  <w14:ligatures w14:val="none"/>
                </w:rPr>
                <w:t>1.01</w:t>
              </w:r>
            </w:ins>
          </w:p>
        </w:tc>
        <w:tc>
          <w:tcPr>
            <w:tcW w:w="1714" w:type="dxa"/>
            <w:tcBorders>
              <w:top w:val="nil"/>
              <w:left w:val="nil"/>
              <w:bottom w:val="nil"/>
              <w:right w:val="nil"/>
            </w:tcBorders>
            <w:noWrap/>
            <w:vAlign w:val="bottom"/>
            <w:hideMark/>
          </w:tcPr>
          <w:p w14:paraId="19C18D1F" w14:textId="77777777" w:rsidR="00E8360B" w:rsidRPr="00E8360B" w:rsidRDefault="00E8360B" w:rsidP="00E8360B">
            <w:pPr>
              <w:spacing w:after="0" w:line="240" w:lineRule="auto"/>
              <w:jc w:val="center"/>
              <w:rPr>
                <w:ins w:id="2327" w:author="Author"/>
                <w:rFonts w:ascii="Times New Roman" w:eastAsia="Times New Roman" w:hAnsi="Times New Roman" w:cs="Times New Roman"/>
                <w:color w:val="000000"/>
                <w:kern w:val="0"/>
                <w:sz w:val="22"/>
                <w:szCs w:val="22"/>
                <w:lang w:eastAsia="en-AU"/>
                <w14:ligatures w14:val="none"/>
              </w:rPr>
            </w:pPr>
            <w:ins w:id="2328" w:author="Author">
              <w:r w:rsidRPr="00E8360B">
                <w:rPr>
                  <w:rFonts w:ascii="Times New Roman" w:eastAsia="Times New Roman" w:hAnsi="Times New Roman" w:cs="Times New Roman"/>
                  <w:color w:val="000000"/>
                  <w:kern w:val="0"/>
                  <w:sz w:val="22"/>
                  <w:szCs w:val="22"/>
                  <w:lang w:eastAsia="en-AU"/>
                  <w14:ligatures w14:val="none"/>
                </w:rPr>
                <w:t>1.00 – 1.02</w:t>
              </w:r>
            </w:ins>
          </w:p>
        </w:tc>
        <w:tc>
          <w:tcPr>
            <w:tcW w:w="836" w:type="dxa"/>
            <w:tcBorders>
              <w:top w:val="nil"/>
              <w:left w:val="nil"/>
              <w:bottom w:val="nil"/>
              <w:right w:val="nil"/>
            </w:tcBorders>
            <w:noWrap/>
            <w:vAlign w:val="bottom"/>
            <w:hideMark/>
          </w:tcPr>
          <w:p w14:paraId="314FA12D" w14:textId="77777777" w:rsidR="00E8360B" w:rsidRPr="00E8360B" w:rsidRDefault="00E8360B" w:rsidP="00E8360B">
            <w:pPr>
              <w:spacing w:after="0" w:line="240" w:lineRule="auto"/>
              <w:jc w:val="right"/>
              <w:rPr>
                <w:ins w:id="2329" w:author="Author"/>
                <w:rFonts w:ascii="Times New Roman" w:eastAsia="Times New Roman" w:hAnsi="Times New Roman" w:cs="Times New Roman"/>
                <w:color w:val="000000"/>
                <w:kern w:val="0"/>
                <w:sz w:val="22"/>
                <w:szCs w:val="22"/>
                <w:lang w:eastAsia="en-AU"/>
                <w14:ligatures w14:val="none"/>
              </w:rPr>
            </w:pPr>
            <w:ins w:id="2330" w:author="Author">
              <w:r w:rsidRPr="00E8360B">
                <w:rPr>
                  <w:rFonts w:ascii="Times New Roman" w:eastAsia="Times New Roman" w:hAnsi="Times New Roman" w:cs="Times New Roman"/>
                  <w:color w:val="000000"/>
                  <w:kern w:val="0"/>
                  <w:sz w:val="22"/>
                  <w:szCs w:val="22"/>
                  <w:lang w:eastAsia="en-AU"/>
                  <w14:ligatures w14:val="none"/>
                </w:rPr>
                <w:t>0.005</w:t>
              </w:r>
            </w:ins>
          </w:p>
        </w:tc>
      </w:tr>
      <w:tr w:rsidR="00E8360B" w:rsidRPr="00E8360B" w14:paraId="5D72474D" w14:textId="77777777" w:rsidTr="00E8360B">
        <w:trPr>
          <w:trHeight w:val="276"/>
          <w:ins w:id="2331" w:author="Author"/>
        </w:trPr>
        <w:tc>
          <w:tcPr>
            <w:tcW w:w="2430" w:type="dxa"/>
            <w:tcBorders>
              <w:top w:val="nil"/>
              <w:left w:val="nil"/>
              <w:bottom w:val="nil"/>
              <w:right w:val="nil"/>
            </w:tcBorders>
            <w:noWrap/>
            <w:vAlign w:val="bottom"/>
            <w:hideMark/>
          </w:tcPr>
          <w:p w14:paraId="7592B8BE" w14:textId="77777777" w:rsidR="00E8360B" w:rsidRPr="00E8360B" w:rsidRDefault="00E8360B" w:rsidP="00E8360B">
            <w:pPr>
              <w:spacing w:after="0" w:line="240" w:lineRule="auto"/>
              <w:rPr>
                <w:ins w:id="2332" w:author="Author"/>
                <w:rFonts w:ascii="Times New Roman" w:eastAsia="Times New Roman" w:hAnsi="Times New Roman" w:cs="Times New Roman"/>
                <w:color w:val="000000"/>
                <w:kern w:val="0"/>
                <w:sz w:val="22"/>
                <w:szCs w:val="22"/>
                <w:lang w:eastAsia="en-AU"/>
                <w14:ligatures w14:val="none"/>
              </w:rPr>
            </w:pPr>
            <w:ins w:id="2333" w:author="Author">
              <w:r w:rsidRPr="00E8360B">
                <w:rPr>
                  <w:rFonts w:ascii="Times New Roman" w:eastAsia="Times New Roman" w:hAnsi="Times New Roman" w:cs="Times New Roman"/>
                  <w:color w:val="000000"/>
                  <w:kern w:val="0"/>
                  <w:sz w:val="22"/>
                  <w:szCs w:val="22"/>
                  <w:lang w:eastAsia="en-AU"/>
                  <w14:ligatures w14:val="none"/>
                </w:rPr>
                <w:t>logfollowing</w:t>
              </w:r>
            </w:ins>
          </w:p>
        </w:tc>
        <w:tc>
          <w:tcPr>
            <w:tcW w:w="1256" w:type="dxa"/>
            <w:tcBorders>
              <w:top w:val="nil"/>
              <w:left w:val="nil"/>
              <w:bottom w:val="nil"/>
              <w:right w:val="nil"/>
            </w:tcBorders>
            <w:noWrap/>
            <w:vAlign w:val="bottom"/>
            <w:hideMark/>
          </w:tcPr>
          <w:p w14:paraId="18C64610" w14:textId="77777777" w:rsidR="00E8360B" w:rsidRPr="00E8360B" w:rsidRDefault="00E8360B" w:rsidP="00E8360B">
            <w:pPr>
              <w:spacing w:after="0" w:line="240" w:lineRule="auto"/>
              <w:jc w:val="center"/>
              <w:rPr>
                <w:ins w:id="2334" w:author="Author"/>
                <w:rFonts w:ascii="Times New Roman" w:eastAsia="Times New Roman" w:hAnsi="Times New Roman" w:cs="Times New Roman"/>
                <w:color w:val="000000"/>
                <w:kern w:val="0"/>
                <w:sz w:val="22"/>
                <w:szCs w:val="22"/>
                <w:lang w:eastAsia="en-AU"/>
                <w14:ligatures w14:val="none"/>
              </w:rPr>
            </w:pPr>
            <w:ins w:id="2335" w:author="Author">
              <w:r w:rsidRPr="00E8360B">
                <w:rPr>
                  <w:rFonts w:ascii="Times New Roman" w:eastAsia="Times New Roman" w:hAnsi="Times New Roman" w:cs="Times New Roman"/>
                  <w:color w:val="000000"/>
                  <w:kern w:val="0"/>
                  <w:sz w:val="22"/>
                  <w:szCs w:val="22"/>
                  <w:lang w:eastAsia="en-AU"/>
                  <w14:ligatures w14:val="none"/>
                </w:rPr>
                <w:t>1.06</w:t>
              </w:r>
            </w:ins>
          </w:p>
        </w:tc>
        <w:tc>
          <w:tcPr>
            <w:tcW w:w="1714" w:type="dxa"/>
            <w:tcBorders>
              <w:top w:val="nil"/>
              <w:left w:val="nil"/>
              <w:bottom w:val="nil"/>
              <w:right w:val="nil"/>
            </w:tcBorders>
            <w:noWrap/>
            <w:vAlign w:val="bottom"/>
            <w:hideMark/>
          </w:tcPr>
          <w:p w14:paraId="097AA32A" w14:textId="77777777" w:rsidR="00E8360B" w:rsidRPr="00E8360B" w:rsidRDefault="00E8360B" w:rsidP="00E8360B">
            <w:pPr>
              <w:spacing w:after="0" w:line="240" w:lineRule="auto"/>
              <w:jc w:val="center"/>
              <w:rPr>
                <w:ins w:id="2336" w:author="Author"/>
                <w:rFonts w:ascii="Times New Roman" w:eastAsia="Times New Roman" w:hAnsi="Times New Roman" w:cs="Times New Roman"/>
                <w:color w:val="000000"/>
                <w:kern w:val="0"/>
                <w:sz w:val="22"/>
                <w:szCs w:val="22"/>
                <w:lang w:eastAsia="en-AU"/>
                <w14:ligatures w14:val="none"/>
              </w:rPr>
            </w:pPr>
            <w:ins w:id="2337" w:author="Author">
              <w:r w:rsidRPr="00E8360B">
                <w:rPr>
                  <w:rFonts w:ascii="Times New Roman" w:eastAsia="Times New Roman" w:hAnsi="Times New Roman" w:cs="Times New Roman"/>
                  <w:color w:val="000000"/>
                  <w:kern w:val="0"/>
                  <w:sz w:val="22"/>
                  <w:szCs w:val="22"/>
                  <w:lang w:eastAsia="en-AU"/>
                  <w14:ligatures w14:val="none"/>
                </w:rPr>
                <w:t>1.05 – 1.06</w:t>
              </w:r>
            </w:ins>
          </w:p>
        </w:tc>
        <w:tc>
          <w:tcPr>
            <w:tcW w:w="836" w:type="dxa"/>
            <w:tcBorders>
              <w:top w:val="nil"/>
              <w:left w:val="nil"/>
              <w:bottom w:val="nil"/>
              <w:right w:val="nil"/>
            </w:tcBorders>
            <w:noWrap/>
            <w:vAlign w:val="bottom"/>
            <w:hideMark/>
          </w:tcPr>
          <w:p w14:paraId="40D24372" w14:textId="77777777" w:rsidR="00E8360B" w:rsidRPr="00E8360B" w:rsidRDefault="00E8360B" w:rsidP="00E8360B">
            <w:pPr>
              <w:spacing w:after="0" w:line="240" w:lineRule="auto"/>
              <w:rPr>
                <w:ins w:id="2338" w:author="Author"/>
                <w:rFonts w:ascii="Times New Roman" w:eastAsia="Times New Roman" w:hAnsi="Times New Roman" w:cs="Times New Roman"/>
                <w:color w:val="000000"/>
                <w:kern w:val="0"/>
                <w:sz w:val="22"/>
                <w:szCs w:val="22"/>
                <w:lang w:eastAsia="en-AU"/>
                <w14:ligatures w14:val="none"/>
              </w:rPr>
            </w:pPr>
            <w:ins w:id="2339"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028463E0" w14:textId="77777777" w:rsidTr="00E8360B">
        <w:trPr>
          <w:trHeight w:val="276"/>
          <w:ins w:id="2340" w:author="Author"/>
        </w:trPr>
        <w:tc>
          <w:tcPr>
            <w:tcW w:w="2430" w:type="dxa"/>
            <w:tcBorders>
              <w:top w:val="nil"/>
              <w:left w:val="nil"/>
              <w:bottom w:val="nil"/>
              <w:right w:val="nil"/>
            </w:tcBorders>
            <w:noWrap/>
            <w:vAlign w:val="bottom"/>
            <w:hideMark/>
          </w:tcPr>
          <w:p w14:paraId="04263B7B" w14:textId="77777777" w:rsidR="00E8360B" w:rsidRPr="00E8360B" w:rsidRDefault="00E8360B" w:rsidP="00E8360B">
            <w:pPr>
              <w:spacing w:after="0" w:line="240" w:lineRule="auto"/>
              <w:rPr>
                <w:ins w:id="2341" w:author="Author"/>
                <w:rFonts w:ascii="Times New Roman" w:eastAsia="Times New Roman" w:hAnsi="Times New Roman" w:cs="Times New Roman"/>
                <w:color w:val="000000"/>
                <w:kern w:val="0"/>
                <w:sz w:val="22"/>
                <w:szCs w:val="22"/>
                <w:lang w:eastAsia="en-AU"/>
                <w14:ligatures w14:val="none"/>
              </w:rPr>
            </w:pPr>
            <w:ins w:id="2342" w:author="Author">
              <w:r w:rsidRPr="00E8360B">
                <w:rPr>
                  <w:rFonts w:ascii="Times New Roman" w:eastAsia="Times New Roman" w:hAnsi="Times New Roman" w:cs="Times New Roman"/>
                  <w:color w:val="000000"/>
                  <w:kern w:val="0"/>
                  <w:sz w:val="22"/>
                  <w:szCs w:val="22"/>
                  <w:lang w:eastAsia="en-AU"/>
                  <w14:ligatures w14:val="none"/>
                </w:rPr>
                <w:t>loglisted</w:t>
              </w:r>
            </w:ins>
          </w:p>
        </w:tc>
        <w:tc>
          <w:tcPr>
            <w:tcW w:w="1256" w:type="dxa"/>
            <w:tcBorders>
              <w:top w:val="nil"/>
              <w:left w:val="nil"/>
              <w:bottom w:val="nil"/>
              <w:right w:val="nil"/>
            </w:tcBorders>
            <w:noWrap/>
            <w:vAlign w:val="bottom"/>
            <w:hideMark/>
          </w:tcPr>
          <w:p w14:paraId="49C47D61" w14:textId="77777777" w:rsidR="00E8360B" w:rsidRPr="00E8360B" w:rsidRDefault="00E8360B" w:rsidP="00E8360B">
            <w:pPr>
              <w:spacing w:after="0" w:line="240" w:lineRule="auto"/>
              <w:jc w:val="center"/>
              <w:rPr>
                <w:ins w:id="2343" w:author="Author"/>
                <w:rFonts w:ascii="Times New Roman" w:eastAsia="Times New Roman" w:hAnsi="Times New Roman" w:cs="Times New Roman"/>
                <w:color w:val="000000"/>
                <w:kern w:val="0"/>
                <w:sz w:val="22"/>
                <w:szCs w:val="22"/>
                <w:lang w:eastAsia="en-AU"/>
                <w14:ligatures w14:val="none"/>
              </w:rPr>
            </w:pPr>
            <w:ins w:id="2344" w:author="Author">
              <w:r w:rsidRPr="00E8360B">
                <w:rPr>
                  <w:rFonts w:ascii="Times New Roman" w:eastAsia="Times New Roman" w:hAnsi="Times New Roman" w:cs="Times New Roman"/>
                  <w:color w:val="000000"/>
                  <w:kern w:val="0"/>
                  <w:sz w:val="22"/>
                  <w:szCs w:val="22"/>
                  <w:lang w:eastAsia="en-AU"/>
                  <w14:ligatures w14:val="none"/>
                </w:rPr>
                <w:t>0.97</w:t>
              </w:r>
            </w:ins>
          </w:p>
        </w:tc>
        <w:tc>
          <w:tcPr>
            <w:tcW w:w="1714" w:type="dxa"/>
            <w:tcBorders>
              <w:top w:val="nil"/>
              <w:left w:val="nil"/>
              <w:bottom w:val="nil"/>
              <w:right w:val="nil"/>
            </w:tcBorders>
            <w:noWrap/>
            <w:vAlign w:val="bottom"/>
            <w:hideMark/>
          </w:tcPr>
          <w:p w14:paraId="120AC5B6" w14:textId="77777777" w:rsidR="00E8360B" w:rsidRPr="00E8360B" w:rsidRDefault="00E8360B" w:rsidP="00E8360B">
            <w:pPr>
              <w:spacing w:after="0" w:line="240" w:lineRule="auto"/>
              <w:jc w:val="center"/>
              <w:rPr>
                <w:ins w:id="2345" w:author="Author"/>
                <w:rFonts w:ascii="Times New Roman" w:eastAsia="Times New Roman" w:hAnsi="Times New Roman" w:cs="Times New Roman"/>
                <w:color w:val="000000"/>
                <w:kern w:val="0"/>
                <w:sz w:val="22"/>
                <w:szCs w:val="22"/>
                <w:lang w:eastAsia="en-AU"/>
                <w14:ligatures w14:val="none"/>
              </w:rPr>
            </w:pPr>
            <w:ins w:id="2346" w:author="Author">
              <w:r w:rsidRPr="00E8360B">
                <w:rPr>
                  <w:rFonts w:ascii="Times New Roman" w:eastAsia="Times New Roman" w:hAnsi="Times New Roman" w:cs="Times New Roman"/>
                  <w:color w:val="000000"/>
                  <w:kern w:val="0"/>
                  <w:sz w:val="22"/>
                  <w:szCs w:val="22"/>
                  <w:lang w:eastAsia="en-AU"/>
                  <w14:ligatures w14:val="none"/>
                </w:rPr>
                <w:t>0.96 – 0.97</w:t>
              </w:r>
            </w:ins>
          </w:p>
        </w:tc>
        <w:tc>
          <w:tcPr>
            <w:tcW w:w="836" w:type="dxa"/>
            <w:tcBorders>
              <w:top w:val="nil"/>
              <w:left w:val="nil"/>
              <w:bottom w:val="nil"/>
              <w:right w:val="nil"/>
            </w:tcBorders>
            <w:noWrap/>
            <w:vAlign w:val="bottom"/>
            <w:hideMark/>
          </w:tcPr>
          <w:p w14:paraId="424F97EE" w14:textId="77777777" w:rsidR="00E8360B" w:rsidRPr="00E8360B" w:rsidRDefault="00E8360B" w:rsidP="00E8360B">
            <w:pPr>
              <w:spacing w:after="0" w:line="240" w:lineRule="auto"/>
              <w:rPr>
                <w:ins w:id="2347" w:author="Author"/>
                <w:rFonts w:ascii="Times New Roman" w:eastAsia="Times New Roman" w:hAnsi="Times New Roman" w:cs="Times New Roman"/>
                <w:color w:val="000000"/>
                <w:kern w:val="0"/>
                <w:sz w:val="22"/>
                <w:szCs w:val="22"/>
                <w:lang w:eastAsia="en-AU"/>
                <w14:ligatures w14:val="none"/>
              </w:rPr>
            </w:pPr>
            <w:ins w:id="2348"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A09A904" w14:textId="77777777" w:rsidTr="00E8360B">
        <w:trPr>
          <w:trHeight w:val="276"/>
          <w:ins w:id="2349" w:author="Author"/>
        </w:trPr>
        <w:tc>
          <w:tcPr>
            <w:tcW w:w="2430" w:type="dxa"/>
            <w:tcBorders>
              <w:top w:val="nil"/>
              <w:left w:val="nil"/>
              <w:bottom w:val="nil"/>
              <w:right w:val="nil"/>
            </w:tcBorders>
            <w:noWrap/>
            <w:vAlign w:val="bottom"/>
            <w:hideMark/>
          </w:tcPr>
          <w:p w14:paraId="2BF836C2" w14:textId="77777777" w:rsidR="00E8360B" w:rsidRPr="00E8360B" w:rsidRDefault="00E8360B" w:rsidP="00E8360B">
            <w:pPr>
              <w:spacing w:after="0" w:line="240" w:lineRule="auto"/>
              <w:rPr>
                <w:ins w:id="2350" w:author="Author"/>
                <w:rFonts w:ascii="Times New Roman" w:eastAsia="Times New Roman" w:hAnsi="Times New Roman" w:cs="Times New Roman"/>
                <w:color w:val="000000"/>
                <w:kern w:val="0"/>
                <w:sz w:val="22"/>
                <w:szCs w:val="22"/>
                <w:lang w:eastAsia="en-AU"/>
                <w14:ligatures w14:val="none"/>
              </w:rPr>
            </w:pPr>
            <w:ins w:id="2351" w:author="Author">
              <w:r w:rsidRPr="00E8360B">
                <w:rPr>
                  <w:rFonts w:ascii="Times New Roman" w:eastAsia="Times New Roman" w:hAnsi="Times New Roman" w:cs="Times New Roman"/>
                  <w:color w:val="000000"/>
                  <w:kern w:val="0"/>
                  <w:sz w:val="22"/>
                  <w:szCs w:val="22"/>
                  <w:lang w:eastAsia="en-AU"/>
                  <w14:ligatures w14:val="none"/>
                </w:rPr>
                <w:t>topic [adult_content]</w:t>
              </w:r>
            </w:ins>
          </w:p>
        </w:tc>
        <w:tc>
          <w:tcPr>
            <w:tcW w:w="1256" w:type="dxa"/>
            <w:tcBorders>
              <w:top w:val="nil"/>
              <w:left w:val="nil"/>
              <w:bottom w:val="nil"/>
              <w:right w:val="nil"/>
            </w:tcBorders>
            <w:noWrap/>
            <w:vAlign w:val="bottom"/>
            <w:hideMark/>
          </w:tcPr>
          <w:p w14:paraId="6C5974A9" w14:textId="77777777" w:rsidR="00E8360B" w:rsidRPr="00E8360B" w:rsidRDefault="00E8360B" w:rsidP="00E8360B">
            <w:pPr>
              <w:spacing w:after="0" w:line="240" w:lineRule="auto"/>
              <w:jc w:val="center"/>
              <w:rPr>
                <w:ins w:id="2352" w:author="Author"/>
                <w:rFonts w:ascii="Times New Roman" w:eastAsia="Times New Roman" w:hAnsi="Times New Roman" w:cs="Times New Roman"/>
                <w:color w:val="000000"/>
                <w:kern w:val="0"/>
                <w:sz w:val="22"/>
                <w:szCs w:val="22"/>
                <w:lang w:eastAsia="en-AU"/>
                <w14:ligatures w14:val="none"/>
              </w:rPr>
            </w:pPr>
            <w:ins w:id="2353" w:author="Author">
              <w:r w:rsidRPr="00E8360B">
                <w:rPr>
                  <w:rFonts w:ascii="Times New Roman" w:eastAsia="Times New Roman" w:hAnsi="Times New Roman" w:cs="Times New Roman"/>
                  <w:color w:val="000000"/>
                  <w:kern w:val="0"/>
                  <w:sz w:val="22"/>
                  <w:szCs w:val="22"/>
                  <w:lang w:eastAsia="en-AU"/>
                  <w14:ligatures w14:val="none"/>
                </w:rPr>
                <w:t>1.36</w:t>
              </w:r>
            </w:ins>
          </w:p>
        </w:tc>
        <w:tc>
          <w:tcPr>
            <w:tcW w:w="1714" w:type="dxa"/>
            <w:tcBorders>
              <w:top w:val="nil"/>
              <w:left w:val="nil"/>
              <w:bottom w:val="nil"/>
              <w:right w:val="nil"/>
            </w:tcBorders>
            <w:noWrap/>
            <w:vAlign w:val="bottom"/>
            <w:hideMark/>
          </w:tcPr>
          <w:p w14:paraId="3EDD737A" w14:textId="77777777" w:rsidR="00E8360B" w:rsidRPr="00E8360B" w:rsidRDefault="00E8360B" w:rsidP="00E8360B">
            <w:pPr>
              <w:spacing w:after="0" w:line="240" w:lineRule="auto"/>
              <w:jc w:val="center"/>
              <w:rPr>
                <w:ins w:id="2354" w:author="Author"/>
                <w:rFonts w:ascii="Times New Roman" w:eastAsia="Times New Roman" w:hAnsi="Times New Roman" w:cs="Times New Roman"/>
                <w:color w:val="000000"/>
                <w:kern w:val="0"/>
                <w:sz w:val="22"/>
                <w:szCs w:val="22"/>
                <w:lang w:eastAsia="en-AU"/>
                <w14:ligatures w14:val="none"/>
              </w:rPr>
            </w:pPr>
            <w:ins w:id="2355" w:author="Author">
              <w:r w:rsidRPr="00E8360B">
                <w:rPr>
                  <w:rFonts w:ascii="Times New Roman" w:eastAsia="Times New Roman" w:hAnsi="Times New Roman" w:cs="Times New Roman"/>
                  <w:color w:val="000000"/>
                  <w:kern w:val="0"/>
                  <w:sz w:val="22"/>
                  <w:szCs w:val="22"/>
                  <w:lang w:eastAsia="en-AU"/>
                  <w14:ligatures w14:val="none"/>
                </w:rPr>
                <w:t>1.30 – 1.43</w:t>
              </w:r>
            </w:ins>
          </w:p>
        </w:tc>
        <w:tc>
          <w:tcPr>
            <w:tcW w:w="836" w:type="dxa"/>
            <w:tcBorders>
              <w:top w:val="nil"/>
              <w:left w:val="nil"/>
              <w:bottom w:val="nil"/>
              <w:right w:val="nil"/>
            </w:tcBorders>
            <w:noWrap/>
            <w:vAlign w:val="bottom"/>
            <w:hideMark/>
          </w:tcPr>
          <w:p w14:paraId="50A3E15E" w14:textId="77777777" w:rsidR="00E8360B" w:rsidRPr="00E8360B" w:rsidRDefault="00E8360B" w:rsidP="00E8360B">
            <w:pPr>
              <w:spacing w:after="0" w:line="240" w:lineRule="auto"/>
              <w:rPr>
                <w:ins w:id="2356" w:author="Author"/>
                <w:rFonts w:ascii="Times New Roman" w:eastAsia="Times New Roman" w:hAnsi="Times New Roman" w:cs="Times New Roman"/>
                <w:color w:val="000000"/>
                <w:kern w:val="0"/>
                <w:sz w:val="22"/>
                <w:szCs w:val="22"/>
                <w:lang w:eastAsia="en-AU"/>
                <w14:ligatures w14:val="none"/>
              </w:rPr>
            </w:pPr>
            <w:ins w:id="2357"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07250D31" w14:textId="77777777" w:rsidTr="00E8360B">
        <w:trPr>
          <w:trHeight w:val="276"/>
          <w:ins w:id="2358" w:author="Author"/>
        </w:trPr>
        <w:tc>
          <w:tcPr>
            <w:tcW w:w="2430" w:type="dxa"/>
            <w:tcBorders>
              <w:top w:val="nil"/>
              <w:left w:val="nil"/>
              <w:bottom w:val="nil"/>
              <w:right w:val="nil"/>
            </w:tcBorders>
            <w:noWrap/>
            <w:vAlign w:val="bottom"/>
            <w:hideMark/>
          </w:tcPr>
          <w:p w14:paraId="1FA5DE70" w14:textId="77777777" w:rsidR="00E8360B" w:rsidRPr="00E8360B" w:rsidRDefault="00E8360B" w:rsidP="00E8360B">
            <w:pPr>
              <w:spacing w:after="0" w:line="240" w:lineRule="auto"/>
              <w:rPr>
                <w:ins w:id="2359" w:author="Author"/>
                <w:rFonts w:ascii="Times New Roman" w:eastAsia="Times New Roman" w:hAnsi="Times New Roman" w:cs="Times New Roman"/>
                <w:color w:val="000000"/>
                <w:kern w:val="0"/>
                <w:sz w:val="22"/>
                <w:szCs w:val="22"/>
                <w:lang w:eastAsia="en-AU"/>
                <w14:ligatures w14:val="none"/>
              </w:rPr>
            </w:pPr>
            <w:ins w:id="2360" w:author="Author">
              <w:r w:rsidRPr="00E8360B">
                <w:rPr>
                  <w:rFonts w:ascii="Times New Roman" w:eastAsia="Times New Roman" w:hAnsi="Times New Roman" w:cs="Times New Roman"/>
                  <w:color w:val="000000"/>
                  <w:kern w:val="0"/>
                  <w:sz w:val="22"/>
                  <w:szCs w:val="22"/>
                  <w:lang w:eastAsia="en-AU"/>
                  <w14:ligatures w14:val="none"/>
                </w:rPr>
                <w:t>topic [ai_innovation]</w:t>
              </w:r>
            </w:ins>
          </w:p>
        </w:tc>
        <w:tc>
          <w:tcPr>
            <w:tcW w:w="1256" w:type="dxa"/>
            <w:tcBorders>
              <w:top w:val="nil"/>
              <w:left w:val="nil"/>
              <w:bottom w:val="nil"/>
              <w:right w:val="nil"/>
            </w:tcBorders>
            <w:noWrap/>
            <w:vAlign w:val="bottom"/>
            <w:hideMark/>
          </w:tcPr>
          <w:p w14:paraId="39533C50" w14:textId="77777777" w:rsidR="00E8360B" w:rsidRPr="00E8360B" w:rsidRDefault="00E8360B" w:rsidP="00E8360B">
            <w:pPr>
              <w:spacing w:after="0" w:line="240" w:lineRule="auto"/>
              <w:jc w:val="center"/>
              <w:rPr>
                <w:ins w:id="2361" w:author="Author"/>
                <w:rFonts w:ascii="Times New Roman" w:eastAsia="Times New Roman" w:hAnsi="Times New Roman" w:cs="Times New Roman"/>
                <w:color w:val="000000"/>
                <w:kern w:val="0"/>
                <w:sz w:val="22"/>
                <w:szCs w:val="22"/>
                <w:lang w:eastAsia="en-AU"/>
                <w14:ligatures w14:val="none"/>
              </w:rPr>
            </w:pPr>
            <w:ins w:id="2362" w:author="Author">
              <w:r w:rsidRPr="00E8360B">
                <w:rPr>
                  <w:rFonts w:ascii="Times New Roman" w:eastAsia="Times New Roman" w:hAnsi="Times New Roman" w:cs="Times New Roman"/>
                  <w:color w:val="000000"/>
                  <w:kern w:val="0"/>
                  <w:sz w:val="22"/>
                  <w:szCs w:val="22"/>
                  <w:lang w:eastAsia="en-AU"/>
                  <w14:ligatures w14:val="none"/>
                </w:rPr>
                <w:t>0.37</w:t>
              </w:r>
            </w:ins>
          </w:p>
        </w:tc>
        <w:tc>
          <w:tcPr>
            <w:tcW w:w="1714" w:type="dxa"/>
            <w:tcBorders>
              <w:top w:val="nil"/>
              <w:left w:val="nil"/>
              <w:bottom w:val="nil"/>
              <w:right w:val="nil"/>
            </w:tcBorders>
            <w:noWrap/>
            <w:vAlign w:val="bottom"/>
            <w:hideMark/>
          </w:tcPr>
          <w:p w14:paraId="493DA9CB" w14:textId="77777777" w:rsidR="00E8360B" w:rsidRPr="00E8360B" w:rsidRDefault="00E8360B" w:rsidP="00E8360B">
            <w:pPr>
              <w:spacing w:after="0" w:line="240" w:lineRule="auto"/>
              <w:jc w:val="center"/>
              <w:rPr>
                <w:ins w:id="2363" w:author="Author"/>
                <w:rFonts w:ascii="Times New Roman" w:eastAsia="Times New Roman" w:hAnsi="Times New Roman" w:cs="Times New Roman"/>
                <w:color w:val="000000"/>
                <w:kern w:val="0"/>
                <w:sz w:val="22"/>
                <w:szCs w:val="22"/>
                <w:lang w:eastAsia="en-AU"/>
                <w14:ligatures w14:val="none"/>
              </w:rPr>
            </w:pPr>
            <w:ins w:id="2364" w:author="Author">
              <w:r w:rsidRPr="00E8360B">
                <w:rPr>
                  <w:rFonts w:ascii="Times New Roman" w:eastAsia="Times New Roman" w:hAnsi="Times New Roman" w:cs="Times New Roman"/>
                  <w:color w:val="000000"/>
                  <w:kern w:val="0"/>
                  <w:sz w:val="22"/>
                  <w:szCs w:val="22"/>
                  <w:lang w:eastAsia="en-AU"/>
                  <w14:ligatures w14:val="none"/>
                </w:rPr>
                <w:t>0.34 – 0.40</w:t>
              </w:r>
            </w:ins>
          </w:p>
        </w:tc>
        <w:tc>
          <w:tcPr>
            <w:tcW w:w="836" w:type="dxa"/>
            <w:tcBorders>
              <w:top w:val="nil"/>
              <w:left w:val="nil"/>
              <w:bottom w:val="nil"/>
              <w:right w:val="nil"/>
            </w:tcBorders>
            <w:noWrap/>
            <w:vAlign w:val="bottom"/>
            <w:hideMark/>
          </w:tcPr>
          <w:p w14:paraId="5DA7BDB1" w14:textId="77777777" w:rsidR="00E8360B" w:rsidRPr="00E8360B" w:rsidRDefault="00E8360B" w:rsidP="00E8360B">
            <w:pPr>
              <w:spacing w:after="0" w:line="240" w:lineRule="auto"/>
              <w:rPr>
                <w:ins w:id="2365" w:author="Author"/>
                <w:rFonts w:ascii="Times New Roman" w:eastAsia="Times New Roman" w:hAnsi="Times New Roman" w:cs="Times New Roman"/>
                <w:color w:val="000000"/>
                <w:kern w:val="0"/>
                <w:sz w:val="22"/>
                <w:szCs w:val="22"/>
                <w:lang w:eastAsia="en-AU"/>
                <w14:ligatures w14:val="none"/>
              </w:rPr>
            </w:pPr>
            <w:ins w:id="2366"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4D65F848" w14:textId="77777777" w:rsidTr="00E8360B">
        <w:trPr>
          <w:trHeight w:val="276"/>
          <w:ins w:id="2367" w:author="Author"/>
        </w:trPr>
        <w:tc>
          <w:tcPr>
            <w:tcW w:w="2430" w:type="dxa"/>
            <w:tcBorders>
              <w:top w:val="nil"/>
              <w:left w:val="nil"/>
              <w:bottom w:val="nil"/>
              <w:right w:val="nil"/>
            </w:tcBorders>
            <w:noWrap/>
            <w:vAlign w:val="bottom"/>
            <w:hideMark/>
          </w:tcPr>
          <w:p w14:paraId="3377B4C4" w14:textId="77777777" w:rsidR="00E8360B" w:rsidRPr="00E8360B" w:rsidRDefault="00E8360B" w:rsidP="00E8360B">
            <w:pPr>
              <w:spacing w:after="0" w:line="240" w:lineRule="auto"/>
              <w:rPr>
                <w:ins w:id="2368" w:author="Author"/>
                <w:rFonts w:ascii="Times New Roman" w:eastAsia="Times New Roman" w:hAnsi="Times New Roman" w:cs="Times New Roman"/>
                <w:color w:val="000000"/>
                <w:kern w:val="0"/>
                <w:sz w:val="22"/>
                <w:szCs w:val="22"/>
                <w:lang w:eastAsia="en-AU"/>
                <w14:ligatures w14:val="none"/>
              </w:rPr>
            </w:pPr>
            <w:ins w:id="2369" w:author="Author">
              <w:r w:rsidRPr="00E8360B">
                <w:rPr>
                  <w:rFonts w:ascii="Times New Roman" w:eastAsia="Times New Roman" w:hAnsi="Times New Roman" w:cs="Times New Roman"/>
                  <w:color w:val="000000"/>
                  <w:kern w:val="0"/>
                  <w:sz w:val="22"/>
                  <w:szCs w:val="22"/>
                  <w:lang w:eastAsia="en-AU"/>
                  <w14:ligatures w14:val="none"/>
                </w:rPr>
                <w:t>topic [business]</w:t>
              </w:r>
            </w:ins>
          </w:p>
        </w:tc>
        <w:tc>
          <w:tcPr>
            <w:tcW w:w="1256" w:type="dxa"/>
            <w:tcBorders>
              <w:top w:val="nil"/>
              <w:left w:val="nil"/>
              <w:bottom w:val="nil"/>
              <w:right w:val="nil"/>
            </w:tcBorders>
            <w:noWrap/>
            <w:vAlign w:val="bottom"/>
            <w:hideMark/>
          </w:tcPr>
          <w:p w14:paraId="125EA43D" w14:textId="77777777" w:rsidR="00E8360B" w:rsidRPr="00E8360B" w:rsidRDefault="00E8360B" w:rsidP="00E8360B">
            <w:pPr>
              <w:spacing w:after="0" w:line="240" w:lineRule="auto"/>
              <w:jc w:val="center"/>
              <w:rPr>
                <w:ins w:id="2370" w:author="Author"/>
                <w:rFonts w:ascii="Times New Roman" w:eastAsia="Times New Roman" w:hAnsi="Times New Roman" w:cs="Times New Roman"/>
                <w:color w:val="000000"/>
                <w:kern w:val="0"/>
                <w:sz w:val="22"/>
                <w:szCs w:val="22"/>
                <w:lang w:eastAsia="en-AU"/>
                <w14:ligatures w14:val="none"/>
              </w:rPr>
            </w:pPr>
            <w:ins w:id="2371" w:author="Author">
              <w:r w:rsidRPr="00E8360B">
                <w:rPr>
                  <w:rFonts w:ascii="Times New Roman" w:eastAsia="Times New Roman" w:hAnsi="Times New Roman" w:cs="Times New Roman"/>
                  <w:color w:val="000000"/>
                  <w:kern w:val="0"/>
                  <w:sz w:val="22"/>
                  <w:szCs w:val="22"/>
                  <w:lang w:eastAsia="en-AU"/>
                  <w14:ligatures w14:val="none"/>
                </w:rPr>
                <w:t>0.41</w:t>
              </w:r>
            </w:ins>
          </w:p>
        </w:tc>
        <w:tc>
          <w:tcPr>
            <w:tcW w:w="1714" w:type="dxa"/>
            <w:tcBorders>
              <w:top w:val="nil"/>
              <w:left w:val="nil"/>
              <w:bottom w:val="nil"/>
              <w:right w:val="nil"/>
            </w:tcBorders>
            <w:noWrap/>
            <w:vAlign w:val="bottom"/>
            <w:hideMark/>
          </w:tcPr>
          <w:p w14:paraId="53CF7440" w14:textId="77777777" w:rsidR="00E8360B" w:rsidRPr="00E8360B" w:rsidRDefault="00E8360B" w:rsidP="00E8360B">
            <w:pPr>
              <w:spacing w:after="0" w:line="240" w:lineRule="auto"/>
              <w:jc w:val="center"/>
              <w:rPr>
                <w:ins w:id="2372" w:author="Author"/>
                <w:rFonts w:ascii="Times New Roman" w:eastAsia="Times New Roman" w:hAnsi="Times New Roman" w:cs="Times New Roman"/>
                <w:color w:val="000000"/>
                <w:kern w:val="0"/>
                <w:sz w:val="22"/>
                <w:szCs w:val="22"/>
                <w:lang w:eastAsia="en-AU"/>
                <w14:ligatures w14:val="none"/>
              </w:rPr>
            </w:pPr>
            <w:ins w:id="2373" w:author="Author">
              <w:r w:rsidRPr="00E8360B">
                <w:rPr>
                  <w:rFonts w:ascii="Times New Roman" w:eastAsia="Times New Roman" w:hAnsi="Times New Roman" w:cs="Times New Roman"/>
                  <w:color w:val="000000"/>
                  <w:kern w:val="0"/>
                  <w:sz w:val="22"/>
                  <w:szCs w:val="22"/>
                  <w:lang w:eastAsia="en-AU"/>
                  <w14:ligatures w14:val="none"/>
                </w:rPr>
                <w:t>0.38 – 0.44</w:t>
              </w:r>
            </w:ins>
          </w:p>
        </w:tc>
        <w:tc>
          <w:tcPr>
            <w:tcW w:w="836" w:type="dxa"/>
            <w:tcBorders>
              <w:top w:val="nil"/>
              <w:left w:val="nil"/>
              <w:bottom w:val="nil"/>
              <w:right w:val="nil"/>
            </w:tcBorders>
            <w:noWrap/>
            <w:vAlign w:val="bottom"/>
            <w:hideMark/>
          </w:tcPr>
          <w:p w14:paraId="58ABAF03" w14:textId="77777777" w:rsidR="00E8360B" w:rsidRPr="00E8360B" w:rsidRDefault="00E8360B" w:rsidP="00E8360B">
            <w:pPr>
              <w:spacing w:after="0" w:line="240" w:lineRule="auto"/>
              <w:rPr>
                <w:ins w:id="2374" w:author="Author"/>
                <w:rFonts w:ascii="Times New Roman" w:eastAsia="Times New Roman" w:hAnsi="Times New Roman" w:cs="Times New Roman"/>
                <w:color w:val="000000"/>
                <w:kern w:val="0"/>
                <w:sz w:val="22"/>
                <w:szCs w:val="22"/>
                <w:lang w:eastAsia="en-AU"/>
                <w14:ligatures w14:val="none"/>
              </w:rPr>
            </w:pPr>
            <w:ins w:id="2375"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60B5FCEF" w14:textId="77777777" w:rsidTr="00E8360B">
        <w:trPr>
          <w:trHeight w:val="276"/>
          <w:ins w:id="2376" w:author="Author"/>
        </w:trPr>
        <w:tc>
          <w:tcPr>
            <w:tcW w:w="2430" w:type="dxa"/>
            <w:tcBorders>
              <w:top w:val="nil"/>
              <w:left w:val="nil"/>
              <w:bottom w:val="nil"/>
              <w:right w:val="nil"/>
            </w:tcBorders>
            <w:noWrap/>
            <w:vAlign w:val="bottom"/>
            <w:hideMark/>
          </w:tcPr>
          <w:p w14:paraId="5BF2B51A" w14:textId="77777777" w:rsidR="00E8360B" w:rsidRPr="00E8360B" w:rsidRDefault="00E8360B" w:rsidP="00E8360B">
            <w:pPr>
              <w:spacing w:after="0" w:line="240" w:lineRule="auto"/>
              <w:rPr>
                <w:ins w:id="2377" w:author="Author"/>
                <w:rFonts w:ascii="Times New Roman" w:eastAsia="Times New Roman" w:hAnsi="Times New Roman" w:cs="Times New Roman"/>
                <w:color w:val="000000"/>
                <w:kern w:val="0"/>
                <w:sz w:val="22"/>
                <w:szCs w:val="22"/>
                <w:lang w:eastAsia="en-AU"/>
                <w14:ligatures w14:val="none"/>
              </w:rPr>
            </w:pPr>
            <w:ins w:id="2378" w:author="Author">
              <w:r w:rsidRPr="00E8360B">
                <w:rPr>
                  <w:rFonts w:ascii="Times New Roman" w:eastAsia="Times New Roman" w:hAnsi="Times New Roman" w:cs="Times New Roman"/>
                  <w:color w:val="000000"/>
                  <w:kern w:val="0"/>
                  <w:sz w:val="22"/>
                  <w:szCs w:val="22"/>
                  <w:lang w:eastAsia="en-AU"/>
                  <w14:ligatures w14:val="none"/>
                </w:rPr>
                <w:t>topic [climate]</w:t>
              </w:r>
            </w:ins>
          </w:p>
        </w:tc>
        <w:tc>
          <w:tcPr>
            <w:tcW w:w="1256" w:type="dxa"/>
            <w:tcBorders>
              <w:top w:val="nil"/>
              <w:left w:val="nil"/>
              <w:bottom w:val="nil"/>
              <w:right w:val="nil"/>
            </w:tcBorders>
            <w:noWrap/>
            <w:vAlign w:val="bottom"/>
            <w:hideMark/>
          </w:tcPr>
          <w:p w14:paraId="091A8336" w14:textId="77777777" w:rsidR="00E8360B" w:rsidRPr="00E8360B" w:rsidRDefault="00E8360B" w:rsidP="00E8360B">
            <w:pPr>
              <w:spacing w:after="0" w:line="240" w:lineRule="auto"/>
              <w:jc w:val="center"/>
              <w:rPr>
                <w:ins w:id="2379" w:author="Author"/>
                <w:rFonts w:ascii="Times New Roman" w:eastAsia="Times New Roman" w:hAnsi="Times New Roman" w:cs="Times New Roman"/>
                <w:color w:val="000000"/>
                <w:kern w:val="0"/>
                <w:sz w:val="22"/>
                <w:szCs w:val="22"/>
                <w:lang w:eastAsia="en-AU"/>
                <w14:ligatures w14:val="none"/>
              </w:rPr>
            </w:pPr>
            <w:ins w:id="2380" w:author="Author">
              <w:r w:rsidRPr="00E8360B">
                <w:rPr>
                  <w:rFonts w:ascii="Times New Roman" w:eastAsia="Times New Roman" w:hAnsi="Times New Roman" w:cs="Times New Roman"/>
                  <w:color w:val="000000"/>
                  <w:kern w:val="0"/>
                  <w:sz w:val="22"/>
                  <w:szCs w:val="22"/>
                  <w:lang w:eastAsia="en-AU"/>
                  <w14:ligatures w14:val="none"/>
                </w:rPr>
                <w:t>0.84</w:t>
              </w:r>
            </w:ins>
          </w:p>
        </w:tc>
        <w:tc>
          <w:tcPr>
            <w:tcW w:w="1714" w:type="dxa"/>
            <w:tcBorders>
              <w:top w:val="nil"/>
              <w:left w:val="nil"/>
              <w:bottom w:val="nil"/>
              <w:right w:val="nil"/>
            </w:tcBorders>
            <w:noWrap/>
            <w:vAlign w:val="bottom"/>
            <w:hideMark/>
          </w:tcPr>
          <w:p w14:paraId="59285D25" w14:textId="77777777" w:rsidR="00E8360B" w:rsidRPr="00E8360B" w:rsidRDefault="00E8360B" w:rsidP="00E8360B">
            <w:pPr>
              <w:spacing w:after="0" w:line="240" w:lineRule="auto"/>
              <w:jc w:val="center"/>
              <w:rPr>
                <w:ins w:id="2381" w:author="Author"/>
                <w:rFonts w:ascii="Times New Roman" w:eastAsia="Times New Roman" w:hAnsi="Times New Roman" w:cs="Times New Roman"/>
                <w:color w:val="000000"/>
                <w:kern w:val="0"/>
                <w:sz w:val="22"/>
                <w:szCs w:val="22"/>
                <w:lang w:eastAsia="en-AU"/>
                <w14:ligatures w14:val="none"/>
              </w:rPr>
            </w:pPr>
            <w:ins w:id="2382" w:author="Author">
              <w:r w:rsidRPr="00E8360B">
                <w:rPr>
                  <w:rFonts w:ascii="Times New Roman" w:eastAsia="Times New Roman" w:hAnsi="Times New Roman" w:cs="Times New Roman"/>
                  <w:color w:val="000000"/>
                  <w:kern w:val="0"/>
                  <w:sz w:val="22"/>
                  <w:szCs w:val="22"/>
                  <w:lang w:eastAsia="en-AU"/>
                  <w14:ligatures w14:val="none"/>
                </w:rPr>
                <w:t>0.79 – 0.89</w:t>
              </w:r>
            </w:ins>
          </w:p>
        </w:tc>
        <w:tc>
          <w:tcPr>
            <w:tcW w:w="836" w:type="dxa"/>
            <w:tcBorders>
              <w:top w:val="nil"/>
              <w:left w:val="nil"/>
              <w:bottom w:val="nil"/>
              <w:right w:val="nil"/>
            </w:tcBorders>
            <w:noWrap/>
            <w:vAlign w:val="bottom"/>
            <w:hideMark/>
          </w:tcPr>
          <w:p w14:paraId="7C8A4CEC" w14:textId="77777777" w:rsidR="00E8360B" w:rsidRPr="00E8360B" w:rsidRDefault="00E8360B" w:rsidP="00E8360B">
            <w:pPr>
              <w:spacing w:after="0" w:line="240" w:lineRule="auto"/>
              <w:rPr>
                <w:ins w:id="2383" w:author="Author"/>
                <w:rFonts w:ascii="Times New Roman" w:eastAsia="Times New Roman" w:hAnsi="Times New Roman" w:cs="Times New Roman"/>
                <w:color w:val="000000"/>
                <w:kern w:val="0"/>
                <w:sz w:val="22"/>
                <w:szCs w:val="22"/>
                <w:lang w:eastAsia="en-AU"/>
                <w14:ligatures w14:val="none"/>
              </w:rPr>
            </w:pPr>
            <w:ins w:id="2384"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11BFAD3" w14:textId="77777777" w:rsidTr="00E8360B">
        <w:trPr>
          <w:trHeight w:val="276"/>
          <w:ins w:id="2385" w:author="Author"/>
        </w:trPr>
        <w:tc>
          <w:tcPr>
            <w:tcW w:w="2430" w:type="dxa"/>
            <w:tcBorders>
              <w:top w:val="nil"/>
              <w:left w:val="nil"/>
              <w:bottom w:val="nil"/>
              <w:right w:val="nil"/>
            </w:tcBorders>
            <w:noWrap/>
            <w:vAlign w:val="bottom"/>
            <w:hideMark/>
          </w:tcPr>
          <w:p w14:paraId="40B538C3" w14:textId="77777777" w:rsidR="00E8360B" w:rsidRPr="00E8360B" w:rsidRDefault="00E8360B" w:rsidP="00E8360B">
            <w:pPr>
              <w:spacing w:after="0" w:line="240" w:lineRule="auto"/>
              <w:rPr>
                <w:ins w:id="2386" w:author="Author"/>
                <w:rFonts w:ascii="Times New Roman" w:eastAsia="Times New Roman" w:hAnsi="Times New Roman" w:cs="Times New Roman"/>
                <w:color w:val="000000"/>
                <w:kern w:val="0"/>
                <w:sz w:val="22"/>
                <w:szCs w:val="22"/>
                <w:lang w:eastAsia="en-AU"/>
                <w14:ligatures w14:val="none"/>
              </w:rPr>
            </w:pPr>
            <w:ins w:id="2387" w:author="Author">
              <w:r w:rsidRPr="00E8360B">
                <w:rPr>
                  <w:rFonts w:ascii="Times New Roman" w:eastAsia="Times New Roman" w:hAnsi="Times New Roman" w:cs="Times New Roman"/>
                  <w:color w:val="000000"/>
                  <w:kern w:val="0"/>
                  <w:sz w:val="22"/>
                  <w:szCs w:val="22"/>
                  <w:lang w:eastAsia="en-AU"/>
                  <w14:ligatures w14:val="none"/>
                </w:rPr>
                <w:t>topic [crime]</w:t>
              </w:r>
            </w:ins>
          </w:p>
        </w:tc>
        <w:tc>
          <w:tcPr>
            <w:tcW w:w="1256" w:type="dxa"/>
            <w:tcBorders>
              <w:top w:val="nil"/>
              <w:left w:val="nil"/>
              <w:bottom w:val="nil"/>
              <w:right w:val="nil"/>
            </w:tcBorders>
            <w:noWrap/>
            <w:vAlign w:val="bottom"/>
            <w:hideMark/>
          </w:tcPr>
          <w:p w14:paraId="034F65D0" w14:textId="77777777" w:rsidR="00E8360B" w:rsidRPr="00E8360B" w:rsidRDefault="00E8360B" w:rsidP="00E8360B">
            <w:pPr>
              <w:spacing w:after="0" w:line="240" w:lineRule="auto"/>
              <w:jc w:val="center"/>
              <w:rPr>
                <w:ins w:id="2388" w:author="Author"/>
                <w:rFonts w:ascii="Times New Roman" w:eastAsia="Times New Roman" w:hAnsi="Times New Roman" w:cs="Times New Roman"/>
                <w:color w:val="000000"/>
                <w:kern w:val="0"/>
                <w:sz w:val="22"/>
                <w:szCs w:val="22"/>
                <w:lang w:eastAsia="en-AU"/>
                <w14:ligatures w14:val="none"/>
              </w:rPr>
            </w:pPr>
            <w:ins w:id="2389" w:author="Author">
              <w:r w:rsidRPr="00E8360B">
                <w:rPr>
                  <w:rFonts w:ascii="Times New Roman" w:eastAsia="Times New Roman" w:hAnsi="Times New Roman" w:cs="Times New Roman"/>
                  <w:color w:val="000000"/>
                  <w:kern w:val="0"/>
                  <w:sz w:val="22"/>
                  <w:szCs w:val="22"/>
                  <w:lang w:eastAsia="en-AU"/>
                  <w14:ligatures w14:val="none"/>
                </w:rPr>
                <w:t>0.95</w:t>
              </w:r>
            </w:ins>
          </w:p>
        </w:tc>
        <w:tc>
          <w:tcPr>
            <w:tcW w:w="1714" w:type="dxa"/>
            <w:tcBorders>
              <w:top w:val="nil"/>
              <w:left w:val="nil"/>
              <w:bottom w:val="nil"/>
              <w:right w:val="nil"/>
            </w:tcBorders>
            <w:noWrap/>
            <w:vAlign w:val="bottom"/>
            <w:hideMark/>
          </w:tcPr>
          <w:p w14:paraId="18018F4B" w14:textId="77777777" w:rsidR="00E8360B" w:rsidRPr="00E8360B" w:rsidRDefault="00E8360B" w:rsidP="00E8360B">
            <w:pPr>
              <w:spacing w:after="0" w:line="240" w:lineRule="auto"/>
              <w:jc w:val="center"/>
              <w:rPr>
                <w:ins w:id="2390" w:author="Author"/>
                <w:rFonts w:ascii="Times New Roman" w:eastAsia="Times New Roman" w:hAnsi="Times New Roman" w:cs="Times New Roman"/>
                <w:color w:val="000000"/>
                <w:kern w:val="0"/>
                <w:sz w:val="22"/>
                <w:szCs w:val="22"/>
                <w:lang w:eastAsia="en-AU"/>
                <w14:ligatures w14:val="none"/>
              </w:rPr>
            </w:pPr>
            <w:ins w:id="2391" w:author="Author">
              <w:r w:rsidRPr="00E8360B">
                <w:rPr>
                  <w:rFonts w:ascii="Times New Roman" w:eastAsia="Times New Roman" w:hAnsi="Times New Roman" w:cs="Times New Roman"/>
                  <w:color w:val="000000"/>
                  <w:kern w:val="0"/>
                  <w:sz w:val="22"/>
                  <w:szCs w:val="22"/>
                  <w:lang w:eastAsia="en-AU"/>
                  <w14:ligatures w14:val="none"/>
                </w:rPr>
                <w:t>0.90 – 1.00</w:t>
              </w:r>
            </w:ins>
          </w:p>
        </w:tc>
        <w:tc>
          <w:tcPr>
            <w:tcW w:w="836" w:type="dxa"/>
            <w:tcBorders>
              <w:top w:val="nil"/>
              <w:left w:val="nil"/>
              <w:bottom w:val="nil"/>
              <w:right w:val="nil"/>
            </w:tcBorders>
            <w:noWrap/>
            <w:vAlign w:val="bottom"/>
            <w:hideMark/>
          </w:tcPr>
          <w:p w14:paraId="0EE2E29B" w14:textId="77777777" w:rsidR="00E8360B" w:rsidRPr="00E8360B" w:rsidRDefault="00E8360B" w:rsidP="00E8360B">
            <w:pPr>
              <w:spacing w:after="0" w:line="240" w:lineRule="auto"/>
              <w:jc w:val="right"/>
              <w:rPr>
                <w:ins w:id="2392" w:author="Author"/>
                <w:rFonts w:ascii="Times New Roman" w:eastAsia="Times New Roman" w:hAnsi="Times New Roman" w:cs="Times New Roman"/>
                <w:color w:val="000000"/>
                <w:kern w:val="0"/>
                <w:sz w:val="22"/>
                <w:szCs w:val="22"/>
                <w:lang w:eastAsia="en-AU"/>
                <w14:ligatures w14:val="none"/>
              </w:rPr>
            </w:pPr>
            <w:ins w:id="2393" w:author="Author">
              <w:r w:rsidRPr="00E8360B">
                <w:rPr>
                  <w:rFonts w:ascii="Times New Roman" w:eastAsia="Times New Roman" w:hAnsi="Times New Roman" w:cs="Times New Roman"/>
                  <w:color w:val="000000"/>
                  <w:kern w:val="0"/>
                  <w:sz w:val="22"/>
                  <w:szCs w:val="22"/>
                  <w:lang w:eastAsia="en-AU"/>
                  <w14:ligatures w14:val="none"/>
                </w:rPr>
                <w:t>0.056</w:t>
              </w:r>
            </w:ins>
          </w:p>
        </w:tc>
      </w:tr>
      <w:tr w:rsidR="00E8360B" w:rsidRPr="00E8360B" w14:paraId="50898F46" w14:textId="77777777" w:rsidTr="00E8360B">
        <w:trPr>
          <w:trHeight w:val="276"/>
          <w:ins w:id="2394" w:author="Author"/>
        </w:trPr>
        <w:tc>
          <w:tcPr>
            <w:tcW w:w="2430" w:type="dxa"/>
            <w:tcBorders>
              <w:top w:val="nil"/>
              <w:left w:val="nil"/>
              <w:bottom w:val="nil"/>
              <w:right w:val="nil"/>
            </w:tcBorders>
            <w:noWrap/>
            <w:vAlign w:val="bottom"/>
            <w:hideMark/>
          </w:tcPr>
          <w:p w14:paraId="19723211" w14:textId="77777777" w:rsidR="00E8360B" w:rsidRPr="00E8360B" w:rsidRDefault="00E8360B" w:rsidP="00E8360B">
            <w:pPr>
              <w:spacing w:after="0" w:line="240" w:lineRule="auto"/>
              <w:rPr>
                <w:ins w:id="2395" w:author="Author"/>
                <w:rFonts w:ascii="Times New Roman" w:eastAsia="Times New Roman" w:hAnsi="Times New Roman" w:cs="Times New Roman"/>
                <w:color w:val="000000"/>
                <w:kern w:val="0"/>
                <w:sz w:val="22"/>
                <w:szCs w:val="22"/>
                <w:lang w:eastAsia="en-AU"/>
                <w14:ligatures w14:val="none"/>
              </w:rPr>
            </w:pPr>
            <w:ins w:id="2396" w:author="Author">
              <w:r w:rsidRPr="00E8360B">
                <w:rPr>
                  <w:rFonts w:ascii="Times New Roman" w:eastAsia="Times New Roman" w:hAnsi="Times New Roman" w:cs="Times New Roman"/>
                  <w:color w:val="000000"/>
                  <w:kern w:val="0"/>
                  <w:sz w:val="22"/>
                  <w:szCs w:val="22"/>
                  <w:lang w:eastAsia="en-AU"/>
                  <w14:ligatures w14:val="none"/>
                </w:rPr>
                <w:t>topic [economy]</w:t>
              </w:r>
            </w:ins>
          </w:p>
        </w:tc>
        <w:tc>
          <w:tcPr>
            <w:tcW w:w="1256" w:type="dxa"/>
            <w:tcBorders>
              <w:top w:val="nil"/>
              <w:left w:val="nil"/>
              <w:bottom w:val="nil"/>
              <w:right w:val="nil"/>
            </w:tcBorders>
            <w:noWrap/>
            <w:vAlign w:val="bottom"/>
            <w:hideMark/>
          </w:tcPr>
          <w:p w14:paraId="4CF77F9B" w14:textId="77777777" w:rsidR="00E8360B" w:rsidRPr="00E8360B" w:rsidRDefault="00E8360B" w:rsidP="00E8360B">
            <w:pPr>
              <w:spacing w:after="0" w:line="240" w:lineRule="auto"/>
              <w:jc w:val="center"/>
              <w:rPr>
                <w:ins w:id="2397" w:author="Author"/>
                <w:rFonts w:ascii="Times New Roman" w:eastAsia="Times New Roman" w:hAnsi="Times New Roman" w:cs="Times New Roman"/>
                <w:color w:val="000000"/>
                <w:kern w:val="0"/>
                <w:sz w:val="22"/>
                <w:szCs w:val="22"/>
                <w:lang w:eastAsia="en-AU"/>
                <w14:ligatures w14:val="none"/>
              </w:rPr>
            </w:pPr>
            <w:ins w:id="2398" w:author="Author">
              <w:r w:rsidRPr="00E8360B">
                <w:rPr>
                  <w:rFonts w:ascii="Times New Roman" w:eastAsia="Times New Roman" w:hAnsi="Times New Roman" w:cs="Times New Roman"/>
                  <w:color w:val="000000"/>
                  <w:kern w:val="0"/>
                  <w:sz w:val="22"/>
                  <w:szCs w:val="22"/>
                  <w:lang w:eastAsia="en-AU"/>
                  <w14:ligatures w14:val="none"/>
                </w:rPr>
                <w:t>0.94</w:t>
              </w:r>
            </w:ins>
          </w:p>
        </w:tc>
        <w:tc>
          <w:tcPr>
            <w:tcW w:w="1714" w:type="dxa"/>
            <w:tcBorders>
              <w:top w:val="nil"/>
              <w:left w:val="nil"/>
              <w:bottom w:val="nil"/>
              <w:right w:val="nil"/>
            </w:tcBorders>
            <w:noWrap/>
            <w:vAlign w:val="bottom"/>
            <w:hideMark/>
          </w:tcPr>
          <w:p w14:paraId="4DE73772" w14:textId="77777777" w:rsidR="00E8360B" w:rsidRPr="00E8360B" w:rsidRDefault="00E8360B" w:rsidP="00E8360B">
            <w:pPr>
              <w:spacing w:after="0" w:line="240" w:lineRule="auto"/>
              <w:jc w:val="center"/>
              <w:rPr>
                <w:ins w:id="2399" w:author="Author"/>
                <w:rFonts w:ascii="Times New Roman" w:eastAsia="Times New Roman" w:hAnsi="Times New Roman" w:cs="Times New Roman"/>
                <w:color w:val="000000"/>
                <w:kern w:val="0"/>
                <w:sz w:val="22"/>
                <w:szCs w:val="22"/>
                <w:lang w:eastAsia="en-AU"/>
                <w14:ligatures w14:val="none"/>
              </w:rPr>
            </w:pPr>
            <w:ins w:id="2400" w:author="Author">
              <w:r w:rsidRPr="00E8360B">
                <w:rPr>
                  <w:rFonts w:ascii="Times New Roman" w:eastAsia="Times New Roman" w:hAnsi="Times New Roman" w:cs="Times New Roman"/>
                  <w:color w:val="000000"/>
                  <w:kern w:val="0"/>
                  <w:sz w:val="22"/>
                  <w:szCs w:val="22"/>
                  <w:lang w:eastAsia="en-AU"/>
                  <w14:ligatures w14:val="none"/>
                </w:rPr>
                <w:t>0.89 – 1.00</w:t>
              </w:r>
            </w:ins>
          </w:p>
        </w:tc>
        <w:tc>
          <w:tcPr>
            <w:tcW w:w="836" w:type="dxa"/>
            <w:tcBorders>
              <w:top w:val="nil"/>
              <w:left w:val="nil"/>
              <w:bottom w:val="nil"/>
              <w:right w:val="nil"/>
            </w:tcBorders>
            <w:noWrap/>
            <w:vAlign w:val="bottom"/>
            <w:hideMark/>
          </w:tcPr>
          <w:p w14:paraId="3A46FDF6" w14:textId="77777777" w:rsidR="00E8360B" w:rsidRPr="00E8360B" w:rsidRDefault="00E8360B" w:rsidP="00E8360B">
            <w:pPr>
              <w:spacing w:after="0" w:line="240" w:lineRule="auto"/>
              <w:jc w:val="right"/>
              <w:rPr>
                <w:ins w:id="2401" w:author="Author"/>
                <w:rFonts w:ascii="Times New Roman" w:eastAsia="Times New Roman" w:hAnsi="Times New Roman" w:cs="Times New Roman"/>
                <w:color w:val="000000"/>
                <w:kern w:val="0"/>
                <w:sz w:val="22"/>
                <w:szCs w:val="22"/>
                <w:lang w:eastAsia="en-AU"/>
                <w14:ligatures w14:val="none"/>
              </w:rPr>
            </w:pPr>
            <w:ins w:id="2402" w:author="Author">
              <w:r w:rsidRPr="00E8360B">
                <w:rPr>
                  <w:rFonts w:ascii="Times New Roman" w:eastAsia="Times New Roman" w:hAnsi="Times New Roman" w:cs="Times New Roman"/>
                  <w:color w:val="000000"/>
                  <w:kern w:val="0"/>
                  <w:sz w:val="22"/>
                  <w:szCs w:val="22"/>
                  <w:lang w:eastAsia="en-AU"/>
                  <w14:ligatures w14:val="none"/>
                </w:rPr>
                <w:t>0.035</w:t>
              </w:r>
            </w:ins>
          </w:p>
        </w:tc>
      </w:tr>
      <w:tr w:rsidR="00E8360B" w:rsidRPr="00E8360B" w14:paraId="6D2B2137" w14:textId="77777777" w:rsidTr="00E8360B">
        <w:trPr>
          <w:trHeight w:val="276"/>
          <w:ins w:id="2403" w:author="Author"/>
        </w:trPr>
        <w:tc>
          <w:tcPr>
            <w:tcW w:w="2430" w:type="dxa"/>
            <w:tcBorders>
              <w:top w:val="nil"/>
              <w:left w:val="nil"/>
              <w:bottom w:val="nil"/>
              <w:right w:val="nil"/>
            </w:tcBorders>
            <w:noWrap/>
            <w:vAlign w:val="bottom"/>
            <w:hideMark/>
          </w:tcPr>
          <w:p w14:paraId="484A4027" w14:textId="77777777" w:rsidR="00E8360B" w:rsidRPr="00E8360B" w:rsidRDefault="00E8360B" w:rsidP="00E8360B">
            <w:pPr>
              <w:spacing w:after="0" w:line="240" w:lineRule="auto"/>
              <w:rPr>
                <w:ins w:id="2404" w:author="Author"/>
                <w:rFonts w:ascii="Times New Roman" w:eastAsia="Times New Roman" w:hAnsi="Times New Roman" w:cs="Times New Roman"/>
                <w:color w:val="000000"/>
                <w:kern w:val="0"/>
                <w:sz w:val="22"/>
                <w:szCs w:val="22"/>
                <w:lang w:eastAsia="en-AU"/>
                <w14:ligatures w14:val="none"/>
              </w:rPr>
            </w:pPr>
            <w:ins w:id="2405" w:author="Author">
              <w:r w:rsidRPr="00E8360B">
                <w:rPr>
                  <w:rFonts w:ascii="Times New Roman" w:eastAsia="Times New Roman" w:hAnsi="Times New Roman" w:cs="Times New Roman"/>
                  <w:color w:val="000000"/>
                  <w:kern w:val="0"/>
                  <w:sz w:val="22"/>
                  <w:szCs w:val="22"/>
                  <w:lang w:eastAsia="en-AU"/>
                  <w14:ligatures w14:val="none"/>
                </w:rPr>
                <w:t>topic [education]</w:t>
              </w:r>
            </w:ins>
          </w:p>
        </w:tc>
        <w:tc>
          <w:tcPr>
            <w:tcW w:w="1256" w:type="dxa"/>
            <w:tcBorders>
              <w:top w:val="nil"/>
              <w:left w:val="nil"/>
              <w:bottom w:val="nil"/>
              <w:right w:val="nil"/>
            </w:tcBorders>
            <w:noWrap/>
            <w:vAlign w:val="bottom"/>
            <w:hideMark/>
          </w:tcPr>
          <w:p w14:paraId="638BFC32" w14:textId="77777777" w:rsidR="00E8360B" w:rsidRPr="00E8360B" w:rsidRDefault="00E8360B" w:rsidP="00E8360B">
            <w:pPr>
              <w:spacing w:after="0" w:line="240" w:lineRule="auto"/>
              <w:jc w:val="center"/>
              <w:rPr>
                <w:ins w:id="2406" w:author="Author"/>
                <w:rFonts w:ascii="Times New Roman" w:eastAsia="Times New Roman" w:hAnsi="Times New Roman" w:cs="Times New Roman"/>
                <w:color w:val="000000"/>
                <w:kern w:val="0"/>
                <w:sz w:val="22"/>
                <w:szCs w:val="22"/>
                <w:lang w:eastAsia="en-AU"/>
                <w14:ligatures w14:val="none"/>
              </w:rPr>
            </w:pPr>
            <w:ins w:id="2407" w:author="Author">
              <w:r w:rsidRPr="00E8360B">
                <w:rPr>
                  <w:rFonts w:ascii="Times New Roman" w:eastAsia="Times New Roman" w:hAnsi="Times New Roman" w:cs="Times New Roman"/>
                  <w:color w:val="000000"/>
                  <w:kern w:val="0"/>
                  <w:sz w:val="22"/>
                  <w:szCs w:val="22"/>
                  <w:lang w:eastAsia="en-AU"/>
                  <w14:ligatures w14:val="none"/>
                </w:rPr>
                <w:t>0.56</w:t>
              </w:r>
            </w:ins>
          </w:p>
        </w:tc>
        <w:tc>
          <w:tcPr>
            <w:tcW w:w="1714" w:type="dxa"/>
            <w:tcBorders>
              <w:top w:val="nil"/>
              <w:left w:val="nil"/>
              <w:bottom w:val="nil"/>
              <w:right w:val="nil"/>
            </w:tcBorders>
            <w:noWrap/>
            <w:vAlign w:val="bottom"/>
            <w:hideMark/>
          </w:tcPr>
          <w:p w14:paraId="0C56F6D0" w14:textId="77777777" w:rsidR="00E8360B" w:rsidRPr="00E8360B" w:rsidRDefault="00E8360B" w:rsidP="00E8360B">
            <w:pPr>
              <w:spacing w:after="0" w:line="240" w:lineRule="auto"/>
              <w:jc w:val="center"/>
              <w:rPr>
                <w:ins w:id="2408" w:author="Author"/>
                <w:rFonts w:ascii="Times New Roman" w:eastAsia="Times New Roman" w:hAnsi="Times New Roman" w:cs="Times New Roman"/>
                <w:color w:val="000000"/>
                <w:kern w:val="0"/>
                <w:sz w:val="22"/>
                <w:szCs w:val="22"/>
                <w:lang w:eastAsia="en-AU"/>
                <w14:ligatures w14:val="none"/>
              </w:rPr>
            </w:pPr>
            <w:ins w:id="2409" w:author="Author">
              <w:r w:rsidRPr="00E8360B">
                <w:rPr>
                  <w:rFonts w:ascii="Times New Roman" w:eastAsia="Times New Roman" w:hAnsi="Times New Roman" w:cs="Times New Roman"/>
                  <w:color w:val="000000"/>
                  <w:kern w:val="0"/>
                  <w:sz w:val="22"/>
                  <w:szCs w:val="22"/>
                  <w:lang w:eastAsia="en-AU"/>
                  <w14:ligatures w14:val="none"/>
                </w:rPr>
                <w:t>0.53 – 0.60</w:t>
              </w:r>
            </w:ins>
          </w:p>
        </w:tc>
        <w:tc>
          <w:tcPr>
            <w:tcW w:w="836" w:type="dxa"/>
            <w:tcBorders>
              <w:top w:val="nil"/>
              <w:left w:val="nil"/>
              <w:bottom w:val="nil"/>
              <w:right w:val="nil"/>
            </w:tcBorders>
            <w:noWrap/>
            <w:vAlign w:val="bottom"/>
            <w:hideMark/>
          </w:tcPr>
          <w:p w14:paraId="7F474B92" w14:textId="77777777" w:rsidR="00E8360B" w:rsidRPr="00E8360B" w:rsidRDefault="00E8360B" w:rsidP="00E8360B">
            <w:pPr>
              <w:spacing w:after="0" w:line="240" w:lineRule="auto"/>
              <w:rPr>
                <w:ins w:id="2410" w:author="Author"/>
                <w:rFonts w:ascii="Times New Roman" w:eastAsia="Times New Roman" w:hAnsi="Times New Roman" w:cs="Times New Roman"/>
                <w:color w:val="000000"/>
                <w:kern w:val="0"/>
                <w:sz w:val="22"/>
                <w:szCs w:val="22"/>
                <w:lang w:eastAsia="en-AU"/>
                <w14:ligatures w14:val="none"/>
              </w:rPr>
            </w:pPr>
            <w:ins w:id="2411"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72980C63" w14:textId="77777777" w:rsidTr="00E8360B">
        <w:trPr>
          <w:trHeight w:val="276"/>
          <w:ins w:id="2412" w:author="Author"/>
        </w:trPr>
        <w:tc>
          <w:tcPr>
            <w:tcW w:w="2430" w:type="dxa"/>
            <w:tcBorders>
              <w:top w:val="nil"/>
              <w:left w:val="nil"/>
              <w:bottom w:val="nil"/>
              <w:right w:val="nil"/>
            </w:tcBorders>
            <w:noWrap/>
            <w:vAlign w:val="bottom"/>
            <w:hideMark/>
          </w:tcPr>
          <w:p w14:paraId="2AA61A84" w14:textId="77777777" w:rsidR="00E8360B" w:rsidRPr="00E8360B" w:rsidRDefault="00E8360B" w:rsidP="00E8360B">
            <w:pPr>
              <w:spacing w:after="0" w:line="240" w:lineRule="auto"/>
              <w:rPr>
                <w:ins w:id="2413" w:author="Author"/>
                <w:rFonts w:ascii="Times New Roman" w:eastAsia="Times New Roman" w:hAnsi="Times New Roman" w:cs="Times New Roman"/>
                <w:color w:val="000000"/>
                <w:kern w:val="0"/>
                <w:sz w:val="22"/>
                <w:szCs w:val="22"/>
                <w:lang w:eastAsia="en-AU"/>
                <w14:ligatures w14:val="none"/>
              </w:rPr>
            </w:pPr>
            <w:ins w:id="2414" w:author="Author">
              <w:r w:rsidRPr="00E8360B">
                <w:rPr>
                  <w:rFonts w:ascii="Times New Roman" w:eastAsia="Times New Roman" w:hAnsi="Times New Roman" w:cs="Times New Roman"/>
                  <w:color w:val="000000"/>
                  <w:kern w:val="0"/>
                  <w:sz w:val="22"/>
                  <w:szCs w:val="22"/>
                  <w:lang w:eastAsia="en-AU"/>
                  <w14:ligatures w14:val="none"/>
                </w:rPr>
                <w:t>topic [employment]</w:t>
              </w:r>
            </w:ins>
          </w:p>
        </w:tc>
        <w:tc>
          <w:tcPr>
            <w:tcW w:w="1256" w:type="dxa"/>
            <w:tcBorders>
              <w:top w:val="nil"/>
              <w:left w:val="nil"/>
              <w:bottom w:val="nil"/>
              <w:right w:val="nil"/>
            </w:tcBorders>
            <w:noWrap/>
            <w:vAlign w:val="bottom"/>
            <w:hideMark/>
          </w:tcPr>
          <w:p w14:paraId="41540435" w14:textId="77777777" w:rsidR="00E8360B" w:rsidRPr="00E8360B" w:rsidRDefault="00E8360B" w:rsidP="00E8360B">
            <w:pPr>
              <w:spacing w:after="0" w:line="240" w:lineRule="auto"/>
              <w:jc w:val="center"/>
              <w:rPr>
                <w:ins w:id="2415" w:author="Author"/>
                <w:rFonts w:ascii="Times New Roman" w:eastAsia="Times New Roman" w:hAnsi="Times New Roman" w:cs="Times New Roman"/>
                <w:color w:val="000000"/>
                <w:kern w:val="0"/>
                <w:sz w:val="22"/>
                <w:szCs w:val="22"/>
                <w:lang w:eastAsia="en-AU"/>
                <w14:ligatures w14:val="none"/>
              </w:rPr>
            </w:pPr>
            <w:ins w:id="2416" w:author="Author">
              <w:r w:rsidRPr="00E8360B">
                <w:rPr>
                  <w:rFonts w:ascii="Times New Roman" w:eastAsia="Times New Roman" w:hAnsi="Times New Roman" w:cs="Times New Roman"/>
                  <w:color w:val="000000"/>
                  <w:kern w:val="0"/>
                  <w:sz w:val="22"/>
                  <w:szCs w:val="22"/>
                  <w:lang w:eastAsia="en-AU"/>
                  <w14:ligatures w14:val="none"/>
                </w:rPr>
                <w:t>1.14</w:t>
              </w:r>
            </w:ins>
          </w:p>
        </w:tc>
        <w:tc>
          <w:tcPr>
            <w:tcW w:w="1714" w:type="dxa"/>
            <w:tcBorders>
              <w:top w:val="nil"/>
              <w:left w:val="nil"/>
              <w:bottom w:val="nil"/>
              <w:right w:val="nil"/>
            </w:tcBorders>
            <w:noWrap/>
            <w:vAlign w:val="bottom"/>
            <w:hideMark/>
          </w:tcPr>
          <w:p w14:paraId="4F323F51" w14:textId="77777777" w:rsidR="00E8360B" w:rsidRPr="00E8360B" w:rsidRDefault="00E8360B" w:rsidP="00E8360B">
            <w:pPr>
              <w:spacing w:after="0" w:line="240" w:lineRule="auto"/>
              <w:jc w:val="center"/>
              <w:rPr>
                <w:ins w:id="2417" w:author="Author"/>
                <w:rFonts w:ascii="Times New Roman" w:eastAsia="Times New Roman" w:hAnsi="Times New Roman" w:cs="Times New Roman"/>
                <w:color w:val="000000"/>
                <w:kern w:val="0"/>
                <w:sz w:val="22"/>
                <w:szCs w:val="22"/>
                <w:lang w:eastAsia="en-AU"/>
                <w14:ligatures w14:val="none"/>
              </w:rPr>
            </w:pPr>
            <w:ins w:id="2418" w:author="Author">
              <w:r w:rsidRPr="00E8360B">
                <w:rPr>
                  <w:rFonts w:ascii="Times New Roman" w:eastAsia="Times New Roman" w:hAnsi="Times New Roman" w:cs="Times New Roman"/>
                  <w:color w:val="000000"/>
                  <w:kern w:val="0"/>
                  <w:sz w:val="22"/>
                  <w:szCs w:val="22"/>
                  <w:lang w:eastAsia="en-AU"/>
                  <w14:ligatures w14:val="none"/>
                </w:rPr>
                <w:t>1.09 – 1.20</w:t>
              </w:r>
            </w:ins>
          </w:p>
        </w:tc>
        <w:tc>
          <w:tcPr>
            <w:tcW w:w="836" w:type="dxa"/>
            <w:tcBorders>
              <w:top w:val="nil"/>
              <w:left w:val="nil"/>
              <w:bottom w:val="nil"/>
              <w:right w:val="nil"/>
            </w:tcBorders>
            <w:noWrap/>
            <w:vAlign w:val="bottom"/>
            <w:hideMark/>
          </w:tcPr>
          <w:p w14:paraId="55B3ED00" w14:textId="77777777" w:rsidR="00E8360B" w:rsidRPr="00E8360B" w:rsidRDefault="00E8360B" w:rsidP="00E8360B">
            <w:pPr>
              <w:spacing w:after="0" w:line="240" w:lineRule="auto"/>
              <w:rPr>
                <w:ins w:id="2419" w:author="Author"/>
                <w:rFonts w:ascii="Times New Roman" w:eastAsia="Times New Roman" w:hAnsi="Times New Roman" w:cs="Times New Roman"/>
                <w:color w:val="000000"/>
                <w:kern w:val="0"/>
                <w:sz w:val="22"/>
                <w:szCs w:val="22"/>
                <w:lang w:eastAsia="en-AU"/>
                <w14:ligatures w14:val="none"/>
              </w:rPr>
            </w:pPr>
            <w:ins w:id="2420"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3031959" w14:textId="77777777" w:rsidTr="00E8360B">
        <w:trPr>
          <w:trHeight w:val="276"/>
          <w:ins w:id="2421" w:author="Author"/>
        </w:trPr>
        <w:tc>
          <w:tcPr>
            <w:tcW w:w="2430" w:type="dxa"/>
            <w:tcBorders>
              <w:top w:val="nil"/>
              <w:left w:val="nil"/>
              <w:bottom w:val="nil"/>
              <w:right w:val="nil"/>
            </w:tcBorders>
            <w:noWrap/>
            <w:vAlign w:val="bottom"/>
            <w:hideMark/>
          </w:tcPr>
          <w:p w14:paraId="4E2027AD" w14:textId="77777777" w:rsidR="00E8360B" w:rsidRPr="00E8360B" w:rsidRDefault="00E8360B" w:rsidP="00E8360B">
            <w:pPr>
              <w:spacing w:after="0" w:line="240" w:lineRule="auto"/>
              <w:rPr>
                <w:ins w:id="2422" w:author="Author"/>
                <w:rFonts w:ascii="Times New Roman" w:eastAsia="Times New Roman" w:hAnsi="Times New Roman" w:cs="Times New Roman"/>
                <w:color w:val="000000"/>
                <w:kern w:val="0"/>
                <w:sz w:val="22"/>
                <w:szCs w:val="22"/>
                <w:lang w:eastAsia="en-AU"/>
                <w14:ligatures w14:val="none"/>
              </w:rPr>
            </w:pPr>
            <w:ins w:id="2423" w:author="Author">
              <w:r w:rsidRPr="00E8360B">
                <w:rPr>
                  <w:rFonts w:ascii="Times New Roman" w:eastAsia="Times New Roman" w:hAnsi="Times New Roman" w:cs="Times New Roman"/>
                  <w:color w:val="000000"/>
                  <w:kern w:val="0"/>
                  <w:sz w:val="22"/>
                  <w:szCs w:val="22"/>
                  <w:lang w:eastAsia="en-AU"/>
                  <w14:ligatures w14:val="none"/>
                </w:rPr>
                <w:t>topic [entertainment]</w:t>
              </w:r>
            </w:ins>
          </w:p>
        </w:tc>
        <w:tc>
          <w:tcPr>
            <w:tcW w:w="1256" w:type="dxa"/>
            <w:tcBorders>
              <w:top w:val="nil"/>
              <w:left w:val="nil"/>
              <w:bottom w:val="nil"/>
              <w:right w:val="nil"/>
            </w:tcBorders>
            <w:noWrap/>
            <w:vAlign w:val="bottom"/>
            <w:hideMark/>
          </w:tcPr>
          <w:p w14:paraId="429EFF79" w14:textId="77777777" w:rsidR="00E8360B" w:rsidRPr="00E8360B" w:rsidRDefault="00E8360B" w:rsidP="00E8360B">
            <w:pPr>
              <w:spacing w:after="0" w:line="240" w:lineRule="auto"/>
              <w:jc w:val="center"/>
              <w:rPr>
                <w:ins w:id="2424" w:author="Author"/>
                <w:rFonts w:ascii="Times New Roman" w:eastAsia="Times New Roman" w:hAnsi="Times New Roman" w:cs="Times New Roman"/>
                <w:color w:val="000000"/>
                <w:kern w:val="0"/>
                <w:sz w:val="22"/>
                <w:szCs w:val="22"/>
                <w:lang w:eastAsia="en-AU"/>
                <w14:ligatures w14:val="none"/>
              </w:rPr>
            </w:pPr>
            <w:ins w:id="2425" w:author="Author">
              <w:r w:rsidRPr="00E8360B">
                <w:rPr>
                  <w:rFonts w:ascii="Times New Roman" w:eastAsia="Times New Roman" w:hAnsi="Times New Roman" w:cs="Times New Roman"/>
                  <w:color w:val="000000"/>
                  <w:kern w:val="0"/>
                  <w:sz w:val="22"/>
                  <w:szCs w:val="22"/>
                  <w:lang w:eastAsia="en-AU"/>
                  <w14:ligatures w14:val="none"/>
                </w:rPr>
                <w:t>0.84</w:t>
              </w:r>
            </w:ins>
          </w:p>
        </w:tc>
        <w:tc>
          <w:tcPr>
            <w:tcW w:w="1714" w:type="dxa"/>
            <w:tcBorders>
              <w:top w:val="nil"/>
              <w:left w:val="nil"/>
              <w:bottom w:val="nil"/>
              <w:right w:val="nil"/>
            </w:tcBorders>
            <w:noWrap/>
            <w:vAlign w:val="bottom"/>
            <w:hideMark/>
          </w:tcPr>
          <w:p w14:paraId="68BBA6D0" w14:textId="77777777" w:rsidR="00E8360B" w:rsidRPr="00E8360B" w:rsidRDefault="00E8360B" w:rsidP="00E8360B">
            <w:pPr>
              <w:spacing w:after="0" w:line="240" w:lineRule="auto"/>
              <w:jc w:val="center"/>
              <w:rPr>
                <w:ins w:id="2426" w:author="Author"/>
                <w:rFonts w:ascii="Times New Roman" w:eastAsia="Times New Roman" w:hAnsi="Times New Roman" w:cs="Times New Roman"/>
                <w:color w:val="000000"/>
                <w:kern w:val="0"/>
                <w:sz w:val="22"/>
                <w:szCs w:val="22"/>
                <w:lang w:eastAsia="en-AU"/>
                <w14:ligatures w14:val="none"/>
              </w:rPr>
            </w:pPr>
            <w:ins w:id="2427" w:author="Author">
              <w:r w:rsidRPr="00E8360B">
                <w:rPr>
                  <w:rFonts w:ascii="Times New Roman" w:eastAsia="Times New Roman" w:hAnsi="Times New Roman" w:cs="Times New Roman"/>
                  <w:color w:val="000000"/>
                  <w:kern w:val="0"/>
                  <w:sz w:val="22"/>
                  <w:szCs w:val="22"/>
                  <w:lang w:eastAsia="en-AU"/>
                  <w14:ligatures w14:val="none"/>
                </w:rPr>
                <w:t>0.79 – 0.88</w:t>
              </w:r>
            </w:ins>
          </w:p>
        </w:tc>
        <w:tc>
          <w:tcPr>
            <w:tcW w:w="836" w:type="dxa"/>
            <w:tcBorders>
              <w:top w:val="nil"/>
              <w:left w:val="nil"/>
              <w:bottom w:val="nil"/>
              <w:right w:val="nil"/>
            </w:tcBorders>
            <w:noWrap/>
            <w:vAlign w:val="bottom"/>
            <w:hideMark/>
          </w:tcPr>
          <w:p w14:paraId="01FB5BF3" w14:textId="77777777" w:rsidR="00E8360B" w:rsidRPr="00E8360B" w:rsidRDefault="00E8360B" w:rsidP="00E8360B">
            <w:pPr>
              <w:spacing w:after="0" w:line="240" w:lineRule="auto"/>
              <w:rPr>
                <w:ins w:id="2428" w:author="Author"/>
                <w:rFonts w:ascii="Times New Roman" w:eastAsia="Times New Roman" w:hAnsi="Times New Roman" w:cs="Times New Roman"/>
                <w:color w:val="000000"/>
                <w:kern w:val="0"/>
                <w:sz w:val="22"/>
                <w:szCs w:val="22"/>
                <w:lang w:eastAsia="en-AU"/>
                <w14:ligatures w14:val="none"/>
              </w:rPr>
            </w:pPr>
            <w:ins w:id="2429"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D669D29" w14:textId="77777777" w:rsidTr="00E8360B">
        <w:trPr>
          <w:trHeight w:val="276"/>
          <w:ins w:id="2430" w:author="Author"/>
        </w:trPr>
        <w:tc>
          <w:tcPr>
            <w:tcW w:w="2430" w:type="dxa"/>
            <w:tcBorders>
              <w:top w:val="nil"/>
              <w:left w:val="nil"/>
              <w:bottom w:val="nil"/>
              <w:right w:val="nil"/>
            </w:tcBorders>
            <w:noWrap/>
            <w:vAlign w:val="bottom"/>
            <w:hideMark/>
          </w:tcPr>
          <w:p w14:paraId="48F03B48" w14:textId="77777777" w:rsidR="00E8360B" w:rsidRPr="00E8360B" w:rsidRDefault="00E8360B" w:rsidP="00E8360B">
            <w:pPr>
              <w:spacing w:after="0" w:line="240" w:lineRule="auto"/>
              <w:rPr>
                <w:ins w:id="2431" w:author="Author"/>
                <w:rFonts w:ascii="Times New Roman" w:eastAsia="Times New Roman" w:hAnsi="Times New Roman" w:cs="Times New Roman"/>
                <w:color w:val="000000"/>
                <w:kern w:val="0"/>
                <w:sz w:val="22"/>
                <w:szCs w:val="22"/>
                <w:lang w:eastAsia="en-AU"/>
                <w14:ligatures w14:val="none"/>
              </w:rPr>
            </w:pPr>
            <w:ins w:id="2432" w:author="Author">
              <w:r w:rsidRPr="00E8360B">
                <w:rPr>
                  <w:rFonts w:ascii="Times New Roman" w:eastAsia="Times New Roman" w:hAnsi="Times New Roman" w:cs="Times New Roman"/>
                  <w:color w:val="000000"/>
                  <w:kern w:val="0"/>
                  <w:sz w:val="22"/>
                  <w:szCs w:val="22"/>
                  <w:lang w:eastAsia="en-AU"/>
                  <w14:ligatures w14:val="none"/>
                </w:rPr>
                <w:t>topic [fashion]</w:t>
              </w:r>
            </w:ins>
          </w:p>
        </w:tc>
        <w:tc>
          <w:tcPr>
            <w:tcW w:w="1256" w:type="dxa"/>
            <w:tcBorders>
              <w:top w:val="nil"/>
              <w:left w:val="nil"/>
              <w:bottom w:val="nil"/>
              <w:right w:val="nil"/>
            </w:tcBorders>
            <w:noWrap/>
            <w:vAlign w:val="bottom"/>
            <w:hideMark/>
          </w:tcPr>
          <w:p w14:paraId="431F22BB" w14:textId="77777777" w:rsidR="00E8360B" w:rsidRPr="00E8360B" w:rsidRDefault="00E8360B" w:rsidP="00E8360B">
            <w:pPr>
              <w:spacing w:after="0" w:line="240" w:lineRule="auto"/>
              <w:jc w:val="center"/>
              <w:rPr>
                <w:ins w:id="2433" w:author="Author"/>
                <w:rFonts w:ascii="Times New Roman" w:eastAsia="Times New Roman" w:hAnsi="Times New Roman" w:cs="Times New Roman"/>
                <w:color w:val="000000"/>
                <w:kern w:val="0"/>
                <w:sz w:val="22"/>
                <w:szCs w:val="22"/>
                <w:lang w:eastAsia="en-AU"/>
                <w14:ligatures w14:val="none"/>
              </w:rPr>
            </w:pPr>
            <w:ins w:id="2434" w:author="Author">
              <w:r w:rsidRPr="00E8360B">
                <w:rPr>
                  <w:rFonts w:ascii="Times New Roman" w:eastAsia="Times New Roman" w:hAnsi="Times New Roman" w:cs="Times New Roman"/>
                  <w:color w:val="000000"/>
                  <w:kern w:val="0"/>
                  <w:sz w:val="22"/>
                  <w:szCs w:val="22"/>
                  <w:lang w:eastAsia="en-AU"/>
                  <w14:ligatures w14:val="none"/>
                </w:rPr>
                <w:t>1.22</w:t>
              </w:r>
            </w:ins>
          </w:p>
        </w:tc>
        <w:tc>
          <w:tcPr>
            <w:tcW w:w="1714" w:type="dxa"/>
            <w:tcBorders>
              <w:top w:val="nil"/>
              <w:left w:val="nil"/>
              <w:bottom w:val="nil"/>
              <w:right w:val="nil"/>
            </w:tcBorders>
            <w:noWrap/>
            <w:vAlign w:val="bottom"/>
            <w:hideMark/>
          </w:tcPr>
          <w:p w14:paraId="1C843727" w14:textId="77777777" w:rsidR="00E8360B" w:rsidRPr="00E8360B" w:rsidRDefault="00E8360B" w:rsidP="00E8360B">
            <w:pPr>
              <w:spacing w:after="0" w:line="240" w:lineRule="auto"/>
              <w:jc w:val="center"/>
              <w:rPr>
                <w:ins w:id="2435" w:author="Author"/>
                <w:rFonts w:ascii="Times New Roman" w:eastAsia="Times New Roman" w:hAnsi="Times New Roman" w:cs="Times New Roman"/>
                <w:color w:val="000000"/>
                <w:kern w:val="0"/>
                <w:sz w:val="22"/>
                <w:szCs w:val="22"/>
                <w:lang w:eastAsia="en-AU"/>
                <w14:ligatures w14:val="none"/>
              </w:rPr>
            </w:pPr>
            <w:ins w:id="2436" w:author="Author">
              <w:r w:rsidRPr="00E8360B">
                <w:rPr>
                  <w:rFonts w:ascii="Times New Roman" w:eastAsia="Times New Roman" w:hAnsi="Times New Roman" w:cs="Times New Roman"/>
                  <w:color w:val="000000"/>
                  <w:kern w:val="0"/>
                  <w:sz w:val="22"/>
                  <w:szCs w:val="22"/>
                  <w:lang w:eastAsia="en-AU"/>
                  <w14:ligatures w14:val="none"/>
                </w:rPr>
                <w:t>1.16 – 1.28</w:t>
              </w:r>
            </w:ins>
          </w:p>
        </w:tc>
        <w:tc>
          <w:tcPr>
            <w:tcW w:w="836" w:type="dxa"/>
            <w:tcBorders>
              <w:top w:val="nil"/>
              <w:left w:val="nil"/>
              <w:bottom w:val="nil"/>
              <w:right w:val="nil"/>
            </w:tcBorders>
            <w:noWrap/>
            <w:vAlign w:val="bottom"/>
            <w:hideMark/>
          </w:tcPr>
          <w:p w14:paraId="17449721" w14:textId="77777777" w:rsidR="00E8360B" w:rsidRPr="00E8360B" w:rsidRDefault="00E8360B" w:rsidP="00E8360B">
            <w:pPr>
              <w:spacing w:after="0" w:line="240" w:lineRule="auto"/>
              <w:rPr>
                <w:ins w:id="2437" w:author="Author"/>
                <w:rFonts w:ascii="Times New Roman" w:eastAsia="Times New Roman" w:hAnsi="Times New Roman" w:cs="Times New Roman"/>
                <w:color w:val="000000"/>
                <w:kern w:val="0"/>
                <w:sz w:val="22"/>
                <w:szCs w:val="22"/>
                <w:lang w:eastAsia="en-AU"/>
                <w14:ligatures w14:val="none"/>
              </w:rPr>
            </w:pPr>
            <w:ins w:id="2438"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4786057" w14:textId="77777777" w:rsidTr="00E8360B">
        <w:trPr>
          <w:trHeight w:val="276"/>
          <w:ins w:id="2439" w:author="Author"/>
        </w:trPr>
        <w:tc>
          <w:tcPr>
            <w:tcW w:w="2430" w:type="dxa"/>
            <w:tcBorders>
              <w:top w:val="nil"/>
              <w:left w:val="nil"/>
              <w:bottom w:val="nil"/>
              <w:right w:val="nil"/>
            </w:tcBorders>
            <w:noWrap/>
            <w:vAlign w:val="bottom"/>
            <w:hideMark/>
          </w:tcPr>
          <w:p w14:paraId="24A8155F" w14:textId="77777777" w:rsidR="00E8360B" w:rsidRPr="00E8360B" w:rsidRDefault="00E8360B" w:rsidP="00E8360B">
            <w:pPr>
              <w:spacing w:after="0" w:line="240" w:lineRule="auto"/>
              <w:rPr>
                <w:ins w:id="2440" w:author="Author"/>
                <w:rFonts w:ascii="Times New Roman" w:eastAsia="Times New Roman" w:hAnsi="Times New Roman" w:cs="Times New Roman"/>
                <w:color w:val="000000"/>
                <w:kern w:val="0"/>
                <w:sz w:val="22"/>
                <w:szCs w:val="22"/>
                <w:lang w:eastAsia="en-AU"/>
                <w14:ligatures w14:val="none"/>
              </w:rPr>
            </w:pPr>
            <w:ins w:id="2441" w:author="Author">
              <w:r w:rsidRPr="00E8360B">
                <w:rPr>
                  <w:rFonts w:ascii="Times New Roman" w:eastAsia="Times New Roman" w:hAnsi="Times New Roman" w:cs="Times New Roman"/>
                  <w:color w:val="000000"/>
                  <w:kern w:val="0"/>
                  <w:sz w:val="22"/>
                  <w:szCs w:val="22"/>
                  <w:lang w:eastAsia="en-AU"/>
                  <w14:ligatures w14:val="none"/>
                </w:rPr>
                <w:t>topic [finance]</w:t>
              </w:r>
            </w:ins>
          </w:p>
        </w:tc>
        <w:tc>
          <w:tcPr>
            <w:tcW w:w="1256" w:type="dxa"/>
            <w:tcBorders>
              <w:top w:val="nil"/>
              <w:left w:val="nil"/>
              <w:bottom w:val="nil"/>
              <w:right w:val="nil"/>
            </w:tcBorders>
            <w:noWrap/>
            <w:vAlign w:val="bottom"/>
            <w:hideMark/>
          </w:tcPr>
          <w:p w14:paraId="5F48B16E" w14:textId="77777777" w:rsidR="00E8360B" w:rsidRPr="00E8360B" w:rsidRDefault="00E8360B" w:rsidP="00E8360B">
            <w:pPr>
              <w:spacing w:after="0" w:line="240" w:lineRule="auto"/>
              <w:jc w:val="center"/>
              <w:rPr>
                <w:ins w:id="2442" w:author="Author"/>
                <w:rFonts w:ascii="Times New Roman" w:eastAsia="Times New Roman" w:hAnsi="Times New Roman" w:cs="Times New Roman"/>
                <w:color w:val="000000"/>
                <w:kern w:val="0"/>
                <w:sz w:val="22"/>
                <w:szCs w:val="22"/>
                <w:lang w:eastAsia="en-AU"/>
                <w14:ligatures w14:val="none"/>
              </w:rPr>
            </w:pPr>
            <w:ins w:id="2443" w:author="Author">
              <w:r w:rsidRPr="00E8360B">
                <w:rPr>
                  <w:rFonts w:ascii="Times New Roman" w:eastAsia="Times New Roman" w:hAnsi="Times New Roman" w:cs="Times New Roman"/>
                  <w:color w:val="000000"/>
                  <w:kern w:val="0"/>
                  <w:sz w:val="22"/>
                  <w:szCs w:val="22"/>
                  <w:lang w:eastAsia="en-AU"/>
                  <w14:ligatures w14:val="none"/>
                </w:rPr>
                <w:t>0.65</w:t>
              </w:r>
            </w:ins>
          </w:p>
        </w:tc>
        <w:tc>
          <w:tcPr>
            <w:tcW w:w="1714" w:type="dxa"/>
            <w:tcBorders>
              <w:top w:val="nil"/>
              <w:left w:val="nil"/>
              <w:bottom w:val="nil"/>
              <w:right w:val="nil"/>
            </w:tcBorders>
            <w:noWrap/>
            <w:vAlign w:val="bottom"/>
            <w:hideMark/>
          </w:tcPr>
          <w:p w14:paraId="02CBB397" w14:textId="77777777" w:rsidR="00E8360B" w:rsidRPr="00E8360B" w:rsidRDefault="00E8360B" w:rsidP="00E8360B">
            <w:pPr>
              <w:spacing w:after="0" w:line="240" w:lineRule="auto"/>
              <w:jc w:val="center"/>
              <w:rPr>
                <w:ins w:id="2444" w:author="Author"/>
                <w:rFonts w:ascii="Times New Roman" w:eastAsia="Times New Roman" w:hAnsi="Times New Roman" w:cs="Times New Roman"/>
                <w:color w:val="000000"/>
                <w:kern w:val="0"/>
                <w:sz w:val="22"/>
                <w:szCs w:val="22"/>
                <w:lang w:eastAsia="en-AU"/>
                <w14:ligatures w14:val="none"/>
              </w:rPr>
            </w:pPr>
            <w:ins w:id="2445" w:author="Author">
              <w:r w:rsidRPr="00E8360B">
                <w:rPr>
                  <w:rFonts w:ascii="Times New Roman" w:eastAsia="Times New Roman" w:hAnsi="Times New Roman" w:cs="Times New Roman"/>
                  <w:color w:val="000000"/>
                  <w:kern w:val="0"/>
                  <w:sz w:val="22"/>
                  <w:szCs w:val="22"/>
                  <w:lang w:eastAsia="en-AU"/>
                  <w14:ligatures w14:val="none"/>
                </w:rPr>
                <w:t>0.61 – 0.69</w:t>
              </w:r>
            </w:ins>
          </w:p>
        </w:tc>
        <w:tc>
          <w:tcPr>
            <w:tcW w:w="836" w:type="dxa"/>
            <w:tcBorders>
              <w:top w:val="nil"/>
              <w:left w:val="nil"/>
              <w:bottom w:val="nil"/>
              <w:right w:val="nil"/>
            </w:tcBorders>
            <w:noWrap/>
            <w:vAlign w:val="bottom"/>
            <w:hideMark/>
          </w:tcPr>
          <w:p w14:paraId="5BB5472D" w14:textId="77777777" w:rsidR="00E8360B" w:rsidRPr="00E8360B" w:rsidRDefault="00E8360B" w:rsidP="00E8360B">
            <w:pPr>
              <w:spacing w:after="0" w:line="240" w:lineRule="auto"/>
              <w:rPr>
                <w:ins w:id="2446" w:author="Author"/>
                <w:rFonts w:ascii="Times New Roman" w:eastAsia="Times New Roman" w:hAnsi="Times New Roman" w:cs="Times New Roman"/>
                <w:color w:val="000000"/>
                <w:kern w:val="0"/>
                <w:sz w:val="22"/>
                <w:szCs w:val="22"/>
                <w:lang w:eastAsia="en-AU"/>
                <w14:ligatures w14:val="none"/>
              </w:rPr>
            </w:pPr>
            <w:ins w:id="2447"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47FB6047" w14:textId="77777777" w:rsidTr="00E8360B">
        <w:trPr>
          <w:trHeight w:val="276"/>
          <w:ins w:id="2448" w:author="Author"/>
        </w:trPr>
        <w:tc>
          <w:tcPr>
            <w:tcW w:w="2430" w:type="dxa"/>
            <w:tcBorders>
              <w:top w:val="nil"/>
              <w:left w:val="nil"/>
              <w:bottom w:val="nil"/>
              <w:right w:val="nil"/>
            </w:tcBorders>
            <w:noWrap/>
            <w:vAlign w:val="bottom"/>
            <w:hideMark/>
          </w:tcPr>
          <w:p w14:paraId="2914D607" w14:textId="77777777" w:rsidR="00E8360B" w:rsidRPr="00E8360B" w:rsidRDefault="00E8360B" w:rsidP="00E8360B">
            <w:pPr>
              <w:spacing w:after="0" w:line="240" w:lineRule="auto"/>
              <w:rPr>
                <w:ins w:id="2449" w:author="Author"/>
                <w:rFonts w:ascii="Times New Roman" w:eastAsia="Times New Roman" w:hAnsi="Times New Roman" w:cs="Times New Roman"/>
                <w:color w:val="000000"/>
                <w:kern w:val="0"/>
                <w:sz w:val="22"/>
                <w:szCs w:val="22"/>
                <w:lang w:eastAsia="en-AU"/>
                <w14:ligatures w14:val="none"/>
              </w:rPr>
            </w:pPr>
            <w:ins w:id="2450" w:author="Author">
              <w:r w:rsidRPr="00E8360B">
                <w:rPr>
                  <w:rFonts w:ascii="Times New Roman" w:eastAsia="Times New Roman" w:hAnsi="Times New Roman" w:cs="Times New Roman"/>
                  <w:color w:val="000000"/>
                  <w:kern w:val="0"/>
                  <w:sz w:val="22"/>
                  <w:szCs w:val="22"/>
                  <w:lang w:eastAsia="en-AU"/>
                  <w14:ligatures w14:val="none"/>
                </w:rPr>
                <w:t>topic [food]</w:t>
              </w:r>
            </w:ins>
          </w:p>
        </w:tc>
        <w:tc>
          <w:tcPr>
            <w:tcW w:w="1256" w:type="dxa"/>
            <w:tcBorders>
              <w:top w:val="nil"/>
              <w:left w:val="nil"/>
              <w:bottom w:val="nil"/>
              <w:right w:val="nil"/>
            </w:tcBorders>
            <w:noWrap/>
            <w:vAlign w:val="bottom"/>
            <w:hideMark/>
          </w:tcPr>
          <w:p w14:paraId="1F639E04" w14:textId="77777777" w:rsidR="00E8360B" w:rsidRPr="00E8360B" w:rsidRDefault="00E8360B" w:rsidP="00E8360B">
            <w:pPr>
              <w:spacing w:after="0" w:line="240" w:lineRule="auto"/>
              <w:jc w:val="center"/>
              <w:rPr>
                <w:ins w:id="2451" w:author="Author"/>
                <w:rFonts w:ascii="Times New Roman" w:eastAsia="Times New Roman" w:hAnsi="Times New Roman" w:cs="Times New Roman"/>
                <w:color w:val="000000"/>
                <w:kern w:val="0"/>
                <w:sz w:val="22"/>
                <w:szCs w:val="22"/>
                <w:lang w:eastAsia="en-AU"/>
                <w14:ligatures w14:val="none"/>
              </w:rPr>
            </w:pPr>
            <w:ins w:id="2452" w:author="Author">
              <w:r w:rsidRPr="00E8360B">
                <w:rPr>
                  <w:rFonts w:ascii="Times New Roman" w:eastAsia="Times New Roman" w:hAnsi="Times New Roman" w:cs="Times New Roman"/>
                  <w:color w:val="000000"/>
                  <w:kern w:val="0"/>
                  <w:sz w:val="22"/>
                  <w:szCs w:val="22"/>
                  <w:lang w:eastAsia="en-AU"/>
                  <w14:ligatures w14:val="none"/>
                </w:rPr>
                <w:t>0.86</w:t>
              </w:r>
            </w:ins>
          </w:p>
        </w:tc>
        <w:tc>
          <w:tcPr>
            <w:tcW w:w="1714" w:type="dxa"/>
            <w:tcBorders>
              <w:top w:val="nil"/>
              <w:left w:val="nil"/>
              <w:bottom w:val="nil"/>
              <w:right w:val="nil"/>
            </w:tcBorders>
            <w:noWrap/>
            <w:vAlign w:val="bottom"/>
            <w:hideMark/>
          </w:tcPr>
          <w:p w14:paraId="4BB1C044" w14:textId="77777777" w:rsidR="00E8360B" w:rsidRPr="00E8360B" w:rsidRDefault="00E8360B" w:rsidP="00E8360B">
            <w:pPr>
              <w:spacing w:after="0" w:line="240" w:lineRule="auto"/>
              <w:jc w:val="center"/>
              <w:rPr>
                <w:ins w:id="2453" w:author="Author"/>
                <w:rFonts w:ascii="Times New Roman" w:eastAsia="Times New Roman" w:hAnsi="Times New Roman" w:cs="Times New Roman"/>
                <w:color w:val="000000"/>
                <w:kern w:val="0"/>
                <w:sz w:val="22"/>
                <w:szCs w:val="22"/>
                <w:lang w:eastAsia="en-AU"/>
                <w14:ligatures w14:val="none"/>
              </w:rPr>
            </w:pPr>
            <w:ins w:id="2454" w:author="Author">
              <w:r w:rsidRPr="00E8360B">
                <w:rPr>
                  <w:rFonts w:ascii="Times New Roman" w:eastAsia="Times New Roman" w:hAnsi="Times New Roman" w:cs="Times New Roman"/>
                  <w:color w:val="000000"/>
                  <w:kern w:val="0"/>
                  <w:sz w:val="22"/>
                  <w:szCs w:val="22"/>
                  <w:lang w:eastAsia="en-AU"/>
                  <w14:ligatures w14:val="none"/>
                </w:rPr>
                <w:t>0.81 – 0.91</w:t>
              </w:r>
            </w:ins>
          </w:p>
        </w:tc>
        <w:tc>
          <w:tcPr>
            <w:tcW w:w="836" w:type="dxa"/>
            <w:tcBorders>
              <w:top w:val="nil"/>
              <w:left w:val="nil"/>
              <w:bottom w:val="nil"/>
              <w:right w:val="nil"/>
            </w:tcBorders>
            <w:noWrap/>
            <w:vAlign w:val="bottom"/>
            <w:hideMark/>
          </w:tcPr>
          <w:p w14:paraId="7D29CF1C" w14:textId="77777777" w:rsidR="00E8360B" w:rsidRPr="00E8360B" w:rsidRDefault="00E8360B" w:rsidP="00E8360B">
            <w:pPr>
              <w:spacing w:after="0" w:line="240" w:lineRule="auto"/>
              <w:rPr>
                <w:ins w:id="2455" w:author="Author"/>
                <w:rFonts w:ascii="Times New Roman" w:eastAsia="Times New Roman" w:hAnsi="Times New Roman" w:cs="Times New Roman"/>
                <w:color w:val="000000"/>
                <w:kern w:val="0"/>
                <w:sz w:val="22"/>
                <w:szCs w:val="22"/>
                <w:lang w:eastAsia="en-AU"/>
                <w14:ligatures w14:val="none"/>
              </w:rPr>
            </w:pPr>
            <w:ins w:id="2456"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242609D" w14:textId="77777777" w:rsidTr="00E8360B">
        <w:trPr>
          <w:trHeight w:val="276"/>
          <w:ins w:id="2457" w:author="Author"/>
        </w:trPr>
        <w:tc>
          <w:tcPr>
            <w:tcW w:w="2430" w:type="dxa"/>
            <w:tcBorders>
              <w:top w:val="nil"/>
              <w:left w:val="nil"/>
              <w:bottom w:val="nil"/>
              <w:right w:val="nil"/>
            </w:tcBorders>
            <w:noWrap/>
            <w:vAlign w:val="bottom"/>
            <w:hideMark/>
          </w:tcPr>
          <w:p w14:paraId="11A96E6B" w14:textId="77777777" w:rsidR="00E8360B" w:rsidRPr="00E8360B" w:rsidRDefault="00E8360B" w:rsidP="00E8360B">
            <w:pPr>
              <w:spacing w:after="0" w:line="240" w:lineRule="auto"/>
              <w:rPr>
                <w:ins w:id="2458" w:author="Author"/>
                <w:rFonts w:ascii="Times New Roman" w:eastAsia="Times New Roman" w:hAnsi="Times New Roman" w:cs="Times New Roman"/>
                <w:color w:val="000000"/>
                <w:kern w:val="0"/>
                <w:sz w:val="22"/>
                <w:szCs w:val="22"/>
                <w:lang w:eastAsia="en-AU"/>
                <w14:ligatures w14:val="none"/>
              </w:rPr>
            </w:pPr>
            <w:ins w:id="2459" w:author="Author">
              <w:r w:rsidRPr="00E8360B">
                <w:rPr>
                  <w:rFonts w:ascii="Times New Roman" w:eastAsia="Times New Roman" w:hAnsi="Times New Roman" w:cs="Times New Roman"/>
                  <w:color w:val="000000"/>
                  <w:kern w:val="0"/>
                  <w:sz w:val="22"/>
                  <w:szCs w:val="22"/>
                  <w:lang w:eastAsia="en-AU"/>
                  <w14:ligatures w14:val="none"/>
                </w:rPr>
                <w:t>topic [foreign]</w:t>
              </w:r>
            </w:ins>
          </w:p>
        </w:tc>
        <w:tc>
          <w:tcPr>
            <w:tcW w:w="1256" w:type="dxa"/>
            <w:tcBorders>
              <w:top w:val="nil"/>
              <w:left w:val="nil"/>
              <w:bottom w:val="nil"/>
              <w:right w:val="nil"/>
            </w:tcBorders>
            <w:noWrap/>
            <w:vAlign w:val="bottom"/>
            <w:hideMark/>
          </w:tcPr>
          <w:p w14:paraId="2BFDC48E" w14:textId="77777777" w:rsidR="00E8360B" w:rsidRPr="00E8360B" w:rsidRDefault="00E8360B" w:rsidP="00E8360B">
            <w:pPr>
              <w:spacing w:after="0" w:line="240" w:lineRule="auto"/>
              <w:jc w:val="center"/>
              <w:rPr>
                <w:ins w:id="2460" w:author="Author"/>
                <w:rFonts w:ascii="Times New Roman" w:eastAsia="Times New Roman" w:hAnsi="Times New Roman" w:cs="Times New Roman"/>
                <w:color w:val="000000"/>
                <w:kern w:val="0"/>
                <w:sz w:val="22"/>
                <w:szCs w:val="22"/>
                <w:lang w:eastAsia="en-AU"/>
                <w14:ligatures w14:val="none"/>
              </w:rPr>
            </w:pPr>
            <w:ins w:id="2461" w:author="Author">
              <w:r w:rsidRPr="00E8360B">
                <w:rPr>
                  <w:rFonts w:ascii="Times New Roman" w:eastAsia="Times New Roman" w:hAnsi="Times New Roman" w:cs="Times New Roman"/>
                  <w:color w:val="000000"/>
                  <w:kern w:val="0"/>
                  <w:sz w:val="22"/>
                  <w:szCs w:val="22"/>
                  <w:lang w:eastAsia="en-AU"/>
                  <w14:ligatures w14:val="none"/>
                </w:rPr>
                <w:t>1.03</w:t>
              </w:r>
            </w:ins>
          </w:p>
        </w:tc>
        <w:tc>
          <w:tcPr>
            <w:tcW w:w="1714" w:type="dxa"/>
            <w:tcBorders>
              <w:top w:val="nil"/>
              <w:left w:val="nil"/>
              <w:bottom w:val="nil"/>
              <w:right w:val="nil"/>
            </w:tcBorders>
            <w:noWrap/>
            <w:vAlign w:val="bottom"/>
            <w:hideMark/>
          </w:tcPr>
          <w:p w14:paraId="416A5294" w14:textId="77777777" w:rsidR="00E8360B" w:rsidRPr="00E8360B" w:rsidRDefault="00E8360B" w:rsidP="00E8360B">
            <w:pPr>
              <w:spacing w:after="0" w:line="240" w:lineRule="auto"/>
              <w:jc w:val="center"/>
              <w:rPr>
                <w:ins w:id="2462" w:author="Author"/>
                <w:rFonts w:ascii="Times New Roman" w:eastAsia="Times New Roman" w:hAnsi="Times New Roman" w:cs="Times New Roman"/>
                <w:color w:val="000000"/>
                <w:kern w:val="0"/>
                <w:sz w:val="22"/>
                <w:szCs w:val="22"/>
                <w:lang w:eastAsia="en-AU"/>
                <w14:ligatures w14:val="none"/>
              </w:rPr>
            </w:pPr>
            <w:ins w:id="2463" w:author="Author">
              <w:r w:rsidRPr="00E8360B">
                <w:rPr>
                  <w:rFonts w:ascii="Times New Roman" w:eastAsia="Times New Roman" w:hAnsi="Times New Roman" w:cs="Times New Roman"/>
                  <w:color w:val="000000"/>
                  <w:kern w:val="0"/>
                  <w:sz w:val="22"/>
                  <w:szCs w:val="22"/>
                  <w:lang w:eastAsia="en-AU"/>
                  <w14:ligatures w14:val="none"/>
                </w:rPr>
                <w:t>0.97 – 1.08</w:t>
              </w:r>
            </w:ins>
          </w:p>
        </w:tc>
        <w:tc>
          <w:tcPr>
            <w:tcW w:w="836" w:type="dxa"/>
            <w:tcBorders>
              <w:top w:val="nil"/>
              <w:left w:val="nil"/>
              <w:bottom w:val="nil"/>
              <w:right w:val="nil"/>
            </w:tcBorders>
            <w:noWrap/>
            <w:vAlign w:val="bottom"/>
            <w:hideMark/>
          </w:tcPr>
          <w:p w14:paraId="26EECD30" w14:textId="77777777" w:rsidR="00E8360B" w:rsidRPr="00E8360B" w:rsidRDefault="00E8360B" w:rsidP="00E8360B">
            <w:pPr>
              <w:spacing w:after="0" w:line="240" w:lineRule="auto"/>
              <w:jc w:val="right"/>
              <w:rPr>
                <w:ins w:id="2464" w:author="Author"/>
                <w:rFonts w:ascii="Times New Roman" w:eastAsia="Times New Roman" w:hAnsi="Times New Roman" w:cs="Times New Roman"/>
                <w:color w:val="000000"/>
                <w:kern w:val="0"/>
                <w:sz w:val="22"/>
                <w:szCs w:val="22"/>
                <w:lang w:eastAsia="en-AU"/>
                <w14:ligatures w14:val="none"/>
              </w:rPr>
            </w:pPr>
            <w:ins w:id="2465" w:author="Author">
              <w:r w:rsidRPr="00E8360B">
                <w:rPr>
                  <w:rFonts w:ascii="Times New Roman" w:eastAsia="Times New Roman" w:hAnsi="Times New Roman" w:cs="Times New Roman"/>
                  <w:color w:val="000000"/>
                  <w:kern w:val="0"/>
                  <w:sz w:val="22"/>
                  <w:szCs w:val="22"/>
                  <w:lang w:eastAsia="en-AU"/>
                  <w14:ligatures w14:val="none"/>
                </w:rPr>
                <w:t>0.356</w:t>
              </w:r>
            </w:ins>
          </w:p>
        </w:tc>
      </w:tr>
      <w:tr w:rsidR="00E8360B" w:rsidRPr="00E8360B" w14:paraId="0F322746" w14:textId="77777777" w:rsidTr="00E8360B">
        <w:trPr>
          <w:trHeight w:val="276"/>
          <w:ins w:id="2466" w:author="Author"/>
        </w:trPr>
        <w:tc>
          <w:tcPr>
            <w:tcW w:w="2430" w:type="dxa"/>
            <w:tcBorders>
              <w:top w:val="nil"/>
              <w:left w:val="nil"/>
              <w:bottom w:val="nil"/>
              <w:right w:val="nil"/>
            </w:tcBorders>
            <w:noWrap/>
            <w:vAlign w:val="bottom"/>
            <w:hideMark/>
          </w:tcPr>
          <w:p w14:paraId="37812706" w14:textId="77777777" w:rsidR="00E8360B" w:rsidRPr="00E8360B" w:rsidRDefault="00E8360B" w:rsidP="00E8360B">
            <w:pPr>
              <w:spacing w:after="0" w:line="240" w:lineRule="auto"/>
              <w:rPr>
                <w:ins w:id="2467" w:author="Author"/>
                <w:rFonts w:ascii="Times New Roman" w:eastAsia="Times New Roman" w:hAnsi="Times New Roman" w:cs="Times New Roman"/>
                <w:color w:val="000000"/>
                <w:kern w:val="0"/>
                <w:sz w:val="22"/>
                <w:szCs w:val="22"/>
                <w:lang w:eastAsia="en-AU"/>
                <w14:ligatures w14:val="none"/>
              </w:rPr>
            </w:pPr>
            <w:ins w:id="2468" w:author="Author">
              <w:r w:rsidRPr="00E8360B">
                <w:rPr>
                  <w:rFonts w:ascii="Times New Roman" w:eastAsia="Times New Roman" w:hAnsi="Times New Roman" w:cs="Times New Roman"/>
                  <w:color w:val="000000"/>
                  <w:kern w:val="0"/>
                  <w:sz w:val="22"/>
                  <w:szCs w:val="22"/>
                  <w:lang w:eastAsia="en-AU"/>
                  <w14:ligatures w14:val="none"/>
                </w:rPr>
                <w:t>topic [gaming]</w:t>
              </w:r>
            </w:ins>
          </w:p>
        </w:tc>
        <w:tc>
          <w:tcPr>
            <w:tcW w:w="1256" w:type="dxa"/>
            <w:tcBorders>
              <w:top w:val="nil"/>
              <w:left w:val="nil"/>
              <w:bottom w:val="nil"/>
              <w:right w:val="nil"/>
            </w:tcBorders>
            <w:noWrap/>
            <w:vAlign w:val="bottom"/>
            <w:hideMark/>
          </w:tcPr>
          <w:p w14:paraId="70C2EFA9" w14:textId="77777777" w:rsidR="00E8360B" w:rsidRPr="00E8360B" w:rsidRDefault="00E8360B" w:rsidP="00E8360B">
            <w:pPr>
              <w:spacing w:after="0" w:line="240" w:lineRule="auto"/>
              <w:jc w:val="center"/>
              <w:rPr>
                <w:ins w:id="2469" w:author="Author"/>
                <w:rFonts w:ascii="Times New Roman" w:eastAsia="Times New Roman" w:hAnsi="Times New Roman" w:cs="Times New Roman"/>
                <w:color w:val="000000"/>
                <w:kern w:val="0"/>
                <w:sz w:val="22"/>
                <w:szCs w:val="22"/>
                <w:lang w:eastAsia="en-AU"/>
                <w14:ligatures w14:val="none"/>
              </w:rPr>
            </w:pPr>
            <w:ins w:id="2470" w:author="Author">
              <w:r w:rsidRPr="00E8360B">
                <w:rPr>
                  <w:rFonts w:ascii="Times New Roman" w:eastAsia="Times New Roman" w:hAnsi="Times New Roman" w:cs="Times New Roman"/>
                  <w:color w:val="000000"/>
                  <w:kern w:val="0"/>
                  <w:sz w:val="22"/>
                  <w:szCs w:val="22"/>
                  <w:lang w:eastAsia="en-AU"/>
                  <w14:ligatures w14:val="none"/>
                </w:rPr>
                <w:t>0.92</w:t>
              </w:r>
            </w:ins>
          </w:p>
        </w:tc>
        <w:tc>
          <w:tcPr>
            <w:tcW w:w="1714" w:type="dxa"/>
            <w:tcBorders>
              <w:top w:val="nil"/>
              <w:left w:val="nil"/>
              <w:bottom w:val="nil"/>
              <w:right w:val="nil"/>
            </w:tcBorders>
            <w:noWrap/>
            <w:vAlign w:val="bottom"/>
            <w:hideMark/>
          </w:tcPr>
          <w:p w14:paraId="01712879" w14:textId="77777777" w:rsidR="00E8360B" w:rsidRPr="00E8360B" w:rsidRDefault="00E8360B" w:rsidP="00E8360B">
            <w:pPr>
              <w:spacing w:after="0" w:line="240" w:lineRule="auto"/>
              <w:jc w:val="center"/>
              <w:rPr>
                <w:ins w:id="2471" w:author="Author"/>
                <w:rFonts w:ascii="Times New Roman" w:eastAsia="Times New Roman" w:hAnsi="Times New Roman" w:cs="Times New Roman"/>
                <w:color w:val="000000"/>
                <w:kern w:val="0"/>
                <w:sz w:val="22"/>
                <w:szCs w:val="22"/>
                <w:lang w:eastAsia="en-AU"/>
                <w14:ligatures w14:val="none"/>
              </w:rPr>
            </w:pPr>
            <w:ins w:id="2472" w:author="Author">
              <w:r w:rsidRPr="00E8360B">
                <w:rPr>
                  <w:rFonts w:ascii="Times New Roman" w:eastAsia="Times New Roman" w:hAnsi="Times New Roman" w:cs="Times New Roman"/>
                  <w:color w:val="000000"/>
                  <w:kern w:val="0"/>
                  <w:sz w:val="22"/>
                  <w:szCs w:val="22"/>
                  <w:lang w:eastAsia="en-AU"/>
                  <w14:ligatures w14:val="none"/>
                </w:rPr>
                <w:t>0.87 – 0.97</w:t>
              </w:r>
            </w:ins>
          </w:p>
        </w:tc>
        <w:tc>
          <w:tcPr>
            <w:tcW w:w="836" w:type="dxa"/>
            <w:tcBorders>
              <w:top w:val="nil"/>
              <w:left w:val="nil"/>
              <w:bottom w:val="nil"/>
              <w:right w:val="nil"/>
            </w:tcBorders>
            <w:noWrap/>
            <w:vAlign w:val="bottom"/>
            <w:hideMark/>
          </w:tcPr>
          <w:p w14:paraId="6D2A6A05" w14:textId="77777777" w:rsidR="00E8360B" w:rsidRPr="00E8360B" w:rsidRDefault="00E8360B" w:rsidP="00E8360B">
            <w:pPr>
              <w:spacing w:after="0" w:line="240" w:lineRule="auto"/>
              <w:jc w:val="right"/>
              <w:rPr>
                <w:ins w:id="2473" w:author="Author"/>
                <w:rFonts w:ascii="Times New Roman" w:eastAsia="Times New Roman" w:hAnsi="Times New Roman" w:cs="Times New Roman"/>
                <w:color w:val="000000"/>
                <w:kern w:val="0"/>
                <w:sz w:val="22"/>
                <w:szCs w:val="22"/>
                <w:lang w:eastAsia="en-AU"/>
                <w14:ligatures w14:val="none"/>
              </w:rPr>
            </w:pPr>
            <w:ins w:id="2474" w:author="Author">
              <w:r w:rsidRPr="00E8360B">
                <w:rPr>
                  <w:rFonts w:ascii="Times New Roman" w:eastAsia="Times New Roman" w:hAnsi="Times New Roman" w:cs="Times New Roman"/>
                  <w:color w:val="000000"/>
                  <w:kern w:val="0"/>
                  <w:sz w:val="22"/>
                  <w:szCs w:val="22"/>
                  <w:lang w:eastAsia="en-AU"/>
                  <w14:ligatures w14:val="none"/>
                </w:rPr>
                <w:t>0.002</w:t>
              </w:r>
            </w:ins>
          </w:p>
        </w:tc>
      </w:tr>
      <w:tr w:rsidR="00E8360B" w:rsidRPr="00E8360B" w14:paraId="01EDE0BC" w14:textId="77777777" w:rsidTr="00E8360B">
        <w:trPr>
          <w:trHeight w:val="276"/>
          <w:ins w:id="2475" w:author="Author"/>
        </w:trPr>
        <w:tc>
          <w:tcPr>
            <w:tcW w:w="2430" w:type="dxa"/>
            <w:tcBorders>
              <w:top w:val="nil"/>
              <w:left w:val="nil"/>
              <w:bottom w:val="nil"/>
              <w:right w:val="nil"/>
            </w:tcBorders>
            <w:noWrap/>
            <w:vAlign w:val="bottom"/>
            <w:hideMark/>
          </w:tcPr>
          <w:p w14:paraId="12196533" w14:textId="77777777" w:rsidR="00E8360B" w:rsidRPr="00E8360B" w:rsidRDefault="00E8360B" w:rsidP="00E8360B">
            <w:pPr>
              <w:spacing w:after="0" w:line="240" w:lineRule="auto"/>
              <w:rPr>
                <w:ins w:id="2476" w:author="Author"/>
                <w:rFonts w:ascii="Times New Roman" w:eastAsia="Times New Roman" w:hAnsi="Times New Roman" w:cs="Times New Roman"/>
                <w:color w:val="000000"/>
                <w:kern w:val="0"/>
                <w:sz w:val="22"/>
                <w:szCs w:val="22"/>
                <w:lang w:eastAsia="en-AU"/>
                <w14:ligatures w14:val="none"/>
              </w:rPr>
            </w:pPr>
            <w:ins w:id="2477" w:author="Author">
              <w:r w:rsidRPr="00E8360B">
                <w:rPr>
                  <w:rFonts w:ascii="Times New Roman" w:eastAsia="Times New Roman" w:hAnsi="Times New Roman" w:cs="Times New Roman"/>
                  <w:color w:val="000000"/>
                  <w:kern w:val="0"/>
                  <w:sz w:val="22"/>
                  <w:szCs w:val="22"/>
                  <w:lang w:eastAsia="en-AU"/>
                  <w14:ligatures w14:val="none"/>
                </w:rPr>
                <w:t>topic [identity]</w:t>
              </w:r>
            </w:ins>
          </w:p>
        </w:tc>
        <w:tc>
          <w:tcPr>
            <w:tcW w:w="1256" w:type="dxa"/>
            <w:tcBorders>
              <w:top w:val="nil"/>
              <w:left w:val="nil"/>
              <w:bottom w:val="nil"/>
              <w:right w:val="nil"/>
            </w:tcBorders>
            <w:noWrap/>
            <w:vAlign w:val="bottom"/>
            <w:hideMark/>
          </w:tcPr>
          <w:p w14:paraId="734C14EA" w14:textId="77777777" w:rsidR="00E8360B" w:rsidRPr="00E8360B" w:rsidRDefault="00E8360B" w:rsidP="00E8360B">
            <w:pPr>
              <w:spacing w:after="0" w:line="240" w:lineRule="auto"/>
              <w:jc w:val="center"/>
              <w:rPr>
                <w:ins w:id="2478" w:author="Author"/>
                <w:rFonts w:ascii="Times New Roman" w:eastAsia="Times New Roman" w:hAnsi="Times New Roman" w:cs="Times New Roman"/>
                <w:color w:val="000000"/>
                <w:kern w:val="0"/>
                <w:sz w:val="22"/>
                <w:szCs w:val="22"/>
                <w:lang w:eastAsia="en-AU"/>
                <w14:ligatures w14:val="none"/>
              </w:rPr>
            </w:pPr>
            <w:ins w:id="2479" w:author="Author">
              <w:r w:rsidRPr="00E8360B">
                <w:rPr>
                  <w:rFonts w:ascii="Times New Roman" w:eastAsia="Times New Roman" w:hAnsi="Times New Roman" w:cs="Times New Roman"/>
                  <w:color w:val="000000"/>
                  <w:kern w:val="0"/>
                  <w:sz w:val="22"/>
                  <w:szCs w:val="22"/>
                  <w:lang w:eastAsia="en-AU"/>
                  <w14:ligatures w14:val="none"/>
                </w:rPr>
                <w:t>1.14</w:t>
              </w:r>
            </w:ins>
          </w:p>
        </w:tc>
        <w:tc>
          <w:tcPr>
            <w:tcW w:w="1714" w:type="dxa"/>
            <w:tcBorders>
              <w:top w:val="nil"/>
              <w:left w:val="nil"/>
              <w:bottom w:val="nil"/>
              <w:right w:val="nil"/>
            </w:tcBorders>
            <w:noWrap/>
            <w:vAlign w:val="bottom"/>
            <w:hideMark/>
          </w:tcPr>
          <w:p w14:paraId="48CB4879" w14:textId="77777777" w:rsidR="00E8360B" w:rsidRPr="00E8360B" w:rsidRDefault="00E8360B" w:rsidP="00E8360B">
            <w:pPr>
              <w:spacing w:after="0" w:line="240" w:lineRule="auto"/>
              <w:jc w:val="center"/>
              <w:rPr>
                <w:ins w:id="2480" w:author="Author"/>
                <w:rFonts w:ascii="Times New Roman" w:eastAsia="Times New Roman" w:hAnsi="Times New Roman" w:cs="Times New Roman"/>
                <w:color w:val="000000"/>
                <w:kern w:val="0"/>
                <w:sz w:val="22"/>
                <w:szCs w:val="22"/>
                <w:lang w:eastAsia="en-AU"/>
                <w14:ligatures w14:val="none"/>
              </w:rPr>
            </w:pPr>
            <w:ins w:id="2481" w:author="Author">
              <w:r w:rsidRPr="00E8360B">
                <w:rPr>
                  <w:rFonts w:ascii="Times New Roman" w:eastAsia="Times New Roman" w:hAnsi="Times New Roman" w:cs="Times New Roman"/>
                  <w:color w:val="000000"/>
                  <w:kern w:val="0"/>
                  <w:sz w:val="22"/>
                  <w:szCs w:val="22"/>
                  <w:lang w:eastAsia="en-AU"/>
                  <w14:ligatures w14:val="none"/>
                </w:rPr>
                <w:t>1.08 – 1.20</w:t>
              </w:r>
            </w:ins>
          </w:p>
        </w:tc>
        <w:tc>
          <w:tcPr>
            <w:tcW w:w="836" w:type="dxa"/>
            <w:tcBorders>
              <w:top w:val="nil"/>
              <w:left w:val="nil"/>
              <w:bottom w:val="nil"/>
              <w:right w:val="nil"/>
            </w:tcBorders>
            <w:noWrap/>
            <w:vAlign w:val="bottom"/>
            <w:hideMark/>
          </w:tcPr>
          <w:p w14:paraId="39A8205A" w14:textId="77777777" w:rsidR="00E8360B" w:rsidRPr="00E8360B" w:rsidRDefault="00E8360B" w:rsidP="00E8360B">
            <w:pPr>
              <w:spacing w:after="0" w:line="240" w:lineRule="auto"/>
              <w:rPr>
                <w:ins w:id="2482" w:author="Author"/>
                <w:rFonts w:ascii="Times New Roman" w:eastAsia="Times New Roman" w:hAnsi="Times New Roman" w:cs="Times New Roman"/>
                <w:color w:val="000000"/>
                <w:kern w:val="0"/>
                <w:sz w:val="22"/>
                <w:szCs w:val="22"/>
                <w:lang w:eastAsia="en-AU"/>
                <w14:ligatures w14:val="none"/>
              </w:rPr>
            </w:pPr>
            <w:ins w:id="2483"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406BC7F" w14:textId="77777777" w:rsidTr="00E8360B">
        <w:trPr>
          <w:trHeight w:val="276"/>
          <w:ins w:id="2484" w:author="Author"/>
        </w:trPr>
        <w:tc>
          <w:tcPr>
            <w:tcW w:w="2430" w:type="dxa"/>
            <w:tcBorders>
              <w:top w:val="nil"/>
              <w:left w:val="nil"/>
              <w:bottom w:val="nil"/>
              <w:right w:val="nil"/>
            </w:tcBorders>
            <w:noWrap/>
            <w:vAlign w:val="bottom"/>
            <w:hideMark/>
          </w:tcPr>
          <w:p w14:paraId="1DD33D14" w14:textId="77777777" w:rsidR="00E8360B" w:rsidRPr="00E8360B" w:rsidRDefault="00E8360B" w:rsidP="00E8360B">
            <w:pPr>
              <w:spacing w:after="0" w:line="240" w:lineRule="auto"/>
              <w:rPr>
                <w:ins w:id="2485" w:author="Author"/>
                <w:rFonts w:ascii="Times New Roman" w:eastAsia="Times New Roman" w:hAnsi="Times New Roman" w:cs="Times New Roman"/>
                <w:color w:val="000000"/>
                <w:kern w:val="0"/>
                <w:sz w:val="22"/>
                <w:szCs w:val="22"/>
                <w:lang w:eastAsia="en-AU"/>
                <w14:ligatures w14:val="none"/>
              </w:rPr>
            </w:pPr>
            <w:ins w:id="2486" w:author="Author">
              <w:r w:rsidRPr="00E8360B">
                <w:rPr>
                  <w:rFonts w:ascii="Times New Roman" w:eastAsia="Times New Roman" w:hAnsi="Times New Roman" w:cs="Times New Roman"/>
                  <w:color w:val="000000"/>
                  <w:kern w:val="0"/>
                  <w:sz w:val="22"/>
                  <w:szCs w:val="22"/>
                  <w:lang w:eastAsia="en-AU"/>
                  <w14:ligatures w14:val="none"/>
                </w:rPr>
                <w:t>topic [immigration]</w:t>
              </w:r>
            </w:ins>
          </w:p>
        </w:tc>
        <w:tc>
          <w:tcPr>
            <w:tcW w:w="1256" w:type="dxa"/>
            <w:tcBorders>
              <w:top w:val="nil"/>
              <w:left w:val="nil"/>
              <w:bottom w:val="nil"/>
              <w:right w:val="nil"/>
            </w:tcBorders>
            <w:noWrap/>
            <w:vAlign w:val="bottom"/>
            <w:hideMark/>
          </w:tcPr>
          <w:p w14:paraId="4BDAE542" w14:textId="77777777" w:rsidR="00E8360B" w:rsidRPr="00E8360B" w:rsidRDefault="00E8360B" w:rsidP="00E8360B">
            <w:pPr>
              <w:spacing w:after="0" w:line="240" w:lineRule="auto"/>
              <w:jc w:val="center"/>
              <w:rPr>
                <w:ins w:id="2487" w:author="Author"/>
                <w:rFonts w:ascii="Times New Roman" w:eastAsia="Times New Roman" w:hAnsi="Times New Roman" w:cs="Times New Roman"/>
                <w:color w:val="000000"/>
                <w:kern w:val="0"/>
                <w:sz w:val="22"/>
                <w:szCs w:val="22"/>
                <w:lang w:eastAsia="en-AU"/>
                <w14:ligatures w14:val="none"/>
              </w:rPr>
            </w:pPr>
            <w:ins w:id="2488" w:author="Author">
              <w:r w:rsidRPr="00E8360B">
                <w:rPr>
                  <w:rFonts w:ascii="Times New Roman" w:eastAsia="Times New Roman" w:hAnsi="Times New Roman" w:cs="Times New Roman"/>
                  <w:color w:val="000000"/>
                  <w:kern w:val="0"/>
                  <w:sz w:val="22"/>
                  <w:szCs w:val="22"/>
                  <w:lang w:eastAsia="en-AU"/>
                  <w14:ligatures w14:val="none"/>
                </w:rPr>
                <w:t>0.31</w:t>
              </w:r>
            </w:ins>
          </w:p>
        </w:tc>
        <w:tc>
          <w:tcPr>
            <w:tcW w:w="1714" w:type="dxa"/>
            <w:tcBorders>
              <w:top w:val="nil"/>
              <w:left w:val="nil"/>
              <w:bottom w:val="nil"/>
              <w:right w:val="nil"/>
            </w:tcBorders>
            <w:noWrap/>
            <w:vAlign w:val="bottom"/>
            <w:hideMark/>
          </w:tcPr>
          <w:p w14:paraId="279A0047" w14:textId="77777777" w:rsidR="00E8360B" w:rsidRPr="00E8360B" w:rsidRDefault="00E8360B" w:rsidP="00E8360B">
            <w:pPr>
              <w:spacing w:after="0" w:line="240" w:lineRule="auto"/>
              <w:jc w:val="center"/>
              <w:rPr>
                <w:ins w:id="2489" w:author="Author"/>
                <w:rFonts w:ascii="Times New Roman" w:eastAsia="Times New Roman" w:hAnsi="Times New Roman" w:cs="Times New Roman"/>
                <w:color w:val="000000"/>
                <w:kern w:val="0"/>
                <w:sz w:val="22"/>
                <w:szCs w:val="22"/>
                <w:lang w:eastAsia="en-AU"/>
                <w14:ligatures w14:val="none"/>
              </w:rPr>
            </w:pPr>
            <w:ins w:id="2490" w:author="Author">
              <w:r w:rsidRPr="00E8360B">
                <w:rPr>
                  <w:rFonts w:ascii="Times New Roman" w:eastAsia="Times New Roman" w:hAnsi="Times New Roman" w:cs="Times New Roman"/>
                  <w:color w:val="000000"/>
                  <w:kern w:val="0"/>
                  <w:sz w:val="22"/>
                  <w:szCs w:val="22"/>
                  <w:lang w:eastAsia="en-AU"/>
                  <w14:ligatures w14:val="none"/>
                </w:rPr>
                <w:t>0.29 – 0.34</w:t>
              </w:r>
            </w:ins>
          </w:p>
        </w:tc>
        <w:tc>
          <w:tcPr>
            <w:tcW w:w="836" w:type="dxa"/>
            <w:tcBorders>
              <w:top w:val="nil"/>
              <w:left w:val="nil"/>
              <w:bottom w:val="nil"/>
              <w:right w:val="nil"/>
            </w:tcBorders>
            <w:noWrap/>
            <w:vAlign w:val="bottom"/>
            <w:hideMark/>
          </w:tcPr>
          <w:p w14:paraId="5A095B77" w14:textId="77777777" w:rsidR="00E8360B" w:rsidRPr="00E8360B" w:rsidRDefault="00E8360B" w:rsidP="00E8360B">
            <w:pPr>
              <w:spacing w:after="0" w:line="240" w:lineRule="auto"/>
              <w:rPr>
                <w:ins w:id="2491" w:author="Author"/>
                <w:rFonts w:ascii="Times New Roman" w:eastAsia="Times New Roman" w:hAnsi="Times New Roman" w:cs="Times New Roman"/>
                <w:color w:val="000000"/>
                <w:kern w:val="0"/>
                <w:sz w:val="22"/>
                <w:szCs w:val="22"/>
                <w:lang w:eastAsia="en-AU"/>
                <w14:ligatures w14:val="none"/>
              </w:rPr>
            </w:pPr>
            <w:ins w:id="2492"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4EBF72D9" w14:textId="77777777" w:rsidTr="00E8360B">
        <w:trPr>
          <w:trHeight w:val="276"/>
          <w:ins w:id="2493" w:author="Author"/>
        </w:trPr>
        <w:tc>
          <w:tcPr>
            <w:tcW w:w="2430" w:type="dxa"/>
            <w:tcBorders>
              <w:top w:val="nil"/>
              <w:left w:val="nil"/>
              <w:bottom w:val="nil"/>
              <w:right w:val="nil"/>
            </w:tcBorders>
            <w:noWrap/>
            <w:vAlign w:val="bottom"/>
            <w:hideMark/>
          </w:tcPr>
          <w:p w14:paraId="017A2CEE" w14:textId="77777777" w:rsidR="00E8360B" w:rsidRPr="00E8360B" w:rsidRDefault="00E8360B" w:rsidP="00E8360B">
            <w:pPr>
              <w:spacing w:after="0" w:line="240" w:lineRule="auto"/>
              <w:rPr>
                <w:ins w:id="2494" w:author="Author"/>
                <w:rFonts w:ascii="Times New Roman" w:eastAsia="Times New Roman" w:hAnsi="Times New Roman" w:cs="Times New Roman"/>
                <w:color w:val="000000"/>
                <w:kern w:val="0"/>
                <w:sz w:val="22"/>
                <w:szCs w:val="22"/>
                <w:lang w:eastAsia="en-AU"/>
                <w14:ligatures w14:val="none"/>
              </w:rPr>
            </w:pPr>
            <w:ins w:id="2495" w:author="Author">
              <w:r w:rsidRPr="00E8360B">
                <w:rPr>
                  <w:rFonts w:ascii="Times New Roman" w:eastAsia="Times New Roman" w:hAnsi="Times New Roman" w:cs="Times New Roman"/>
                  <w:color w:val="000000"/>
                  <w:kern w:val="0"/>
                  <w:sz w:val="22"/>
                  <w:szCs w:val="22"/>
                  <w:lang w:eastAsia="en-AU"/>
                  <w14:ligatures w14:val="none"/>
                </w:rPr>
                <w:t>topic [media]</w:t>
              </w:r>
            </w:ins>
          </w:p>
        </w:tc>
        <w:tc>
          <w:tcPr>
            <w:tcW w:w="1256" w:type="dxa"/>
            <w:tcBorders>
              <w:top w:val="nil"/>
              <w:left w:val="nil"/>
              <w:bottom w:val="nil"/>
              <w:right w:val="nil"/>
            </w:tcBorders>
            <w:noWrap/>
            <w:vAlign w:val="bottom"/>
            <w:hideMark/>
          </w:tcPr>
          <w:p w14:paraId="471A634D" w14:textId="77777777" w:rsidR="00E8360B" w:rsidRPr="00E8360B" w:rsidRDefault="00E8360B" w:rsidP="00E8360B">
            <w:pPr>
              <w:spacing w:after="0" w:line="240" w:lineRule="auto"/>
              <w:jc w:val="center"/>
              <w:rPr>
                <w:ins w:id="2496" w:author="Author"/>
                <w:rFonts w:ascii="Times New Roman" w:eastAsia="Times New Roman" w:hAnsi="Times New Roman" w:cs="Times New Roman"/>
                <w:color w:val="000000"/>
                <w:kern w:val="0"/>
                <w:sz w:val="22"/>
                <w:szCs w:val="22"/>
                <w:lang w:eastAsia="en-AU"/>
                <w14:ligatures w14:val="none"/>
              </w:rPr>
            </w:pPr>
            <w:ins w:id="2497" w:author="Author">
              <w:r w:rsidRPr="00E8360B">
                <w:rPr>
                  <w:rFonts w:ascii="Times New Roman" w:eastAsia="Times New Roman" w:hAnsi="Times New Roman" w:cs="Times New Roman"/>
                  <w:color w:val="000000"/>
                  <w:kern w:val="0"/>
                  <w:sz w:val="22"/>
                  <w:szCs w:val="22"/>
                  <w:lang w:eastAsia="en-AU"/>
                  <w14:ligatures w14:val="none"/>
                </w:rPr>
                <w:t>0.75</w:t>
              </w:r>
            </w:ins>
          </w:p>
        </w:tc>
        <w:tc>
          <w:tcPr>
            <w:tcW w:w="1714" w:type="dxa"/>
            <w:tcBorders>
              <w:top w:val="nil"/>
              <w:left w:val="nil"/>
              <w:bottom w:val="nil"/>
              <w:right w:val="nil"/>
            </w:tcBorders>
            <w:noWrap/>
            <w:vAlign w:val="bottom"/>
            <w:hideMark/>
          </w:tcPr>
          <w:p w14:paraId="5A606DB2" w14:textId="77777777" w:rsidR="00E8360B" w:rsidRPr="00E8360B" w:rsidRDefault="00E8360B" w:rsidP="00E8360B">
            <w:pPr>
              <w:spacing w:after="0" w:line="240" w:lineRule="auto"/>
              <w:jc w:val="center"/>
              <w:rPr>
                <w:ins w:id="2498" w:author="Author"/>
                <w:rFonts w:ascii="Times New Roman" w:eastAsia="Times New Roman" w:hAnsi="Times New Roman" w:cs="Times New Roman"/>
                <w:color w:val="000000"/>
                <w:kern w:val="0"/>
                <w:sz w:val="22"/>
                <w:szCs w:val="22"/>
                <w:lang w:eastAsia="en-AU"/>
                <w14:ligatures w14:val="none"/>
              </w:rPr>
            </w:pPr>
            <w:ins w:id="2499" w:author="Author">
              <w:r w:rsidRPr="00E8360B">
                <w:rPr>
                  <w:rFonts w:ascii="Times New Roman" w:eastAsia="Times New Roman" w:hAnsi="Times New Roman" w:cs="Times New Roman"/>
                  <w:color w:val="000000"/>
                  <w:kern w:val="0"/>
                  <w:sz w:val="22"/>
                  <w:szCs w:val="22"/>
                  <w:lang w:eastAsia="en-AU"/>
                  <w14:ligatures w14:val="none"/>
                </w:rPr>
                <w:t>0.71 – 0.80</w:t>
              </w:r>
            </w:ins>
          </w:p>
        </w:tc>
        <w:tc>
          <w:tcPr>
            <w:tcW w:w="836" w:type="dxa"/>
            <w:tcBorders>
              <w:top w:val="nil"/>
              <w:left w:val="nil"/>
              <w:bottom w:val="nil"/>
              <w:right w:val="nil"/>
            </w:tcBorders>
            <w:noWrap/>
            <w:vAlign w:val="bottom"/>
            <w:hideMark/>
          </w:tcPr>
          <w:p w14:paraId="405D1A1C" w14:textId="77777777" w:rsidR="00E8360B" w:rsidRPr="00E8360B" w:rsidRDefault="00E8360B" w:rsidP="00E8360B">
            <w:pPr>
              <w:spacing w:after="0" w:line="240" w:lineRule="auto"/>
              <w:rPr>
                <w:ins w:id="2500" w:author="Author"/>
                <w:rFonts w:ascii="Times New Roman" w:eastAsia="Times New Roman" w:hAnsi="Times New Roman" w:cs="Times New Roman"/>
                <w:color w:val="000000"/>
                <w:kern w:val="0"/>
                <w:sz w:val="22"/>
                <w:szCs w:val="22"/>
                <w:lang w:eastAsia="en-AU"/>
                <w14:ligatures w14:val="none"/>
              </w:rPr>
            </w:pPr>
            <w:ins w:id="2501"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AB5C098" w14:textId="77777777" w:rsidTr="00E8360B">
        <w:trPr>
          <w:trHeight w:val="276"/>
          <w:ins w:id="2502" w:author="Author"/>
        </w:trPr>
        <w:tc>
          <w:tcPr>
            <w:tcW w:w="2430" w:type="dxa"/>
            <w:tcBorders>
              <w:top w:val="nil"/>
              <w:left w:val="nil"/>
              <w:bottom w:val="nil"/>
              <w:right w:val="nil"/>
            </w:tcBorders>
            <w:noWrap/>
            <w:vAlign w:val="bottom"/>
            <w:hideMark/>
          </w:tcPr>
          <w:p w14:paraId="21A5BE09" w14:textId="77777777" w:rsidR="00E8360B" w:rsidRPr="00E8360B" w:rsidRDefault="00E8360B" w:rsidP="00E8360B">
            <w:pPr>
              <w:spacing w:after="0" w:line="240" w:lineRule="auto"/>
              <w:rPr>
                <w:ins w:id="2503" w:author="Author"/>
                <w:rFonts w:ascii="Times New Roman" w:eastAsia="Times New Roman" w:hAnsi="Times New Roman" w:cs="Times New Roman"/>
                <w:color w:val="000000"/>
                <w:kern w:val="0"/>
                <w:sz w:val="22"/>
                <w:szCs w:val="22"/>
                <w:lang w:eastAsia="en-AU"/>
                <w14:ligatures w14:val="none"/>
              </w:rPr>
            </w:pPr>
            <w:ins w:id="2504" w:author="Author">
              <w:r w:rsidRPr="00E8360B">
                <w:rPr>
                  <w:rFonts w:ascii="Times New Roman" w:eastAsia="Times New Roman" w:hAnsi="Times New Roman" w:cs="Times New Roman"/>
                  <w:color w:val="000000"/>
                  <w:kern w:val="0"/>
                  <w:sz w:val="22"/>
                  <w:szCs w:val="22"/>
                  <w:lang w:eastAsia="en-AU"/>
                  <w14:ligatures w14:val="none"/>
                </w:rPr>
                <w:t>topic [medical]</w:t>
              </w:r>
            </w:ins>
          </w:p>
        </w:tc>
        <w:tc>
          <w:tcPr>
            <w:tcW w:w="1256" w:type="dxa"/>
            <w:tcBorders>
              <w:top w:val="nil"/>
              <w:left w:val="nil"/>
              <w:bottom w:val="nil"/>
              <w:right w:val="nil"/>
            </w:tcBorders>
            <w:noWrap/>
            <w:vAlign w:val="bottom"/>
            <w:hideMark/>
          </w:tcPr>
          <w:p w14:paraId="6E781285" w14:textId="77777777" w:rsidR="00E8360B" w:rsidRPr="00E8360B" w:rsidRDefault="00E8360B" w:rsidP="00E8360B">
            <w:pPr>
              <w:spacing w:after="0" w:line="240" w:lineRule="auto"/>
              <w:jc w:val="center"/>
              <w:rPr>
                <w:ins w:id="2505" w:author="Author"/>
                <w:rFonts w:ascii="Times New Roman" w:eastAsia="Times New Roman" w:hAnsi="Times New Roman" w:cs="Times New Roman"/>
                <w:color w:val="000000"/>
                <w:kern w:val="0"/>
                <w:sz w:val="22"/>
                <w:szCs w:val="22"/>
                <w:lang w:eastAsia="en-AU"/>
                <w14:ligatures w14:val="none"/>
              </w:rPr>
            </w:pPr>
            <w:ins w:id="2506" w:author="Author">
              <w:r w:rsidRPr="00E8360B">
                <w:rPr>
                  <w:rFonts w:ascii="Times New Roman" w:eastAsia="Times New Roman" w:hAnsi="Times New Roman" w:cs="Times New Roman"/>
                  <w:color w:val="000000"/>
                  <w:kern w:val="0"/>
                  <w:sz w:val="22"/>
                  <w:szCs w:val="22"/>
                  <w:lang w:eastAsia="en-AU"/>
                  <w14:ligatures w14:val="none"/>
                </w:rPr>
                <w:t>0.73</w:t>
              </w:r>
            </w:ins>
          </w:p>
        </w:tc>
        <w:tc>
          <w:tcPr>
            <w:tcW w:w="1714" w:type="dxa"/>
            <w:tcBorders>
              <w:top w:val="nil"/>
              <w:left w:val="nil"/>
              <w:bottom w:val="nil"/>
              <w:right w:val="nil"/>
            </w:tcBorders>
            <w:noWrap/>
            <w:vAlign w:val="bottom"/>
            <w:hideMark/>
          </w:tcPr>
          <w:p w14:paraId="0F6B5B73" w14:textId="77777777" w:rsidR="00E8360B" w:rsidRPr="00E8360B" w:rsidRDefault="00E8360B" w:rsidP="00E8360B">
            <w:pPr>
              <w:spacing w:after="0" w:line="240" w:lineRule="auto"/>
              <w:jc w:val="center"/>
              <w:rPr>
                <w:ins w:id="2507" w:author="Author"/>
                <w:rFonts w:ascii="Times New Roman" w:eastAsia="Times New Roman" w:hAnsi="Times New Roman" w:cs="Times New Roman"/>
                <w:color w:val="000000"/>
                <w:kern w:val="0"/>
                <w:sz w:val="22"/>
                <w:szCs w:val="22"/>
                <w:lang w:eastAsia="en-AU"/>
                <w14:ligatures w14:val="none"/>
              </w:rPr>
            </w:pPr>
            <w:ins w:id="2508" w:author="Author">
              <w:r w:rsidRPr="00E8360B">
                <w:rPr>
                  <w:rFonts w:ascii="Times New Roman" w:eastAsia="Times New Roman" w:hAnsi="Times New Roman" w:cs="Times New Roman"/>
                  <w:color w:val="000000"/>
                  <w:kern w:val="0"/>
                  <w:sz w:val="22"/>
                  <w:szCs w:val="22"/>
                  <w:lang w:eastAsia="en-AU"/>
                  <w14:ligatures w14:val="none"/>
                </w:rPr>
                <w:t>0.69 – 0.78</w:t>
              </w:r>
            </w:ins>
          </w:p>
        </w:tc>
        <w:tc>
          <w:tcPr>
            <w:tcW w:w="836" w:type="dxa"/>
            <w:tcBorders>
              <w:top w:val="nil"/>
              <w:left w:val="nil"/>
              <w:bottom w:val="nil"/>
              <w:right w:val="nil"/>
            </w:tcBorders>
            <w:noWrap/>
            <w:vAlign w:val="bottom"/>
            <w:hideMark/>
          </w:tcPr>
          <w:p w14:paraId="24A00A3E" w14:textId="77777777" w:rsidR="00E8360B" w:rsidRPr="00E8360B" w:rsidRDefault="00E8360B" w:rsidP="00E8360B">
            <w:pPr>
              <w:spacing w:after="0" w:line="240" w:lineRule="auto"/>
              <w:rPr>
                <w:ins w:id="2509" w:author="Author"/>
                <w:rFonts w:ascii="Times New Roman" w:eastAsia="Times New Roman" w:hAnsi="Times New Roman" w:cs="Times New Roman"/>
                <w:color w:val="000000"/>
                <w:kern w:val="0"/>
                <w:sz w:val="22"/>
                <w:szCs w:val="22"/>
                <w:lang w:eastAsia="en-AU"/>
                <w14:ligatures w14:val="none"/>
              </w:rPr>
            </w:pPr>
            <w:ins w:id="2510"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0EC4C54F" w14:textId="77777777" w:rsidTr="00E8360B">
        <w:trPr>
          <w:trHeight w:val="276"/>
          <w:ins w:id="2511" w:author="Author"/>
        </w:trPr>
        <w:tc>
          <w:tcPr>
            <w:tcW w:w="2430" w:type="dxa"/>
            <w:tcBorders>
              <w:top w:val="nil"/>
              <w:left w:val="nil"/>
              <w:bottom w:val="nil"/>
              <w:right w:val="nil"/>
            </w:tcBorders>
            <w:noWrap/>
            <w:vAlign w:val="bottom"/>
            <w:hideMark/>
          </w:tcPr>
          <w:p w14:paraId="19AA596B" w14:textId="77777777" w:rsidR="00E8360B" w:rsidRPr="00E8360B" w:rsidRDefault="00E8360B" w:rsidP="00E8360B">
            <w:pPr>
              <w:spacing w:after="0" w:line="240" w:lineRule="auto"/>
              <w:rPr>
                <w:ins w:id="2512" w:author="Author"/>
                <w:rFonts w:ascii="Times New Roman" w:eastAsia="Times New Roman" w:hAnsi="Times New Roman" w:cs="Times New Roman"/>
                <w:color w:val="000000"/>
                <w:kern w:val="0"/>
                <w:sz w:val="22"/>
                <w:szCs w:val="22"/>
                <w:lang w:eastAsia="en-AU"/>
                <w14:ligatures w14:val="none"/>
              </w:rPr>
            </w:pPr>
            <w:ins w:id="2513" w:author="Author">
              <w:r w:rsidRPr="00E8360B">
                <w:rPr>
                  <w:rFonts w:ascii="Times New Roman" w:eastAsia="Times New Roman" w:hAnsi="Times New Roman" w:cs="Times New Roman"/>
                  <w:color w:val="000000"/>
                  <w:kern w:val="0"/>
                  <w:sz w:val="22"/>
                  <w:szCs w:val="22"/>
                  <w:lang w:eastAsia="en-AU"/>
                  <w14:ligatures w14:val="none"/>
                </w:rPr>
                <w:t>topic [memes]</w:t>
              </w:r>
            </w:ins>
          </w:p>
        </w:tc>
        <w:tc>
          <w:tcPr>
            <w:tcW w:w="1256" w:type="dxa"/>
            <w:tcBorders>
              <w:top w:val="nil"/>
              <w:left w:val="nil"/>
              <w:bottom w:val="nil"/>
              <w:right w:val="nil"/>
            </w:tcBorders>
            <w:noWrap/>
            <w:vAlign w:val="bottom"/>
            <w:hideMark/>
          </w:tcPr>
          <w:p w14:paraId="37351B50" w14:textId="77777777" w:rsidR="00E8360B" w:rsidRPr="00E8360B" w:rsidRDefault="00E8360B" w:rsidP="00E8360B">
            <w:pPr>
              <w:spacing w:after="0" w:line="240" w:lineRule="auto"/>
              <w:jc w:val="center"/>
              <w:rPr>
                <w:ins w:id="2514" w:author="Author"/>
                <w:rFonts w:ascii="Times New Roman" w:eastAsia="Times New Roman" w:hAnsi="Times New Roman" w:cs="Times New Roman"/>
                <w:color w:val="000000"/>
                <w:kern w:val="0"/>
                <w:sz w:val="22"/>
                <w:szCs w:val="22"/>
                <w:lang w:eastAsia="en-AU"/>
                <w14:ligatures w14:val="none"/>
              </w:rPr>
            </w:pPr>
            <w:ins w:id="2515" w:author="Author">
              <w:r w:rsidRPr="00E8360B">
                <w:rPr>
                  <w:rFonts w:ascii="Times New Roman" w:eastAsia="Times New Roman" w:hAnsi="Times New Roman" w:cs="Times New Roman"/>
                  <w:color w:val="000000"/>
                  <w:kern w:val="0"/>
                  <w:sz w:val="22"/>
                  <w:szCs w:val="22"/>
                  <w:lang w:eastAsia="en-AU"/>
                  <w14:ligatures w14:val="none"/>
                </w:rPr>
                <w:t>9.84</w:t>
              </w:r>
            </w:ins>
          </w:p>
        </w:tc>
        <w:tc>
          <w:tcPr>
            <w:tcW w:w="1714" w:type="dxa"/>
            <w:tcBorders>
              <w:top w:val="nil"/>
              <w:left w:val="nil"/>
              <w:bottom w:val="nil"/>
              <w:right w:val="nil"/>
            </w:tcBorders>
            <w:noWrap/>
            <w:vAlign w:val="bottom"/>
            <w:hideMark/>
          </w:tcPr>
          <w:p w14:paraId="0B65A3CF" w14:textId="77777777" w:rsidR="00E8360B" w:rsidRPr="00E8360B" w:rsidRDefault="00E8360B" w:rsidP="00E8360B">
            <w:pPr>
              <w:spacing w:after="0" w:line="240" w:lineRule="auto"/>
              <w:jc w:val="center"/>
              <w:rPr>
                <w:ins w:id="2516" w:author="Author"/>
                <w:rFonts w:ascii="Times New Roman" w:eastAsia="Times New Roman" w:hAnsi="Times New Roman" w:cs="Times New Roman"/>
                <w:color w:val="000000"/>
                <w:kern w:val="0"/>
                <w:sz w:val="22"/>
                <w:szCs w:val="22"/>
                <w:lang w:eastAsia="en-AU"/>
                <w14:ligatures w14:val="none"/>
              </w:rPr>
            </w:pPr>
            <w:ins w:id="2517" w:author="Author">
              <w:r w:rsidRPr="00E8360B">
                <w:rPr>
                  <w:rFonts w:ascii="Times New Roman" w:eastAsia="Times New Roman" w:hAnsi="Times New Roman" w:cs="Times New Roman"/>
                  <w:color w:val="000000"/>
                  <w:kern w:val="0"/>
                  <w:sz w:val="22"/>
                  <w:szCs w:val="22"/>
                  <w:lang w:eastAsia="en-AU"/>
                  <w14:ligatures w14:val="none"/>
                </w:rPr>
                <w:t>9.45 – 10.26</w:t>
              </w:r>
            </w:ins>
          </w:p>
        </w:tc>
        <w:tc>
          <w:tcPr>
            <w:tcW w:w="836" w:type="dxa"/>
            <w:tcBorders>
              <w:top w:val="nil"/>
              <w:left w:val="nil"/>
              <w:bottom w:val="nil"/>
              <w:right w:val="nil"/>
            </w:tcBorders>
            <w:noWrap/>
            <w:vAlign w:val="bottom"/>
            <w:hideMark/>
          </w:tcPr>
          <w:p w14:paraId="5549E436" w14:textId="77777777" w:rsidR="00E8360B" w:rsidRPr="00E8360B" w:rsidRDefault="00E8360B" w:rsidP="00E8360B">
            <w:pPr>
              <w:spacing w:after="0" w:line="240" w:lineRule="auto"/>
              <w:rPr>
                <w:ins w:id="2518" w:author="Author"/>
                <w:rFonts w:ascii="Times New Roman" w:eastAsia="Times New Roman" w:hAnsi="Times New Roman" w:cs="Times New Roman"/>
                <w:color w:val="000000"/>
                <w:kern w:val="0"/>
                <w:sz w:val="22"/>
                <w:szCs w:val="22"/>
                <w:lang w:eastAsia="en-AU"/>
                <w14:ligatures w14:val="none"/>
              </w:rPr>
            </w:pPr>
            <w:ins w:id="2519"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6447E83F" w14:textId="77777777" w:rsidTr="00E8360B">
        <w:trPr>
          <w:trHeight w:val="276"/>
          <w:ins w:id="2520" w:author="Author"/>
        </w:trPr>
        <w:tc>
          <w:tcPr>
            <w:tcW w:w="2430" w:type="dxa"/>
            <w:tcBorders>
              <w:top w:val="nil"/>
              <w:left w:val="nil"/>
              <w:bottom w:val="nil"/>
              <w:right w:val="nil"/>
            </w:tcBorders>
            <w:noWrap/>
            <w:vAlign w:val="bottom"/>
            <w:hideMark/>
          </w:tcPr>
          <w:p w14:paraId="2DD22B70" w14:textId="77777777" w:rsidR="00E8360B" w:rsidRPr="00E8360B" w:rsidRDefault="00E8360B" w:rsidP="00E8360B">
            <w:pPr>
              <w:spacing w:after="0" w:line="240" w:lineRule="auto"/>
              <w:rPr>
                <w:ins w:id="2521" w:author="Author"/>
                <w:rFonts w:ascii="Times New Roman" w:eastAsia="Times New Roman" w:hAnsi="Times New Roman" w:cs="Times New Roman"/>
                <w:color w:val="000000"/>
                <w:kern w:val="0"/>
                <w:sz w:val="22"/>
                <w:szCs w:val="22"/>
                <w:lang w:eastAsia="en-AU"/>
                <w14:ligatures w14:val="none"/>
              </w:rPr>
            </w:pPr>
            <w:ins w:id="2522" w:author="Author">
              <w:r w:rsidRPr="00E8360B">
                <w:rPr>
                  <w:rFonts w:ascii="Times New Roman" w:eastAsia="Times New Roman" w:hAnsi="Times New Roman" w:cs="Times New Roman"/>
                  <w:color w:val="000000"/>
                  <w:kern w:val="0"/>
                  <w:sz w:val="22"/>
                  <w:szCs w:val="22"/>
                  <w:lang w:eastAsia="en-AU"/>
                  <w14:ligatures w14:val="none"/>
                </w:rPr>
                <w:t>topic [mental_health]</w:t>
              </w:r>
            </w:ins>
          </w:p>
        </w:tc>
        <w:tc>
          <w:tcPr>
            <w:tcW w:w="1256" w:type="dxa"/>
            <w:tcBorders>
              <w:top w:val="nil"/>
              <w:left w:val="nil"/>
              <w:bottom w:val="nil"/>
              <w:right w:val="nil"/>
            </w:tcBorders>
            <w:noWrap/>
            <w:vAlign w:val="bottom"/>
            <w:hideMark/>
          </w:tcPr>
          <w:p w14:paraId="72D922F4" w14:textId="77777777" w:rsidR="00E8360B" w:rsidRPr="00E8360B" w:rsidRDefault="00E8360B" w:rsidP="00E8360B">
            <w:pPr>
              <w:spacing w:after="0" w:line="240" w:lineRule="auto"/>
              <w:jc w:val="center"/>
              <w:rPr>
                <w:ins w:id="2523" w:author="Author"/>
                <w:rFonts w:ascii="Times New Roman" w:eastAsia="Times New Roman" w:hAnsi="Times New Roman" w:cs="Times New Roman"/>
                <w:color w:val="000000"/>
                <w:kern w:val="0"/>
                <w:sz w:val="22"/>
                <w:szCs w:val="22"/>
                <w:lang w:eastAsia="en-AU"/>
                <w14:ligatures w14:val="none"/>
              </w:rPr>
            </w:pPr>
            <w:ins w:id="2524" w:author="Author">
              <w:r w:rsidRPr="00E8360B">
                <w:rPr>
                  <w:rFonts w:ascii="Times New Roman" w:eastAsia="Times New Roman" w:hAnsi="Times New Roman" w:cs="Times New Roman"/>
                  <w:color w:val="000000"/>
                  <w:kern w:val="0"/>
                  <w:sz w:val="22"/>
                  <w:szCs w:val="22"/>
                  <w:lang w:eastAsia="en-AU"/>
                  <w14:ligatures w14:val="none"/>
                </w:rPr>
                <w:t>0.88</w:t>
              </w:r>
            </w:ins>
          </w:p>
        </w:tc>
        <w:tc>
          <w:tcPr>
            <w:tcW w:w="1714" w:type="dxa"/>
            <w:tcBorders>
              <w:top w:val="nil"/>
              <w:left w:val="nil"/>
              <w:bottom w:val="nil"/>
              <w:right w:val="nil"/>
            </w:tcBorders>
            <w:noWrap/>
            <w:vAlign w:val="bottom"/>
            <w:hideMark/>
          </w:tcPr>
          <w:p w14:paraId="0F1EDE7C" w14:textId="77777777" w:rsidR="00E8360B" w:rsidRPr="00E8360B" w:rsidRDefault="00E8360B" w:rsidP="00E8360B">
            <w:pPr>
              <w:spacing w:after="0" w:line="240" w:lineRule="auto"/>
              <w:jc w:val="center"/>
              <w:rPr>
                <w:ins w:id="2525" w:author="Author"/>
                <w:rFonts w:ascii="Times New Roman" w:eastAsia="Times New Roman" w:hAnsi="Times New Roman" w:cs="Times New Roman"/>
                <w:color w:val="000000"/>
                <w:kern w:val="0"/>
                <w:sz w:val="22"/>
                <w:szCs w:val="22"/>
                <w:lang w:eastAsia="en-AU"/>
                <w14:ligatures w14:val="none"/>
              </w:rPr>
            </w:pPr>
            <w:ins w:id="2526" w:author="Author">
              <w:r w:rsidRPr="00E8360B">
                <w:rPr>
                  <w:rFonts w:ascii="Times New Roman" w:eastAsia="Times New Roman" w:hAnsi="Times New Roman" w:cs="Times New Roman"/>
                  <w:color w:val="000000"/>
                  <w:kern w:val="0"/>
                  <w:sz w:val="22"/>
                  <w:szCs w:val="22"/>
                  <w:lang w:eastAsia="en-AU"/>
                  <w14:ligatures w14:val="none"/>
                </w:rPr>
                <w:t>0.83 – 0.93</w:t>
              </w:r>
            </w:ins>
          </w:p>
        </w:tc>
        <w:tc>
          <w:tcPr>
            <w:tcW w:w="836" w:type="dxa"/>
            <w:tcBorders>
              <w:top w:val="nil"/>
              <w:left w:val="nil"/>
              <w:bottom w:val="nil"/>
              <w:right w:val="nil"/>
            </w:tcBorders>
            <w:noWrap/>
            <w:vAlign w:val="bottom"/>
            <w:hideMark/>
          </w:tcPr>
          <w:p w14:paraId="2E49E7A1" w14:textId="77777777" w:rsidR="00E8360B" w:rsidRPr="00E8360B" w:rsidRDefault="00E8360B" w:rsidP="00E8360B">
            <w:pPr>
              <w:spacing w:after="0" w:line="240" w:lineRule="auto"/>
              <w:rPr>
                <w:ins w:id="2527" w:author="Author"/>
                <w:rFonts w:ascii="Times New Roman" w:eastAsia="Times New Roman" w:hAnsi="Times New Roman" w:cs="Times New Roman"/>
                <w:color w:val="000000"/>
                <w:kern w:val="0"/>
                <w:sz w:val="22"/>
                <w:szCs w:val="22"/>
                <w:lang w:eastAsia="en-AU"/>
                <w14:ligatures w14:val="none"/>
              </w:rPr>
            </w:pPr>
            <w:ins w:id="2528"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B012546" w14:textId="77777777" w:rsidTr="00E8360B">
        <w:trPr>
          <w:trHeight w:val="276"/>
          <w:ins w:id="2529" w:author="Author"/>
        </w:trPr>
        <w:tc>
          <w:tcPr>
            <w:tcW w:w="2430" w:type="dxa"/>
            <w:tcBorders>
              <w:top w:val="nil"/>
              <w:left w:val="nil"/>
              <w:bottom w:val="nil"/>
              <w:right w:val="nil"/>
            </w:tcBorders>
            <w:noWrap/>
            <w:vAlign w:val="bottom"/>
            <w:hideMark/>
          </w:tcPr>
          <w:p w14:paraId="35A5B425" w14:textId="77777777" w:rsidR="00E8360B" w:rsidRPr="00E8360B" w:rsidRDefault="00E8360B" w:rsidP="00E8360B">
            <w:pPr>
              <w:spacing w:after="0" w:line="240" w:lineRule="auto"/>
              <w:rPr>
                <w:ins w:id="2530" w:author="Author"/>
                <w:rFonts w:ascii="Times New Roman" w:eastAsia="Times New Roman" w:hAnsi="Times New Roman" w:cs="Times New Roman"/>
                <w:color w:val="000000"/>
                <w:kern w:val="0"/>
                <w:sz w:val="22"/>
                <w:szCs w:val="22"/>
                <w:lang w:eastAsia="en-AU"/>
                <w14:ligatures w14:val="none"/>
              </w:rPr>
            </w:pPr>
            <w:ins w:id="2531" w:author="Author">
              <w:r w:rsidRPr="00E8360B">
                <w:rPr>
                  <w:rFonts w:ascii="Times New Roman" w:eastAsia="Times New Roman" w:hAnsi="Times New Roman" w:cs="Times New Roman"/>
                  <w:color w:val="000000"/>
                  <w:kern w:val="0"/>
                  <w:sz w:val="22"/>
                  <w:szCs w:val="22"/>
                  <w:lang w:eastAsia="en-AU"/>
                  <w14:ligatures w14:val="none"/>
                </w:rPr>
                <w:t>topic [military]</w:t>
              </w:r>
            </w:ins>
          </w:p>
        </w:tc>
        <w:tc>
          <w:tcPr>
            <w:tcW w:w="1256" w:type="dxa"/>
            <w:tcBorders>
              <w:top w:val="nil"/>
              <w:left w:val="nil"/>
              <w:bottom w:val="nil"/>
              <w:right w:val="nil"/>
            </w:tcBorders>
            <w:noWrap/>
            <w:vAlign w:val="bottom"/>
            <w:hideMark/>
          </w:tcPr>
          <w:p w14:paraId="30FCC190" w14:textId="77777777" w:rsidR="00E8360B" w:rsidRPr="00E8360B" w:rsidRDefault="00E8360B" w:rsidP="00E8360B">
            <w:pPr>
              <w:spacing w:after="0" w:line="240" w:lineRule="auto"/>
              <w:jc w:val="center"/>
              <w:rPr>
                <w:ins w:id="2532" w:author="Author"/>
                <w:rFonts w:ascii="Times New Roman" w:eastAsia="Times New Roman" w:hAnsi="Times New Roman" w:cs="Times New Roman"/>
                <w:color w:val="000000"/>
                <w:kern w:val="0"/>
                <w:sz w:val="22"/>
                <w:szCs w:val="22"/>
                <w:lang w:eastAsia="en-AU"/>
                <w14:ligatures w14:val="none"/>
              </w:rPr>
            </w:pPr>
            <w:ins w:id="2533" w:author="Author">
              <w:r w:rsidRPr="00E8360B">
                <w:rPr>
                  <w:rFonts w:ascii="Times New Roman" w:eastAsia="Times New Roman" w:hAnsi="Times New Roman" w:cs="Times New Roman"/>
                  <w:color w:val="000000"/>
                  <w:kern w:val="0"/>
                  <w:sz w:val="22"/>
                  <w:szCs w:val="22"/>
                  <w:lang w:eastAsia="en-AU"/>
                  <w14:ligatures w14:val="none"/>
                </w:rPr>
                <w:t>0.6</w:t>
              </w:r>
            </w:ins>
          </w:p>
        </w:tc>
        <w:tc>
          <w:tcPr>
            <w:tcW w:w="1714" w:type="dxa"/>
            <w:tcBorders>
              <w:top w:val="nil"/>
              <w:left w:val="nil"/>
              <w:bottom w:val="nil"/>
              <w:right w:val="nil"/>
            </w:tcBorders>
            <w:noWrap/>
            <w:vAlign w:val="bottom"/>
            <w:hideMark/>
          </w:tcPr>
          <w:p w14:paraId="6B9A8E25" w14:textId="77777777" w:rsidR="00E8360B" w:rsidRPr="00E8360B" w:rsidRDefault="00E8360B" w:rsidP="00E8360B">
            <w:pPr>
              <w:spacing w:after="0" w:line="240" w:lineRule="auto"/>
              <w:jc w:val="center"/>
              <w:rPr>
                <w:ins w:id="2534" w:author="Author"/>
                <w:rFonts w:ascii="Times New Roman" w:eastAsia="Times New Roman" w:hAnsi="Times New Roman" w:cs="Times New Roman"/>
                <w:color w:val="000000"/>
                <w:kern w:val="0"/>
                <w:sz w:val="22"/>
                <w:szCs w:val="22"/>
                <w:lang w:eastAsia="en-AU"/>
                <w14:ligatures w14:val="none"/>
              </w:rPr>
            </w:pPr>
            <w:ins w:id="2535" w:author="Author">
              <w:r w:rsidRPr="00E8360B">
                <w:rPr>
                  <w:rFonts w:ascii="Times New Roman" w:eastAsia="Times New Roman" w:hAnsi="Times New Roman" w:cs="Times New Roman"/>
                  <w:color w:val="000000"/>
                  <w:kern w:val="0"/>
                  <w:sz w:val="22"/>
                  <w:szCs w:val="22"/>
                  <w:lang w:eastAsia="en-AU"/>
                  <w14:ligatures w14:val="none"/>
                </w:rPr>
                <w:t>0.56 – 0.64</w:t>
              </w:r>
            </w:ins>
          </w:p>
        </w:tc>
        <w:tc>
          <w:tcPr>
            <w:tcW w:w="836" w:type="dxa"/>
            <w:tcBorders>
              <w:top w:val="nil"/>
              <w:left w:val="nil"/>
              <w:bottom w:val="nil"/>
              <w:right w:val="nil"/>
            </w:tcBorders>
            <w:noWrap/>
            <w:vAlign w:val="bottom"/>
            <w:hideMark/>
          </w:tcPr>
          <w:p w14:paraId="234C23AB" w14:textId="77777777" w:rsidR="00E8360B" w:rsidRPr="00E8360B" w:rsidRDefault="00E8360B" w:rsidP="00E8360B">
            <w:pPr>
              <w:spacing w:after="0" w:line="240" w:lineRule="auto"/>
              <w:rPr>
                <w:ins w:id="2536" w:author="Author"/>
                <w:rFonts w:ascii="Times New Roman" w:eastAsia="Times New Roman" w:hAnsi="Times New Roman" w:cs="Times New Roman"/>
                <w:color w:val="000000"/>
                <w:kern w:val="0"/>
                <w:sz w:val="22"/>
                <w:szCs w:val="22"/>
                <w:lang w:eastAsia="en-AU"/>
                <w14:ligatures w14:val="none"/>
              </w:rPr>
            </w:pPr>
            <w:ins w:id="2537"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7C4E2B57" w14:textId="77777777" w:rsidTr="00E8360B">
        <w:trPr>
          <w:trHeight w:val="276"/>
          <w:ins w:id="2538" w:author="Author"/>
        </w:trPr>
        <w:tc>
          <w:tcPr>
            <w:tcW w:w="2430" w:type="dxa"/>
            <w:tcBorders>
              <w:top w:val="nil"/>
              <w:left w:val="nil"/>
              <w:bottom w:val="nil"/>
              <w:right w:val="nil"/>
            </w:tcBorders>
            <w:noWrap/>
            <w:vAlign w:val="bottom"/>
            <w:hideMark/>
          </w:tcPr>
          <w:p w14:paraId="35FFB337" w14:textId="77777777" w:rsidR="00E8360B" w:rsidRPr="00E8360B" w:rsidRDefault="00E8360B" w:rsidP="00E8360B">
            <w:pPr>
              <w:spacing w:after="0" w:line="240" w:lineRule="auto"/>
              <w:rPr>
                <w:ins w:id="2539" w:author="Author"/>
                <w:rFonts w:ascii="Times New Roman" w:eastAsia="Times New Roman" w:hAnsi="Times New Roman" w:cs="Times New Roman"/>
                <w:color w:val="000000"/>
                <w:kern w:val="0"/>
                <w:sz w:val="22"/>
                <w:szCs w:val="22"/>
                <w:lang w:eastAsia="en-AU"/>
                <w14:ligatures w14:val="none"/>
              </w:rPr>
            </w:pPr>
            <w:ins w:id="2540" w:author="Author">
              <w:r w:rsidRPr="00E8360B">
                <w:rPr>
                  <w:rFonts w:ascii="Times New Roman" w:eastAsia="Times New Roman" w:hAnsi="Times New Roman" w:cs="Times New Roman"/>
                  <w:color w:val="000000"/>
                  <w:kern w:val="0"/>
                  <w:sz w:val="22"/>
                  <w:szCs w:val="22"/>
                  <w:lang w:eastAsia="en-AU"/>
                  <w14:ligatures w14:val="none"/>
                </w:rPr>
                <w:t>topic [no topic]</w:t>
              </w:r>
            </w:ins>
          </w:p>
        </w:tc>
        <w:tc>
          <w:tcPr>
            <w:tcW w:w="1256" w:type="dxa"/>
            <w:tcBorders>
              <w:top w:val="nil"/>
              <w:left w:val="nil"/>
              <w:bottom w:val="nil"/>
              <w:right w:val="nil"/>
            </w:tcBorders>
            <w:noWrap/>
            <w:vAlign w:val="bottom"/>
            <w:hideMark/>
          </w:tcPr>
          <w:p w14:paraId="2D8B1515" w14:textId="77777777" w:rsidR="00E8360B" w:rsidRPr="00E8360B" w:rsidRDefault="00E8360B" w:rsidP="00E8360B">
            <w:pPr>
              <w:spacing w:after="0" w:line="240" w:lineRule="auto"/>
              <w:jc w:val="center"/>
              <w:rPr>
                <w:ins w:id="2541" w:author="Author"/>
                <w:rFonts w:ascii="Times New Roman" w:eastAsia="Times New Roman" w:hAnsi="Times New Roman" w:cs="Times New Roman"/>
                <w:color w:val="000000"/>
                <w:kern w:val="0"/>
                <w:sz w:val="22"/>
                <w:szCs w:val="22"/>
                <w:lang w:eastAsia="en-AU"/>
                <w14:ligatures w14:val="none"/>
              </w:rPr>
            </w:pPr>
            <w:ins w:id="2542" w:author="Author">
              <w:r w:rsidRPr="00E8360B">
                <w:rPr>
                  <w:rFonts w:ascii="Times New Roman" w:eastAsia="Times New Roman" w:hAnsi="Times New Roman" w:cs="Times New Roman"/>
                  <w:color w:val="000000"/>
                  <w:kern w:val="0"/>
                  <w:sz w:val="22"/>
                  <w:szCs w:val="22"/>
                  <w:lang w:eastAsia="en-AU"/>
                  <w14:ligatures w14:val="none"/>
                </w:rPr>
                <w:t>0.35</w:t>
              </w:r>
            </w:ins>
          </w:p>
        </w:tc>
        <w:tc>
          <w:tcPr>
            <w:tcW w:w="1714" w:type="dxa"/>
            <w:tcBorders>
              <w:top w:val="nil"/>
              <w:left w:val="nil"/>
              <w:bottom w:val="nil"/>
              <w:right w:val="nil"/>
            </w:tcBorders>
            <w:noWrap/>
            <w:vAlign w:val="bottom"/>
            <w:hideMark/>
          </w:tcPr>
          <w:p w14:paraId="4BB480C6" w14:textId="77777777" w:rsidR="00E8360B" w:rsidRPr="00E8360B" w:rsidRDefault="00E8360B" w:rsidP="00E8360B">
            <w:pPr>
              <w:spacing w:after="0" w:line="240" w:lineRule="auto"/>
              <w:jc w:val="center"/>
              <w:rPr>
                <w:ins w:id="2543" w:author="Author"/>
                <w:rFonts w:ascii="Times New Roman" w:eastAsia="Times New Roman" w:hAnsi="Times New Roman" w:cs="Times New Roman"/>
                <w:color w:val="000000"/>
                <w:kern w:val="0"/>
                <w:sz w:val="22"/>
                <w:szCs w:val="22"/>
                <w:lang w:eastAsia="en-AU"/>
                <w14:ligatures w14:val="none"/>
              </w:rPr>
            </w:pPr>
            <w:ins w:id="2544" w:author="Author">
              <w:r w:rsidRPr="00E8360B">
                <w:rPr>
                  <w:rFonts w:ascii="Times New Roman" w:eastAsia="Times New Roman" w:hAnsi="Times New Roman" w:cs="Times New Roman"/>
                  <w:color w:val="000000"/>
                  <w:kern w:val="0"/>
                  <w:sz w:val="22"/>
                  <w:szCs w:val="22"/>
                  <w:lang w:eastAsia="en-AU"/>
                  <w14:ligatures w14:val="none"/>
                </w:rPr>
                <w:t>0.30 – 0.41</w:t>
              </w:r>
            </w:ins>
          </w:p>
        </w:tc>
        <w:tc>
          <w:tcPr>
            <w:tcW w:w="836" w:type="dxa"/>
            <w:tcBorders>
              <w:top w:val="nil"/>
              <w:left w:val="nil"/>
              <w:bottom w:val="nil"/>
              <w:right w:val="nil"/>
            </w:tcBorders>
            <w:noWrap/>
            <w:vAlign w:val="bottom"/>
            <w:hideMark/>
          </w:tcPr>
          <w:p w14:paraId="66BD03F8" w14:textId="77777777" w:rsidR="00E8360B" w:rsidRPr="00E8360B" w:rsidRDefault="00E8360B" w:rsidP="00E8360B">
            <w:pPr>
              <w:spacing w:after="0" w:line="240" w:lineRule="auto"/>
              <w:rPr>
                <w:ins w:id="2545" w:author="Author"/>
                <w:rFonts w:ascii="Times New Roman" w:eastAsia="Times New Roman" w:hAnsi="Times New Roman" w:cs="Times New Roman"/>
                <w:color w:val="000000"/>
                <w:kern w:val="0"/>
                <w:sz w:val="22"/>
                <w:szCs w:val="22"/>
                <w:lang w:eastAsia="en-AU"/>
                <w14:ligatures w14:val="none"/>
              </w:rPr>
            </w:pPr>
            <w:ins w:id="2546"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3DABF4FC" w14:textId="77777777" w:rsidTr="00E8360B">
        <w:trPr>
          <w:trHeight w:val="276"/>
          <w:ins w:id="2547" w:author="Author"/>
        </w:trPr>
        <w:tc>
          <w:tcPr>
            <w:tcW w:w="2430" w:type="dxa"/>
            <w:tcBorders>
              <w:top w:val="nil"/>
              <w:left w:val="nil"/>
              <w:bottom w:val="nil"/>
              <w:right w:val="nil"/>
            </w:tcBorders>
            <w:noWrap/>
            <w:vAlign w:val="bottom"/>
            <w:hideMark/>
          </w:tcPr>
          <w:p w14:paraId="5DE1982C" w14:textId="77777777" w:rsidR="00E8360B" w:rsidRPr="00E8360B" w:rsidRDefault="00E8360B" w:rsidP="00E8360B">
            <w:pPr>
              <w:spacing w:after="0" w:line="240" w:lineRule="auto"/>
              <w:rPr>
                <w:ins w:id="2548" w:author="Author"/>
                <w:rFonts w:ascii="Times New Roman" w:eastAsia="Times New Roman" w:hAnsi="Times New Roman" w:cs="Times New Roman"/>
                <w:color w:val="000000"/>
                <w:kern w:val="0"/>
                <w:sz w:val="22"/>
                <w:szCs w:val="22"/>
                <w:lang w:eastAsia="en-AU"/>
                <w14:ligatures w14:val="none"/>
              </w:rPr>
            </w:pPr>
            <w:ins w:id="2549" w:author="Author">
              <w:r w:rsidRPr="00E8360B">
                <w:rPr>
                  <w:rFonts w:ascii="Times New Roman" w:eastAsia="Times New Roman" w:hAnsi="Times New Roman" w:cs="Times New Roman"/>
                  <w:color w:val="000000"/>
                  <w:kern w:val="0"/>
                  <w:sz w:val="22"/>
                  <w:szCs w:val="22"/>
                  <w:lang w:eastAsia="en-AU"/>
                  <w14:ligatures w14:val="none"/>
                </w:rPr>
                <w:t>topic [other]</w:t>
              </w:r>
            </w:ins>
          </w:p>
        </w:tc>
        <w:tc>
          <w:tcPr>
            <w:tcW w:w="1256" w:type="dxa"/>
            <w:tcBorders>
              <w:top w:val="nil"/>
              <w:left w:val="nil"/>
              <w:bottom w:val="nil"/>
              <w:right w:val="nil"/>
            </w:tcBorders>
            <w:noWrap/>
            <w:vAlign w:val="bottom"/>
            <w:hideMark/>
          </w:tcPr>
          <w:p w14:paraId="3297BBA8" w14:textId="77777777" w:rsidR="00E8360B" w:rsidRPr="00E8360B" w:rsidRDefault="00E8360B" w:rsidP="00E8360B">
            <w:pPr>
              <w:spacing w:after="0" w:line="240" w:lineRule="auto"/>
              <w:jc w:val="center"/>
              <w:rPr>
                <w:ins w:id="2550" w:author="Author"/>
                <w:rFonts w:ascii="Times New Roman" w:eastAsia="Times New Roman" w:hAnsi="Times New Roman" w:cs="Times New Roman"/>
                <w:color w:val="000000"/>
                <w:kern w:val="0"/>
                <w:sz w:val="22"/>
                <w:szCs w:val="22"/>
                <w:lang w:eastAsia="en-AU"/>
                <w14:ligatures w14:val="none"/>
              </w:rPr>
            </w:pPr>
            <w:ins w:id="2551" w:author="Author">
              <w:r w:rsidRPr="00E8360B">
                <w:rPr>
                  <w:rFonts w:ascii="Times New Roman" w:eastAsia="Times New Roman" w:hAnsi="Times New Roman" w:cs="Times New Roman"/>
                  <w:color w:val="000000"/>
                  <w:kern w:val="0"/>
                  <w:sz w:val="22"/>
                  <w:szCs w:val="22"/>
                  <w:lang w:eastAsia="en-AU"/>
                  <w14:ligatures w14:val="none"/>
                </w:rPr>
                <w:t>0.61</w:t>
              </w:r>
            </w:ins>
          </w:p>
        </w:tc>
        <w:tc>
          <w:tcPr>
            <w:tcW w:w="1714" w:type="dxa"/>
            <w:tcBorders>
              <w:top w:val="nil"/>
              <w:left w:val="nil"/>
              <w:bottom w:val="nil"/>
              <w:right w:val="nil"/>
            </w:tcBorders>
            <w:noWrap/>
            <w:vAlign w:val="bottom"/>
            <w:hideMark/>
          </w:tcPr>
          <w:p w14:paraId="0206F68C" w14:textId="77777777" w:rsidR="00E8360B" w:rsidRPr="00E8360B" w:rsidRDefault="00E8360B" w:rsidP="00E8360B">
            <w:pPr>
              <w:spacing w:after="0" w:line="240" w:lineRule="auto"/>
              <w:jc w:val="center"/>
              <w:rPr>
                <w:ins w:id="2552" w:author="Author"/>
                <w:rFonts w:ascii="Times New Roman" w:eastAsia="Times New Roman" w:hAnsi="Times New Roman" w:cs="Times New Roman"/>
                <w:color w:val="000000"/>
                <w:kern w:val="0"/>
                <w:sz w:val="22"/>
                <w:szCs w:val="22"/>
                <w:lang w:eastAsia="en-AU"/>
                <w14:ligatures w14:val="none"/>
              </w:rPr>
            </w:pPr>
            <w:ins w:id="2553" w:author="Author">
              <w:r w:rsidRPr="00E8360B">
                <w:rPr>
                  <w:rFonts w:ascii="Times New Roman" w:eastAsia="Times New Roman" w:hAnsi="Times New Roman" w:cs="Times New Roman"/>
                  <w:color w:val="000000"/>
                  <w:kern w:val="0"/>
                  <w:sz w:val="22"/>
                  <w:szCs w:val="22"/>
                  <w:lang w:eastAsia="en-AU"/>
                  <w14:ligatures w14:val="none"/>
                </w:rPr>
                <w:t>0.57 – 0.65</w:t>
              </w:r>
            </w:ins>
          </w:p>
        </w:tc>
        <w:tc>
          <w:tcPr>
            <w:tcW w:w="836" w:type="dxa"/>
            <w:tcBorders>
              <w:top w:val="nil"/>
              <w:left w:val="nil"/>
              <w:bottom w:val="nil"/>
              <w:right w:val="nil"/>
            </w:tcBorders>
            <w:noWrap/>
            <w:vAlign w:val="bottom"/>
            <w:hideMark/>
          </w:tcPr>
          <w:p w14:paraId="602D1C85" w14:textId="77777777" w:rsidR="00E8360B" w:rsidRPr="00E8360B" w:rsidRDefault="00E8360B" w:rsidP="00E8360B">
            <w:pPr>
              <w:spacing w:after="0" w:line="240" w:lineRule="auto"/>
              <w:rPr>
                <w:ins w:id="2554" w:author="Author"/>
                <w:rFonts w:ascii="Times New Roman" w:eastAsia="Times New Roman" w:hAnsi="Times New Roman" w:cs="Times New Roman"/>
                <w:color w:val="000000"/>
                <w:kern w:val="0"/>
                <w:sz w:val="22"/>
                <w:szCs w:val="22"/>
                <w:lang w:eastAsia="en-AU"/>
                <w14:ligatures w14:val="none"/>
              </w:rPr>
            </w:pPr>
            <w:ins w:id="2555"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67518449" w14:textId="77777777" w:rsidTr="00E8360B">
        <w:trPr>
          <w:trHeight w:val="276"/>
          <w:ins w:id="2556" w:author="Author"/>
        </w:trPr>
        <w:tc>
          <w:tcPr>
            <w:tcW w:w="2430" w:type="dxa"/>
            <w:tcBorders>
              <w:top w:val="nil"/>
              <w:left w:val="nil"/>
              <w:bottom w:val="nil"/>
              <w:right w:val="nil"/>
            </w:tcBorders>
            <w:noWrap/>
            <w:vAlign w:val="bottom"/>
            <w:hideMark/>
          </w:tcPr>
          <w:p w14:paraId="08E229CA" w14:textId="77777777" w:rsidR="00E8360B" w:rsidRPr="00E8360B" w:rsidRDefault="00E8360B" w:rsidP="00E8360B">
            <w:pPr>
              <w:spacing w:after="0" w:line="240" w:lineRule="auto"/>
              <w:rPr>
                <w:ins w:id="2557" w:author="Author"/>
                <w:rFonts w:ascii="Times New Roman" w:eastAsia="Times New Roman" w:hAnsi="Times New Roman" w:cs="Times New Roman"/>
                <w:color w:val="000000"/>
                <w:kern w:val="0"/>
                <w:sz w:val="22"/>
                <w:szCs w:val="22"/>
                <w:lang w:eastAsia="en-AU"/>
                <w14:ligatures w14:val="none"/>
              </w:rPr>
            </w:pPr>
            <w:ins w:id="2558" w:author="Author">
              <w:r w:rsidRPr="00E8360B">
                <w:rPr>
                  <w:rFonts w:ascii="Times New Roman" w:eastAsia="Times New Roman" w:hAnsi="Times New Roman" w:cs="Times New Roman"/>
                  <w:color w:val="000000"/>
                  <w:kern w:val="0"/>
                  <w:sz w:val="22"/>
                  <w:szCs w:val="22"/>
                  <w:lang w:eastAsia="en-AU"/>
                  <w14:ligatures w14:val="none"/>
                </w:rPr>
                <w:t>topic [pets]</w:t>
              </w:r>
            </w:ins>
          </w:p>
        </w:tc>
        <w:tc>
          <w:tcPr>
            <w:tcW w:w="1256" w:type="dxa"/>
            <w:tcBorders>
              <w:top w:val="nil"/>
              <w:left w:val="nil"/>
              <w:bottom w:val="nil"/>
              <w:right w:val="nil"/>
            </w:tcBorders>
            <w:noWrap/>
            <w:vAlign w:val="bottom"/>
            <w:hideMark/>
          </w:tcPr>
          <w:p w14:paraId="6769CD5F" w14:textId="77777777" w:rsidR="00E8360B" w:rsidRPr="00E8360B" w:rsidRDefault="00E8360B" w:rsidP="00E8360B">
            <w:pPr>
              <w:spacing w:after="0" w:line="240" w:lineRule="auto"/>
              <w:jc w:val="center"/>
              <w:rPr>
                <w:ins w:id="2559" w:author="Author"/>
                <w:rFonts w:ascii="Times New Roman" w:eastAsia="Times New Roman" w:hAnsi="Times New Roman" w:cs="Times New Roman"/>
                <w:color w:val="000000"/>
                <w:kern w:val="0"/>
                <w:sz w:val="22"/>
                <w:szCs w:val="22"/>
                <w:lang w:eastAsia="en-AU"/>
                <w14:ligatures w14:val="none"/>
              </w:rPr>
            </w:pPr>
            <w:ins w:id="2560" w:author="Author">
              <w:r w:rsidRPr="00E8360B">
                <w:rPr>
                  <w:rFonts w:ascii="Times New Roman" w:eastAsia="Times New Roman" w:hAnsi="Times New Roman" w:cs="Times New Roman"/>
                  <w:color w:val="000000"/>
                  <w:kern w:val="0"/>
                  <w:sz w:val="22"/>
                  <w:szCs w:val="22"/>
                  <w:lang w:eastAsia="en-AU"/>
                  <w14:ligatures w14:val="none"/>
                </w:rPr>
                <w:t>1.21</w:t>
              </w:r>
            </w:ins>
          </w:p>
        </w:tc>
        <w:tc>
          <w:tcPr>
            <w:tcW w:w="1714" w:type="dxa"/>
            <w:tcBorders>
              <w:top w:val="nil"/>
              <w:left w:val="nil"/>
              <w:bottom w:val="nil"/>
              <w:right w:val="nil"/>
            </w:tcBorders>
            <w:noWrap/>
            <w:vAlign w:val="bottom"/>
            <w:hideMark/>
          </w:tcPr>
          <w:p w14:paraId="60F8AF0B" w14:textId="77777777" w:rsidR="00E8360B" w:rsidRPr="00E8360B" w:rsidRDefault="00E8360B" w:rsidP="00E8360B">
            <w:pPr>
              <w:spacing w:after="0" w:line="240" w:lineRule="auto"/>
              <w:jc w:val="center"/>
              <w:rPr>
                <w:ins w:id="2561" w:author="Author"/>
                <w:rFonts w:ascii="Times New Roman" w:eastAsia="Times New Roman" w:hAnsi="Times New Roman" w:cs="Times New Roman"/>
                <w:color w:val="000000"/>
                <w:kern w:val="0"/>
                <w:sz w:val="22"/>
                <w:szCs w:val="22"/>
                <w:lang w:eastAsia="en-AU"/>
                <w14:ligatures w14:val="none"/>
              </w:rPr>
            </w:pPr>
            <w:ins w:id="2562" w:author="Author">
              <w:r w:rsidRPr="00E8360B">
                <w:rPr>
                  <w:rFonts w:ascii="Times New Roman" w:eastAsia="Times New Roman" w:hAnsi="Times New Roman" w:cs="Times New Roman"/>
                  <w:color w:val="000000"/>
                  <w:kern w:val="0"/>
                  <w:sz w:val="22"/>
                  <w:szCs w:val="22"/>
                  <w:lang w:eastAsia="en-AU"/>
                  <w14:ligatures w14:val="none"/>
                </w:rPr>
                <w:t>1.15 – 1.28</w:t>
              </w:r>
            </w:ins>
          </w:p>
        </w:tc>
        <w:tc>
          <w:tcPr>
            <w:tcW w:w="836" w:type="dxa"/>
            <w:tcBorders>
              <w:top w:val="nil"/>
              <w:left w:val="nil"/>
              <w:bottom w:val="nil"/>
              <w:right w:val="nil"/>
            </w:tcBorders>
            <w:noWrap/>
            <w:vAlign w:val="bottom"/>
            <w:hideMark/>
          </w:tcPr>
          <w:p w14:paraId="3F602AAA" w14:textId="77777777" w:rsidR="00E8360B" w:rsidRPr="00E8360B" w:rsidRDefault="00E8360B" w:rsidP="00E8360B">
            <w:pPr>
              <w:spacing w:after="0" w:line="240" w:lineRule="auto"/>
              <w:rPr>
                <w:ins w:id="2563" w:author="Author"/>
                <w:rFonts w:ascii="Times New Roman" w:eastAsia="Times New Roman" w:hAnsi="Times New Roman" w:cs="Times New Roman"/>
                <w:color w:val="000000"/>
                <w:kern w:val="0"/>
                <w:sz w:val="22"/>
                <w:szCs w:val="22"/>
                <w:lang w:eastAsia="en-AU"/>
                <w14:ligatures w14:val="none"/>
              </w:rPr>
            </w:pPr>
            <w:ins w:id="2564"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0777043" w14:textId="77777777" w:rsidTr="00E8360B">
        <w:trPr>
          <w:trHeight w:val="276"/>
          <w:ins w:id="2565" w:author="Author"/>
        </w:trPr>
        <w:tc>
          <w:tcPr>
            <w:tcW w:w="2430" w:type="dxa"/>
            <w:tcBorders>
              <w:top w:val="nil"/>
              <w:left w:val="nil"/>
              <w:bottom w:val="nil"/>
              <w:right w:val="nil"/>
            </w:tcBorders>
            <w:noWrap/>
            <w:vAlign w:val="bottom"/>
            <w:hideMark/>
          </w:tcPr>
          <w:p w14:paraId="3D4CDE21" w14:textId="77777777" w:rsidR="00E8360B" w:rsidRPr="00E8360B" w:rsidRDefault="00E8360B" w:rsidP="00E8360B">
            <w:pPr>
              <w:spacing w:after="0" w:line="240" w:lineRule="auto"/>
              <w:rPr>
                <w:ins w:id="2566" w:author="Author"/>
                <w:rFonts w:ascii="Times New Roman" w:eastAsia="Times New Roman" w:hAnsi="Times New Roman" w:cs="Times New Roman"/>
                <w:color w:val="000000"/>
                <w:kern w:val="0"/>
                <w:sz w:val="22"/>
                <w:szCs w:val="22"/>
                <w:lang w:eastAsia="en-AU"/>
                <w14:ligatures w14:val="none"/>
              </w:rPr>
            </w:pPr>
            <w:ins w:id="2567" w:author="Author">
              <w:r w:rsidRPr="00E8360B">
                <w:rPr>
                  <w:rFonts w:ascii="Times New Roman" w:eastAsia="Times New Roman" w:hAnsi="Times New Roman" w:cs="Times New Roman"/>
                  <w:color w:val="000000"/>
                  <w:kern w:val="0"/>
                  <w:sz w:val="22"/>
                  <w:szCs w:val="22"/>
                  <w:lang w:eastAsia="en-AU"/>
                  <w14:ligatures w14:val="none"/>
                </w:rPr>
                <w:t>topic [politics]</w:t>
              </w:r>
            </w:ins>
          </w:p>
        </w:tc>
        <w:tc>
          <w:tcPr>
            <w:tcW w:w="1256" w:type="dxa"/>
            <w:tcBorders>
              <w:top w:val="nil"/>
              <w:left w:val="nil"/>
              <w:bottom w:val="nil"/>
              <w:right w:val="nil"/>
            </w:tcBorders>
            <w:noWrap/>
            <w:vAlign w:val="bottom"/>
            <w:hideMark/>
          </w:tcPr>
          <w:p w14:paraId="48F26A42" w14:textId="77777777" w:rsidR="00E8360B" w:rsidRPr="00E8360B" w:rsidRDefault="00E8360B" w:rsidP="00E8360B">
            <w:pPr>
              <w:spacing w:after="0" w:line="240" w:lineRule="auto"/>
              <w:jc w:val="center"/>
              <w:rPr>
                <w:ins w:id="2568" w:author="Author"/>
                <w:rFonts w:ascii="Times New Roman" w:eastAsia="Times New Roman" w:hAnsi="Times New Roman" w:cs="Times New Roman"/>
                <w:color w:val="000000"/>
                <w:kern w:val="0"/>
                <w:sz w:val="22"/>
                <w:szCs w:val="22"/>
                <w:lang w:eastAsia="en-AU"/>
                <w14:ligatures w14:val="none"/>
              </w:rPr>
            </w:pPr>
            <w:ins w:id="2569" w:author="Author">
              <w:r w:rsidRPr="00E8360B">
                <w:rPr>
                  <w:rFonts w:ascii="Times New Roman" w:eastAsia="Times New Roman" w:hAnsi="Times New Roman" w:cs="Times New Roman"/>
                  <w:color w:val="000000"/>
                  <w:kern w:val="0"/>
                  <w:sz w:val="22"/>
                  <w:szCs w:val="22"/>
                  <w:lang w:eastAsia="en-AU"/>
                  <w14:ligatures w14:val="none"/>
                </w:rPr>
                <w:t>0.82</w:t>
              </w:r>
            </w:ins>
          </w:p>
        </w:tc>
        <w:tc>
          <w:tcPr>
            <w:tcW w:w="1714" w:type="dxa"/>
            <w:tcBorders>
              <w:top w:val="nil"/>
              <w:left w:val="nil"/>
              <w:bottom w:val="nil"/>
              <w:right w:val="nil"/>
            </w:tcBorders>
            <w:noWrap/>
            <w:vAlign w:val="bottom"/>
            <w:hideMark/>
          </w:tcPr>
          <w:p w14:paraId="16E350C1" w14:textId="77777777" w:rsidR="00E8360B" w:rsidRPr="00E8360B" w:rsidRDefault="00E8360B" w:rsidP="00E8360B">
            <w:pPr>
              <w:spacing w:after="0" w:line="240" w:lineRule="auto"/>
              <w:jc w:val="center"/>
              <w:rPr>
                <w:ins w:id="2570" w:author="Author"/>
                <w:rFonts w:ascii="Times New Roman" w:eastAsia="Times New Roman" w:hAnsi="Times New Roman" w:cs="Times New Roman"/>
                <w:color w:val="000000"/>
                <w:kern w:val="0"/>
                <w:sz w:val="22"/>
                <w:szCs w:val="22"/>
                <w:lang w:eastAsia="en-AU"/>
                <w14:ligatures w14:val="none"/>
              </w:rPr>
            </w:pPr>
            <w:ins w:id="2571" w:author="Author">
              <w:r w:rsidRPr="00E8360B">
                <w:rPr>
                  <w:rFonts w:ascii="Times New Roman" w:eastAsia="Times New Roman" w:hAnsi="Times New Roman" w:cs="Times New Roman"/>
                  <w:color w:val="000000"/>
                  <w:kern w:val="0"/>
                  <w:sz w:val="22"/>
                  <w:szCs w:val="22"/>
                  <w:lang w:eastAsia="en-AU"/>
                  <w14:ligatures w14:val="none"/>
                </w:rPr>
                <w:t>0.77 – 0.86</w:t>
              </w:r>
            </w:ins>
          </w:p>
        </w:tc>
        <w:tc>
          <w:tcPr>
            <w:tcW w:w="836" w:type="dxa"/>
            <w:tcBorders>
              <w:top w:val="nil"/>
              <w:left w:val="nil"/>
              <w:bottom w:val="nil"/>
              <w:right w:val="nil"/>
            </w:tcBorders>
            <w:noWrap/>
            <w:vAlign w:val="bottom"/>
            <w:hideMark/>
          </w:tcPr>
          <w:p w14:paraId="299DA95F" w14:textId="77777777" w:rsidR="00E8360B" w:rsidRPr="00E8360B" w:rsidRDefault="00E8360B" w:rsidP="00E8360B">
            <w:pPr>
              <w:spacing w:after="0" w:line="240" w:lineRule="auto"/>
              <w:rPr>
                <w:ins w:id="2572" w:author="Author"/>
                <w:rFonts w:ascii="Times New Roman" w:eastAsia="Times New Roman" w:hAnsi="Times New Roman" w:cs="Times New Roman"/>
                <w:color w:val="000000"/>
                <w:kern w:val="0"/>
                <w:sz w:val="22"/>
                <w:szCs w:val="22"/>
                <w:lang w:eastAsia="en-AU"/>
                <w14:ligatures w14:val="none"/>
              </w:rPr>
            </w:pPr>
            <w:ins w:id="2573"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009C912D" w14:textId="77777777" w:rsidTr="00E8360B">
        <w:trPr>
          <w:trHeight w:val="276"/>
          <w:ins w:id="2574" w:author="Author"/>
        </w:trPr>
        <w:tc>
          <w:tcPr>
            <w:tcW w:w="2430" w:type="dxa"/>
            <w:tcBorders>
              <w:top w:val="nil"/>
              <w:left w:val="nil"/>
              <w:bottom w:val="nil"/>
              <w:right w:val="nil"/>
            </w:tcBorders>
            <w:noWrap/>
            <w:vAlign w:val="bottom"/>
            <w:hideMark/>
          </w:tcPr>
          <w:p w14:paraId="211A9082" w14:textId="77777777" w:rsidR="00E8360B" w:rsidRPr="00E8360B" w:rsidRDefault="00E8360B" w:rsidP="00E8360B">
            <w:pPr>
              <w:spacing w:after="0" w:line="240" w:lineRule="auto"/>
              <w:rPr>
                <w:ins w:id="2575" w:author="Author"/>
                <w:rFonts w:ascii="Times New Roman" w:eastAsia="Times New Roman" w:hAnsi="Times New Roman" w:cs="Times New Roman"/>
                <w:color w:val="000000"/>
                <w:kern w:val="0"/>
                <w:sz w:val="22"/>
                <w:szCs w:val="22"/>
                <w:lang w:eastAsia="en-AU"/>
                <w14:ligatures w14:val="none"/>
              </w:rPr>
            </w:pPr>
            <w:ins w:id="2576" w:author="Author">
              <w:r w:rsidRPr="00E8360B">
                <w:rPr>
                  <w:rFonts w:ascii="Times New Roman" w:eastAsia="Times New Roman" w:hAnsi="Times New Roman" w:cs="Times New Roman"/>
                  <w:color w:val="000000"/>
                  <w:kern w:val="0"/>
                  <w:sz w:val="22"/>
                  <w:szCs w:val="22"/>
                  <w:lang w:eastAsia="en-AU"/>
                  <w14:ligatures w14:val="none"/>
                </w:rPr>
                <w:t>topic [relationships]</w:t>
              </w:r>
            </w:ins>
          </w:p>
        </w:tc>
        <w:tc>
          <w:tcPr>
            <w:tcW w:w="1256" w:type="dxa"/>
            <w:tcBorders>
              <w:top w:val="nil"/>
              <w:left w:val="nil"/>
              <w:bottom w:val="nil"/>
              <w:right w:val="nil"/>
            </w:tcBorders>
            <w:noWrap/>
            <w:vAlign w:val="bottom"/>
            <w:hideMark/>
          </w:tcPr>
          <w:p w14:paraId="1326A0B9" w14:textId="77777777" w:rsidR="00E8360B" w:rsidRPr="00E8360B" w:rsidRDefault="00E8360B" w:rsidP="00E8360B">
            <w:pPr>
              <w:spacing w:after="0" w:line="240" w:lineRule="auto"/>
              <w:jc w:val="center"/>
              <w:rPr>
                <w:ins w:id="2577" w:author="Author"/>
                <w:rFonts w:ascii="Times New Roman" w:eastAsia="Times New Roman" w:hAnsi="Times New Roman" w:cs="Times New Roman"/>
                <w:color w:val="000000"/>
                <w:kern w:val="0"/>
                <w:sz w:val="22"/>
                <w:szCs w:val="22"/>
                <w:lang w:eastAsia="en-AU"/>
                <w14:ligatures w14:val="none"/>
              </w:rPr>
            </w:pPr>
            <w:ins w:id="2578" w:author="Author">
              <w:r w:rsidRPr="00E8360B">
                <w:rPr>
                  <w:rFonts w:ascii="Times New Roman" w:eastAsia="Times New Roman" w:hAnsi="Times New Roman" w:cs="Times New Roman"/>
                  <w:color w:val="000000"/>
                  <w:kern w:val="0"/>
                  <w:sz w:val="22"/>
                  <w:szCs w:val="22"/>
                  <w:lang w:eastAsia="en-AU"/>
                  <w14:ligatures w14:val="none"/>
                </w:rPr>
                <w:t>0.55</w:t>
              </w:r>
            </w:ins>
          </w:p>
        </w:tc>
        <w:tc>
          <w:tcPr>
            <w:tcW w:w="1714" w:type="dxa"/>
            <w:tcBorders>
              <w:top w:val="nil"/>
              <w:left w:val="nil"/>
              <w:bottom w:val="nil"/>
              <w:right w:val="nil"/>
            </w:tcBorders>
            <w:noWrap/>
            <w:vAlign w:val="bottom"/>
            <w:hideMark/>
          </w:tcPr>
          <w:p w14:paraId="4BF09659" w14:textId="77777777" w:rsidR="00E8360B" w:rsidRPr="00E8360B" w:rsidRDefault="00E8360B" w:rsidP="00E8360B">
            <w:pPr>
              <w:spacing w:after="0" w:line="240" w:lineRule="auto"/>
              <w:jc w:val="center"/>
              <w:rPr>
                <w:ins w:id="2579" w:author="Author"/>
                <w:rFonts w:ascii="Times New Roman" w:eastAsia="Times New Roman" w:hAnsi="Times New Roman" w:cs="Times New Roman"/>
                <w:color w:val="000000"/>
                <w:kern w:val="0"/>
                <w:sz w:val="22"/>
                <w:szCs w:val="22"/>
                <w:lang w:eastAsia="en-AU"/>
                <w14:ligatures w14:val="none"/>
              </w:rPr>
            </w:pPr>
            <w:ins w:id="2580" w:author="Author">
              <w:r w:rsidRPr="00E8360B">
                <w:rPr>
                  <w:rFonts w:ascii="Times New Roman" w:eastAsia="Times New Roman" w:hAnsi="Times New Roman" w:cs="Times New Roman"/>
                  <w:color w:val="000000"/>
                  <w:kern w:val="0"/>
                  <w:sz w:val="22"/>
                  <w:szCs w:val="22"/>
                  <w:lang w:eastAsia="en-AU"/>
                  <w14:ligatures w14:val="none"/>
                </w:rPr>
                <w:t>0.52 – 0.59</w:t>
              </w:r>
            </w:ins>
          </w:p>
        </w:tc>
        <w:tc>
          <w:tcPr>
            <w:tcW w:w="836" w:type="dxa"/>
            <w:tcBorders>
              <w:top w:val="nil"/>
              <w:left w:val="nil"/>
              <w:bottom w:val="nil"/>
              <w:right w:val="nil"/>
            </w:tcBorders>
            <w:noWrap/>
            <w:vAlign w:val="bottom"/>
            <w:hideMark/>
          </w:tcPr>
          <w:p w14:paraId="67C4B690" w14:textId="77777777" w:rsidR="00E8360B" w:rsidRPr="00E8360B" w:rsidRDefault="00E8360B" w:rsidP="00E8360B">
            <w:pPr>
              <w:spacing w:after="0" w:line="240" w:lineRule="auto"/>
              <w:rPr>
                <w:ins w:id="2581" w:author="Author"/>
                <w:rFonts w:ascii="Times New Roman" w:eastAsia="Times New Roman" w:hAnsi="Times New Roman" w:cs="Times New Roman"/>
                <w:color w:val="000000"/>
                <w:kern w:val="0"/>
                <w:sz w:val="22"/>
                <w:szCs w:val="22"/>
                <w:lang w:eastAsia="en-AU"/>
                <w14:ligatures w14:val="none"/>
              </w:rPr>
            </w:pPr>
            <w:ins w:id="2582"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0B45A06" w14:textId="77777777" w:rsidTr="00E8360B">
        <w:trPr>
          <w:trHeight w:val="276"/>
          <w:ins w:id="2583" w:author="Author"/>
        </w:trPr>
        <w:tc>
          <w:tcPr>
            <w:tcW w:w="2430" w:type="dxa"/>
            <w:tcBorders>
              <w:top w:val="nil"/>
              <w:left w:val="nil"/>
              <w:bottom w:val="nil"/>
              <w:right w:val="nil"/>
            </w:tcBorders>
            <w:noWrap/>
            <w:vAlign w:val="bottom"/>
            <w:hideMark/>
          </w:tcPr>
          <w:p w14:paraId="117A1D2E" w14:textId="77777777" w:rsidR="00E8360B" w:rsidRPr="00E8360B" w:rsidRDefault="00E8360B" w:rsidP="00E8360B">
            <w:pPr>
              <w:spacing w:after="0" w:line="240" w:lineRule="auto"/>
              <w:rPr>
                <w:ins w:id="2584" w:author="Author"/>
                <w:rFonts w:ascii="Times New Roman" w:eastAsia="Times New Roman" w:hAnsi="Times New Roman" w:cs="Times New Roman"/>
                <w:color w:val="000000"/>
                <w:kern w:val="0"/>
                <w:sz w:val="22"/>
                <w:szCs w:val="22"/>
                <w:lang w:eastAsia="en-AU"/>
                <w14:ligatures w14:val="none"/>
              </w:rPr>
            </w:pPr>
            <w:ins w:id="2585" w:author="Author">
              <w:r w:rsidRPr="00E8360B">
                <w:rPr>
                  <w:rFonts w:ascii="Times New Roman" w:eastAsia="Times New Roman" w:hAnsi="Times New Roman" w:cs="Times New Roman"/>
                  <w:color w:val="000000"/>
                  <w:kern w:val="0"/>
                  <w:sz w:val="22"/>
                  <w:szCs w:val="22"/>
                  <w:lang w:eastAsia="en-AU"/>
                  <w14:ligatures w14:val="none"/>
                </w:rPr>
                <w:t>topic [science]</w:t>
              </w:r>
            </w:ins>
          </w:p>
        </w:tc>
        <w:tc>
          <w:tcPr>
            <w:tcW w:w="1256" w:type="dxa"/>
            <w:tcBorders>
              <w:top w:val="nil"/>
              <w:left w:val="nil"/>
              <w:bottom w:val="nil"/>
              <w:right w:val="nil"/>
            </w:tcBorders>
            <w:noWrap/>
            <w:vAlign w:val="bottom"/>
            <w:hideMark/>
          </w:tcPr>
          <w:p w14:paraId="14BE192C" w14:textId="77777777" w:rsidR="00E8360B" w:rsidRPr="00E8360B" w:rsidRDefault="00E8360B" w:rsidP="00E8360B">
            <w:pPr>
              <w:spacing w:after="0" w:line="240" w:lineRule="auto"/>
              <w:jc w:val="center"/>
              <w:rPr>
                <w:ins w:id="2586" w:author="Author"/>
                <w:rFonts w:ascii="Times New Roman" w:eastAsia="Times New Roman" w:hAnsi="Times New Roman" w:cs="Times New Roman"/>
                <w:color w:val="000000"/>
                <w:kern w:val="0"/>
                <w:sz w:val="22"/>
                <w:szCs w:val="22"/>
                <w:lang w:eastAsia="en-AU"/>
                <w14:ligatures w14:val="none"/>
              </w:rPr>
            </w:pPr>
            <w:ins w:id="2587" w:author="Author">
              <w:r w:rsidRPr="00E8360B">
                <w:rPr>
                  <w:rFonts w:ascii="Times New Roman" w:eastAsia="Times New Roman" w:hAnsi="Times New Roman" w:cs="Times New Roman"/>
                  <w:color w:val="000000"/>
                  <w:kern w:val="0"/>
                  <w:sz w:val="22"/>
                  <w:szCs w:val="22"/>
                  <w:lang w:eastAsia="en-AU"/>
                  <w14:ligatures w14:val="none"/>
                </w:rPr>
                <w:t>1.18</w:t>
              </w:r>
            </w:ins>
          </w:p>
        </w:tc>
        <w:tc>
          <w:tcPr>
            <w:tcW w:w="1714" w:type="dxa"/>
            <w:tcBorders>
              <w:top w:val="nil"/>
              <w:left w:val="nil"/>
              <w:bottom w:val="nil"/>
              <w:right w:val="nil"/>
            </w:tcBorders>
            <w:noWrap/>
            <w:vAlign w:val="bottom"/>
            <w:hideMark/>
          </w:tcPr>
          <w:p w14:paraId="5BD87973" w14:textId="77777777" w:rsidR="00E8360B" w:rsidRPr="00E8360B" w:rsidRDefault="00E8360B" w:rsidP="00E8360B">
            <w:pPr>
              <w:spacing w:after="0" w:line="240" w:lineRule="auto"/>
              <w:jc w:val="center"/>
              <w:rPr>
                <w:ins w:id="2588" w:author="Author"/>
                <w:rFonts w:ascii="Times New Roman" w:eastAsia="Times New Roman" w:hAnsi="Times New Roman" w:cs="Times New Roman"/>
                <w:color w:val="000000"/>
                <w:kern w:val="0"/>
                <w:sz w:val="22"/>
                <w:szCs w:val="22"/>
                <w:lang w:eastAsia="en-AU"/>
                <w14:ligatures w14:val="none"/>
              </w:rPr>
            </w:pPr>
            <w:ins w:id="2589" w:author="Author">
              <w:r w:rsidRPr="00E8360B">
                <w:rPr>
                  <w:rFonts w:ascii="Times New Roman" w:eastAsia="Times New Roman" w:hAnsi="Times New Roman" w:cs="Times New Roman"/>
                  <w:color w:val="000000"/>
                  <w:kern w:val="0"/>
                  <w:sz w:val="22"/>
                  <w:szCs w:val="22"/>
                  <w:lang w:eastAsia="en-AU"/>
                  <w14:ligatures w14:val="none"/>
                </w:rPr>
                <w:t>1.12 – 1.24</w:t>
              </w:r>
            </w:ins>
          </w:p>
        </w:tc>
        <w:tc>
          <w:tcPr>
            <w:tcW w:w="836" w:type="dxa"/>
            <w:tcBorders>
              <w:top w:val="nil"/>
              <w:left w:val="nil"/>
              <w:bottom w:val="nil"/>
              <w:right w:val="nil"/>
            </w:tcBorders>
            <w:noWrap/>
            <w:vAlign w:val="bottom"/>
            <w:hideMark/>
          </w:tcPr>
          <w:p w14:paraId="1AB80569" w14:textId="77777777" w:rsidR="00E8360B" w:rsidRPr="00E8360B" w:rsidRDefault="00E8360B" w:rsidP="00E8360B">
            <w:pPr>
              <w:spacing w:after="0" w:line="240" w:lineRule="auto"/>
              <w:rPr>
                <w:ins w:id="2590" w:author="Author"/>
                <w:rFonts w:ascii="Times New Roman" w:eastAsia="Times New Roman" w:hAnsi="Times New Roman" w:cs="Times New Roman"/>
                <w:color w:val="000000"/>
                <w:kern w:val="0"/>
                <w:sz w:val="22"/>
                <w:szCs w:val="22"/>
                <w:lang w:eastAsia="en-AU"/>
                <w14:ligatures w14:val="none"/>
              </w:rPr>
            </w:pPr>
            <w:ins w:id="2591"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E30055C" w14:textId="77777777" w:rsidTr="00E8360B">
        <w:trPr>
          <w:trHeight w:val="276"/>
          <w:ins w:id="2592" w:author="Author"/>
        </w:trPr>
        <w:tc>
          <w:tcPr>
            <w:tcW w:w="2430" w:type="dxa"/>
            <w:tcBorders>
              <w:top w:val="nil"/>
              <w:left w:val="nil"/>
              <w:bottom w:val="nil"/>
              <w:right w:val="nil"/>
            </w:tcBorders>
            <w:noWrap/>
            <w:vAlign w:val="bottom"/>
            <w:hideMark/>
          </w:tcPr>
          <w:p w14:paraId="41EE5998" w14:textId="77777777" w:rsidR="00E8360B" w:rsidRPr="00E8360B" w:rsidRDefault="00E8360B" w:rsidP="00E8360B">
            <w:pPr>
              <w:spacing w:after="0" w:line="240" w:lineRule="auto"/>
              <w:rPr>
                <w:ins w:id="2593" w:author="Author"/>
                <w:rFonts w:ascii="Times New Roman" w:eastAsia="Times New Roman" w:hAnsi="Times New Roman" w:cs="Times New Roman"/>
                <w:color w:val="000000"/>
                <w:kern w:val="0"/>
                <w:sz w:val="22"/>
                <w:szCs w:val="22"/>
                <w:lang w:eastAsia="en-AU"/>
                <w14:ligatures w14:val="none"/>
              </w:rPr>
            </w:pPr>
            <w:ins w:id="2594" w:author="Author">
              <w:r w:rsidRPr="00E8360B">
                <w:rPr>
                  <w:rFonts w:ascii="Times New Roman" w:eastAsia="Times New Roman" w:hAnsi="Times New Roman" w:cs="Times New Roman"/>
                  <w:color w:val="000000"/>
                  <w:kern w:val="0"/>
                  <w:sz w:val="22"/>
                  <w:szCs w:val="22"/>
                  <w:lang w:eastAsia="en-AU"/>
                  <w14:ligatures w14:val="none"/>
                </w:rPr>
                <w:t>topic [shopping]</w:t>
              </w:r>
            </w:ins>
          </w:p>
        </w:tc>
        <w:tc>
          <w:tcPr>
            <w:tcW w:w="1256" w:type="dxa"/>
            <w:tcBorders>
              <w:top w:val="nil"/>
              <w:left w:val="nil"/>
              <w:bottom w:val="nil"/>
              <w:right w:val="nil"/>
            </w:tcBorders>
            <w:noWrap/>
            <w:vAlign w:val="bottom"/>
            <w:hideMark/>
          </w:tcPr>
          <w:p w14:paraId="6FEFE5A5" w14:textId="77777777" w:rsidR="00E8360B" w:rsidRPr="00E8360B" w:rsidRDefault="00E8360B" w:rsidP="00E8360B">
            <w:pPr>
              <w:spacing w:after="0" w:line="240" w:lineRule="auto"/>
              <w:jc w:val="center"/>
              <w:rPr>
                <w:ins w:id="2595" w:author="Author"/>
                <w:rFonts w:ascii="Times New Roman" w:eastAsia="Times New Roman" w:hAnsi="Times New Roman" w:cs="Times New Roman"/>
                <w:color w:val="000000"/>
                <w:kern w:val="0"/>
                <w:sz w:val="22"/>
                <w:szCs w:val="22"/>
                <w:lang w:eastAsia="en-AU"/>
                <w14:ligatures w14:val="none"/>
              </w:rPr>
            </w:pPr>
            <w:ins w:id="2596" w:author="Author">
              <w:r w:rsidRPr="00E8360B">
                <w:rPr>
                  <w:rFonts w:ascii="Times New Roman" w:eastAsia="Times New Roman" w:hAnsi="Times New Roman" w:cs="Times New Roman"/>
                  <w:color w:val="000000"/>
                  <w:kern w:val="0"/>
                  <w:sz w:val="22"/>
                  <w:szCs w:val="22"/>
                  <w:lang w:eastAsia="en-AU"/>
                  <w14:ligatures w14:val="none"/>
                </w:rPr>
                <w:t>0.56</w:t>
              </w:r>
            </w:ins>
          </w:p>
        </w:tc>
        <w:tc>
          <w:tcPr>
            <w:tcW w:w="1714" w:type="dxa"/>
            <w:tcBorders>
              <w:top w:val="nil"/>
              <w:left w:val="nil"/>
              <w:bottom w:val="nil"/>
              <w:right w:val="nil"/>
            </w:tcBorders>
            <w:noWrap/>
            <w:vAlign w:val="bottom"/>
            <w:hideMark/>
          </w:tcPr>
          <w:p w14:paraId="6149EB71" w14:textId="77777777" w:rsidR="00E8360B" w:rsidRPr="00E8360B" w:rsidRDefault="00E8360B" w:rsidP="00E8360B">
            <w:pPr>
              <w:spacing w:after="0" w:line="240" w:lineRule="auto"/>
              <w:jc w:val="center"/>
              <w:rPr>
                <w:ins w:id="2597" w:author="Author"/>
                <w:rFonts w:ascii="Times New Roman" w:eastAsia="Times New Roman" w:hAnsi="Times New Roman" w:cs="Times New Roman"/>
                <w:color w:val="000000"/>
                <w:kern w:val="0"/>
                <w:sz w:val="22"/>
                <w:szCs w:val="22"/>
                <w:lang w:eastAsia="en-AU"/>
                <w14:ligatures w14:val="none"/>
              </w:rPr>
            </w:pPr>
            <w:ins w:id="2598" w:author="Author">
              <w:r w:rsidRPr="00E8360B">
                <w:rPr>
                  <w:rFonts w:ascii="Times New Roman" w:eastAsia="Times New Roman" w:hAnsi="Times New Roman" w:cs="Times New Roman"/>
                  <w:color w:val="000000"/>
                  <w:kern w:val="0"/>
                  <w:sz w:val="22"/>
                  <w:szCs w:val="22"/>
                  <w:lang w:eastAsia="en-AU"/>
                  <w14:ligatures w14:val="none"/>
                </w:rPr>
                <w:t>0.53 – 0.60</w:t>
              </w:r>
            </w:ins>
          </w:p>
        </w:tc>
        <w:tc>
          <w:tcPr>
            <w:tcW w:w="836" w:type="dxa"/>
            <w:tcBorders>
              <w:top w:val="nil"/>
              <w:left w:val="nil"/>
              <w:bottom w:val="nil"/>
              <w:right w:val="nil"/>
            </w:tcBorders>
            <w:noWrap/>
            <w:vAlign w:val="bottom"/>
            <w:hideMark/>
          </w:tcPr>
          <w:p w14:paraId="6BDA3BAB" w14:textId="77777777" w:rsidR="00E8360B" w:rsidRPr="00E8360B" w:rsidRDefault="00E8360B" w:rsidP="00E8360B">
            <w:pPr>
              <w:spacing w:after="0" w:line="240" w:lineRule="auto"/>
              <w:rPr>
                <w:ins w:id="2599" w:author="Author"/>
                <w:rFonts w:ascii="Times New Roman" w:eastAsia="Times New Roman" w:hAnsi="Times New Roman" w:cs="Times New Roman"/>
                <w:color w:val="000000"/>
                <w:kern w:val="0"/>
                <w:sz w:val="22"/>
                <w:szCs w:val="22"/>
                <w:lang w:eastAsia="en-AU"/>
                <w14:ligatures w14:val="none"/>
              </w:rPr>
            </w:pPr>
            <w:ins w:id="2600"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C187D65" w14:textId="77777777" w:rsidTr="00E8360B">
        <w:trPr>
          <w:trHeight w:val="276"/>
          <w:ins w:id="2601" w:author="Author"/>
        </w:trPr>
        <w:tc>
          <w:tcPr>
            <w:tcW w:w="2430" w:type="dxa"/>
            <w:tcBorders>
              <w:top w:val="nil"/>
              <w:left w:val="nil"/>
              <w:bottom w:val="nil"/>
              <w:right w:val="nil"/>
            </w:tcBorders>
            <w:noWrap/>
            <w:vAlign w:val="bottom"/>
            <w:hideMark/>
          </w:tcPr>
          <w:p w14:paraId="034A662E" w14:textId="77777777" w:rsidR="00E8360B" w:rsidRPr="00E8360B" w:rsidRDefault="00E8360B" w:rsidP="00E8360B">
            <w:pPr>
              <w:spacing w:after="0" w:line="240" w:lineRule="auto"/>
              <w:rPr>
                <w:ins w:id="2602" w:author="Author"/>
                <w:rFonts w:ascii="Times New Roman" w:eastAsia="Times New Roman" w:hAnsi="Times New Roman" w:cs="Times New Roman"/>
                <w:color w:val="000000"/>
                <w:kern w:val="0"/>
                <w:sz w:val="22"/>
                <w:szCs w:val="22"/>
                <w:lang w:eastAsia="en-AU"/>
                <w14:ligatures w14:val="none"/>
              </w:rPr>
            </w:pPr>
            <w:ins w:id="2603" w:author="Author">
              <w:r w:rsidRPr="00E8360B">
                <w:rPr>
                  <w:rFonts w:ascii="Times New Roman" w:eastAsia="Times New Roman" w:hAnsi="Times New Roman" w:cs="Times New Roman"/>
                  <w:color w:val="000000"/>
                  <w:kern w:val="0"/>
                  <w:sz w:val="22"/>
                  <w:szCs w:val="22"/>
                  <w:lang w:eastAsia="en-AU"/>
                  <w14:ligatures w14:val="none"/>
                </w:rPr>
                <w:t>topic [social_media]</w:t>
              </w:r>
            </w:ins>
          </w:p>
        </w:tc>
        <w:tc>
          <w:tcPr>
            <w:tcW w:w="1256" w:type="dxa"/>
            <w:tcBorders>
              <w:top w:val="nil"/>
              <w:left w:val="nil"/>
              <w:bottom w:val="nil"/>
              <w:right w:val="nil"/>
            </w:tcBorders>
            <w:noWrap/>
            <w:vAlign w:val="bottom"/>
            <w:hideMark/>
          </w:tcPr>
          <w:p w14:paraId="583E9853" w14:textId="77777777" w:rsidR="00E8360B" w:rsidRPr="00E8360B" w:rsidRDefault="00E8360B" w:rsidP="00E8360B">
            <w:pPr>
              <w:spacing w:after="0" w:line="240" w:lineRule="auto"/>
              <w:jc w:val="center"/>
              <w:rPr>
                <w:ins w:id="2604" w:author="Author"/>
                <w:rFonts w:ascii="Times New Roman" w:eastAsia="Times New Roman" w:hAnsi="Times New Roman" w:cs="Times New Roman"/>
                <w:color w:val="000000"/>
                <w:kern w:val="0"/>
                <w:sz w:val="22"/>
                <w:szCs w:val="22"/>
                <w:lang w:eastAsia="en-AU"/>
                <w14:ligatures w14:val="none"/>
              </w:rPr>
            </w:pPr>
            <w:ins w:id="2605" w:author="Author">
              <w:r w:rsidRPr="00E8360B">
                <w:rPr>
                  <w:rFonts w:ascii="Times New Roman" w:eastAsia="Times New Roman" w:hAnsi="Times New Roman" w:cs="Times New Roman"/>
                  <w:color w:val="000000"/>
                  <w:kern w:val="0"/>
                  <w:sz w:val="22"/>
                  <w:szCs w:val="22"/>
                  <w:lang w:eastAsia="en-AU"/>
                  <w14:ligatures w14:val="none"/>
                </w:rPr>
                <w:t>1</w:t>
              </w:r>
            </w:ins>
          </w:p>
        </w:tc>
        <w:tc>
          <w:tcPr>
            <w:tcW w:w="1714" w:type="dxa"/>
            <w:tcBorders>
              <w:top w:val="nil"/>
              <w:left w:val="nil"/>
              <w:bottom w:val="nil"/>
              <w:right w:val="nil"/>
            </w:tcBorders>
            <w:noWrap/>
            <w:vAlign w:val="bottom"/>
            <w:hideMark/>
          </w:tcPr>
          <w:p w14:paraId="74668909" w14:textId="77777777" w:rsidR="00E8360B" w:rsidRPr="00E8360B" w:rsidRDefault="00E8360B" w:rsidP="00E8360B">
            <w:pPr>
              <w:spacing w:after="0" w:line="240" w:lineRule="auto"/>
              <w:jc w:val="center"/>
              <w:rPr>
                <w:ins w:id="2606" w:author="Author"/>
                <w:rFonts w:ascii="Times New Roman" w:eastAsia="Times New Roman" w:hAnsi="Times New Roman" w:cs="Times New Roman"/>
                <w:color w:val="000000"/>
                <w:kern w:val="0"/>
                <w:sz w:val="22"/>
                <w:szCs w:val="22"/>
                <w:lang w:eastAsia="en-AU"/>
                <w14:ligatures w14:val="none"/>
              </w:rPr>
            </w:pPr>
            <w:ins w:id="2607" w:author="Author">
              <w:r w:rsidRPr="00E8360B">
                <w:rPr>
                  <w:rFonts w:ascii="Times New Roman" w:eastAsia="Times New Roman" w:hAnsi="Times New Roman" w:cs="Times New Roman"/>
                  <w:color w:val="000000"/>
                  <w:kern w:val="0"/>
                  <w:sz w:val="22"/>
                  <w:szCs w:val="22"/>
                  <w:lang w:eastAsia="en-AU"/>
                  <w14:ligatures w14:val="none"/>
                </w:rPr>
                <w:t>0.95 – 1.06</w:t>
              </w:r>
            </w:ins>
          </w:p>
        </w:tc>
        <w:tc>
          <w:tcPr>
            <w:tcW w:w="836" w:type="dxa"/>
            <w:tcBorders>
              <w:top w:val="nil"/>
              <w:left w:val="nil"/>
              <w:bottom w:val="nil"/>
              <w:right w:val="nil"/>
            </w:tcBorders>
            <w:noWrap/>
            <w:vAlign w:val="bottom"/>
            <w:hideMark/>
          </w:tcPr>
          <w:p w14:paraId="1CA409CB" w14:textId="77777777" w:rsidR="00E8360B" w:rsidRPr="00E8360B" w:rsidRDefault="00E8360B" w:rsidP="00E8360B">
            <w:pPr>
              <w:spacing w:after="0" w:line="240" w:lineRule="auto"/>
              <w:jc w:val="right"/>
              <w:rPr>
                <w:ins w:id="2608" w:author="Author"/>
                <w:rFonts w:ascii="Times New Roman" w:eastAsia="Times New Roman" w:hAnsi="Times New Roman" w:cs="Times New Roman"/>
                <w:color w:val="000000"/>
                <w:kern w:val="0"/>
                <w:sz w:val="22"/>
                <w:szCs w:val="22"/>
                <w:lang w:eastAsia="en-AU"/>
                <w14:ligatures w14:val="none"/>
              </w:rPr>
            </w:pPr>
            <w:ins w:id="2609" w:author="Author">
              <w:r w:rsidRPr="00E8360B">
                <w:rPr>
                  <w:rFonts w:ascii="Times New Roman" w:eastAsia="Times New Roman" w:hAnsi="Times New Roman" w:cs="Times New Roman"/>
                  <w:color w:val="000000"/>
                  <w:kern w:val="0"/>
                  <w:sz w:val="22"/>
                  <w:szCs w:val="22"/>
                  <w:lang w:eastAsia="en-AU"/>
                  <w14:ligatures w14:val="none"/>
                </w:rPr>
                <w:t>0.857</w:t>
              </w:r>
            </w:ins>
          </w:p>
        </w:tc>
      </w:tr>
      <w:tr w:rsidR="00E8360B" w:rsidRPr="00E8360B" w14:paraId="27806A57" w14:textId="77777777" w:rsidTr="00E8360B">
        <w:trPr>
          <w:trHeight w:val="276"/>
          <w:ins w:id="2610" w:author="Author"/>
        </w:trPr>
        <w:tc>
          <w:tcPr>
            <w:tcW w:w="2430" w:type="dxa"/>
            <w:tcBorders>
              <w:top w:val="nil"/>
              <w:left w:val="nil"/>
              <w:bottom w:val="nil"/>
              <w:right w:val="nil"/>
            </w:tcBorders>
            <w:noWrap/>
            <w:vAlign w:val="bottom"/>
            <w:hideMark/>
          </w:tcPr>
          <w:p w14:paraId="328F84ED" w14:textId="77777777" w:rsidR="00E8360B" w:rsidRPr="00E8360B" w:rsidRDefault="00E8360B" w:rsidP="00E8360B">
            <w:pPr>
              <w:spacing w:after="0" w:line="240" w:lineRule="auto"/>
              <w:rPr>
                <w:ins w:id="2611" w:author="Author"/>
                <w:rFonts w:ascii="Times New Roman" w:eastAsia="Times New Roman" w:hAnsi="Times New Roman" w:cs="Times New Roman"/>
                <w:color w:val="000000"/>
                <w:kern w:val="0"/>
                <w:sz w:val="22"/>
                <w:szCs w:val="22"/>
                <w:lang w:eastAsia="en-AU"/>
                <w14:ligatures w14:val="none"/>
              </w:rPr>
            </w:pPr>
            <w:ins w:id="2612" w:author="Author">
              <w:r w:rsidRPr="00E8360B">
                <w:rPr>
                  <w:rFonts w:ascii="Times New Roman" w:eastAsia="Times New Roman" w:hAnsi="Times New Roman" w:cs="Times New Roman"/>
                  <w:color w:val="000000"/>
                  <w:kern w:val="0"/>
                  <w:sz w:val="22"/>
                  <w:szCs w:val="22"/>
                  <w:lang w:eastAsia="en-AU"/>
                  <w14:ligatures w14:val="none"/>
                </w:rPr>
                <w:t>topic [sports]</w:t>
              </w:r>
            </w:ins>
          </w:p>
        </w:tc>
        <w:tc>
          <w:tcPr>
            <w:tcW w:w="1256" w:type="dxa"/>
            <w:tcBorders>
              <w:top w:val="nil"/>
              <w:left w:val="nil"/>
              <w:bottom w:val="nil"/>
              <w:right w:val="nil"/>
            </w:tcBorders>
            <w:noWrap/>
            <w:vAlign w:val="bottom"/>
            <w:hideMark/>
          </w:tcPr>
          <w:p w14:paraId="46EB4DE4" w14:textId="77777777" w:rsidR="00E8360B" w:rsidRPr="00E8360B" w:rsidRDefault="00E8360B" w:rsidP="00E8360B">
            <w:pPr>
              <w:spacing w:after="0" w:line="240" w:lineRule="auto"/>
              <w:jc w:val="center"/>
              <w:rPr>
                <w:ins w:id="2613" w:author="Author"/>
                <w:rFonts w:ascii="Times New Roman" w:eastAsia="Times New Roman" w:hAnsi="Times New Roman" w:cs="Times New Roman"/>
                <w:color w:val="000000"/>
                <w:kern w:val="0"/>
                <w:sz w:val="22"/>
                <w:szCs w:val="22"/>
                <w:lang w:eastAsia="en-AU"/>
                <w14:ligatures w14:val="none"/>
              </w:rPr>
            </w:pPr>
            <w:ins w:id="2614" w:author="Author">
              <w:r w:rsidRPr="00E8360B">
                <w:rPr>
                  <w:rFonts w:ascii="Times New Roman" w:eastAsia="Times New Roman" w:hAnsi="Times New Roman" w:cs="Times New Roman"/>
                  <w:color w:val="000000"/>
                  <w:kern w:val="0"/>
                  <w:sz w:val="22"/>
                  <w:szCs w:val="22"/>
                  <w:lang w:eastAsia="en-AU"/>
                  <w14:ligatures w14:val="none"/>
                </w:rPr>
                <w:t>0.78</w:t>
              </w:r>
            </w:ins>
          </w:p>
        </w:tc>
        <w:tc>
          <w:tcPr>
            <w:tcW w:w="1714" w:type="dxa"/>
            <w:tcBorders>
              <w:top w:val="nil"/>
              <w:left w:val="nil"/>
              <w:bottom w:val="nil"/>
              <w:right w:val="nil"/>
            </w:tcBorders>
            <w:noWrap/>
            <w:vAlign w:val="bottom"/>
            <w:hideMark/>
          </w:tcPr>
          <w:p w14:paraId="4C17FCD8" w14:textId="77777777" w:rsidR="00E8360B" w:rsidRPr="00E8360B" w:rsidRDefault="00E8360B" w:rsidP="00E8360B">
            <w:pPr>
              <w:spacing w:after="0" w:line="240" w:lineRule="auto"/>
              <w:jc w:val="center"/>
              <w:rPr>
                <w:ins w:id="2615" w:author="Author"/>
                <w:rFonts w:ascii="Times New Roman" w:eastAsia="Times New Roman" w:hAnsi="Times New Roman" w:cs="Times New Roman"/>
                <w:color w:val="000000"/>
                <w:kern w:val="0"/>
                <w:sz w:val="22"/>
                <w:szCs w:val="22"/>
                <w:lang w:eastAsia="en-AU"/>
                <w14:ligatures w14:val="none"/>
              </w:rPr>
            </w:pPr>
            <w:ins w:id="2616" w:author="Author">
              <w:r w:rsidRPr="00E8360B">
                <w:rPr>
                  <w:rFonts w:ascii="Times New Roman" w:eastAsia="Times New Roman" w:hAnsi="Times New Roman" w:cs="Times New Roman"/>
                  <w:color w:val="000000"/>
                  <w:kern w:val="0"/>
                  <w:sz w:val="22"/>
                  <w:szCs w:val="22"/>
                  <w:lang w:eastAsia="en-AU"/>
                  <w14:ligatures w14:val="none"/>
                </w:rPr>
                <w:t>0.74 – 0.82</w:t>
              </w:r>
            </w:ins>
          </w:p>
        </w:tc>
        <w:tc>
          <w:tcPr>
            <w:tcW w:w="836" w:type="dxa"/>
            <w:tcBorders>
              <w:top w:val="nil"/>
              <w:left w:val="nil"/>
              <w:bottom w:val="nil"/>
              <w:right w:val="nil"/>
            </w:tcBorders>
            <w:noWrap/>
            <w:vAlign w:val="bottom"/>
            <w:hideMark/>
          </w:tcPr>
          <w:p w14:paraId="4F4BBC37" w14:textId="77777777" w:rsidR="00E8360B" w:rsidRPr="00E8360B" w:rsidRDefault="00E8360B" w:rsidP="00E8360B">
            <w:pPr>
              <w:spacing w:after="0" w:line="240" w:lineRule="auto"/>
              <w:rPr>
                <w:ins w:id="2617" w:author="Author"/>
                <w:rFonts w:ascii="Times New Roman" w:eastAsia="Times New Roman" w:hAnsi="Times New Roman" w:cs="Times New Roman"/>
                <w:color w:val="000000"/>
                <w:kern w:val="0"/>
                <w:sz w:val="22"/>
                <w:szCs w:val="22"/>
                <w:lang w:eastAsia="en-AU"/>
                <w14:ligatures w14:val="none"/>
              </w:rPr>
            </w:pPr>
            <w:ins w:id="2618"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7E035347" w14:textId="77777777" w:rsidTr="00E8360B">
        <w:trPr>
          <w:trHeight w:val="276"/>
          <w:ins w:id="2619" w:author="Author"/>
        </w:trPr>
        <w:tc>
          <w:tcPr>
            <w:tcW w:w="2430" w:type="dxa"/>
            <w:tcBorders>
              <w:top w:val="nil"/>
              <w:left w:val="nil"/>
              <w:bottom w:val="nil"/>
              <w:right w:val="nil"/>
            </w:tcBorders>
            <w:noWrap/>
            <w:vAlign w:val="bottom"/>
            <w:hideMark/>
          </w:tcPr>
          <w:p w14:paraId="047C55B7" w14:textId="77777777" w:rsidR="00E8360B" w:rsidRPr="00E8360B" w:rsidRDefault="00E8360B" w:rsidP="00E8360B">
            <w:pPr>
              <w:spacing w:after="0" w:line="240" w:lineRule="auto"/>
              <w:rPr>
                <w:ins w:id="2620" w:author="Author"/>
                <w:rFonts w:ascii="Times New Roman" w:eastAsia="Times New Roman" w:hAnsi="Times New Roman" w:cs="Times New Roman"/>
                <w:color w:val="000000"/>
                <w:kern w:val="0"/>
                <w:sz w:val="22"/>
                <w:szCs w:val="22"/>
                <w:lang w:eastAsia="en-AU"/>
                <w14:ligatures w14:val="none"/>
              </w:rPr>
            </w:pPr>
            <w:ins w:id="2621" w:author="Author">
              <w:r w:rsidRPr="00E8360B">
                <w:rPr>
                  <w:rFonts w:ascii="Times New Roman" w:eastAsia="Times New Roman" w:hAnsi="Times New Roman" w:cs="Times New Roman"/>
                  <w:color w:val="000000"/>
                  <w:kern w:val="0"/>
                  <w:sz w:val="22"/>
                  <w:szCs w:val="22"/>
                  <w:lang w:eastAsia="en-AU"/>
                  <w14:ligatures w14:val="none"/>
                </w:rPr>
                <w:t>topic [tech]</w:t>
              </w:r>
            </w:ins>
          </w:p>
        </w:tc>
        <w:tc>
          <w:tcPr>
            <w:tcW w:w="1256" w:type="dxa"/>
            <w:tcBorders>
              <w:top w:val="nil"/>
              <w:left w:val="nil"/>
              <w:bottom w:val="nil"/>
              <w:right w:val="nil"/>
            </w:tcBorders>
            <w:noWrap/>
            <w:vAlign w:val="bottom"/>
            <w:hideMark/>
          </w:tcPr>
          <w:p w14:paraId="30F0F33F" w14:textId="77777777" w:rsidR="00E8360B" w:rsidRPr="00E8360B" w:rsidRDefault="00E8360B" w:rsidP="00E8360B">
            <w:pPr>
              <w:spacing w:after="0" w:line="240" w:lineRule="auto"/>
              <w:jc w:val="center"/>
              <w:rPr>
                <w:ins w:id="2622" w:author="Author"/>
                <w:rFonts w:ascii="Times New Roman" w:eastAsia="Times New Roman" w:hAnsi="Times New Roman" w:cs="Times New Roman"/>
                <w:color w:val="000000"/>
                <w:kern w:val="0"/>
                <w:sz w:val="22"/>
                <w:szCs w:val="22"/>
                <w:lang w:eastAsia="en-AU"/>
                <w14:ligatures w14:val="none"/>
              </w:rPr>
            </w:pPr>
            <w:ins w:id="2623" w:author="Author">
              <w:r w:rsidRPr="00E8360B">
                <w:rPr>
                  <w:rFonts w:ascii="Times New Roman" w:eastAsia="Times New Roman" w:hAnsi="Times New Roman" w:cs="Times New Roman"/>
                  <w:color w:val="000000"/>
                  <w:kern w:val="0"/>
                  <w:sz w:val="22"/>
                  <w:szCs w:val="22"/>
                  <w:lang w:eastAsia="en-AU"/>
                  <w14:ligatures w14:val="none"/>
                </w:rPr>
                <w:t>0.79</w:t>
              </w:r>
            </w:ins>
          </w:p>
        </w:tc>
        <w:tc>
          <w:tcPr>
            <w:tcW w:w="1714" w:type="dxa"/>
            <w:tcBorders>
              <w:top w:val="nil"/>
              <w:left w:val="nil"/>
              <w:bottom w:val="nil"/>
              <w:right w:val="nil"/>
            </w:tcBorders>
            <w:noWrap/>
            <w:vAlign w:val="bottom"/>
            <w:hideMark/>
          </w:tcPr>
          <w:p w14:paraId="26B08058" w14:textId="77777777" w:rsidR="00E8360B" w:rsidRPr="00E8360B" w:rsidRDefault="00E8360B" w:rsidP="00E8360B">
            <w:pPr>
              <w:spacing w:after="0" w:line="240" w:lineRule="auto"/>
              <w:jc w:val="center"/>
              <w:rPr>
                <w:ins w:id="2624" w:author="Author"/>
                <w:rFonts w:ascii="Times New Roman" w:eastAsia="Times New Roman" w:hAnsi="Times New Roman" w:cs="Times New Roman"/>
                <w:color w:val="000000"/>
                <w:kern w:val="0"/>
                <w:sz w:val="22"/>
                <w:szCs w:val="22"/>
                <w:lang w:eastAsia="en-AU"/>
                <w14:ligatures w14:val="none"/>
              </w:rPr>
            </w:pPr>
            <w:ins w:id="2625" w:author="Author">
              <w:r w:rsidRPr="00E8360B">
                <w:rPr>
                  <w:rFonts w:ascii="Times New Roman" w:eastAsia="Times New Roman" w:hAnsi="Times New Roman" w:cs="Times New Roman"/>
                  <w:color w:val="000000"/>
                  <w:kern w:val="0"/>
                  <w:sz w:val="22"/>
                  <w:szCs w:val="22"/>
                  <w:lang w:eastAsia="en-AU"/>
                  <w14:ligatures w14:val="none"/>
                </w:rPr>
                <w:t>0.75 – 0.84</w:t>
              </w:r>
            </w:ins>
          </w:p>
        </w:tc>
        <w:tc>
          <w:tcPr>
            <w:tcW w:w="836" w:type="dxa"/>
            <w:tcBorders>
              <w:top w:val="nil"/>
              <w:left w:val="nil"/>
              <w:bottom w:val="nil"/>
              <w:right w:val="nil"/>
            </w:tcBorders>
            <w:noWrap/>
            <w:vAlign w:val="bottom"/>
            <w:hideMark/>
          </w:tcPr>
          <w:p w14:paraId="5C387C3F" w14:textId="77777777" w:rsidR="00E8360B" w:rsidRPr="00E8360B" w:rsidRDefault="00E8360B" w:rsidP="00E8360B">
            <w:pPr>
              <w:spacing w:after="0" w:line="240" w:lineRule="auto"/>
              <w:rPr>
                <w:ins w:id="2626" w:author="Author"/>
                <w:rFonts w:ascii="Times New Roman" w:eastAsia="Times New Roman" w:hAnsi="Times New Roman" w:cs="Times New Roman"/>
                <w:color w:val="000000"/>
                <w:kern w:val="0"/>
                <w:sz w:val="22"/>
                <w:szCs w:val="22"/>
                <w:lang w:eastAsia="en-AU"/>
                <w14:ligatures w14:val="none"/>
              </w:rPr>
            </w:pPr>
            <w:ins w:id="2627"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42FD181" w14:textId="77777777" w:rsidTr="00E8360B">
        <w:trPr>
          <w:trHeight w:val="276"/>
          <w:ins w:id="2628" w:author="Author"/>
        </w:trPr>
        <w:tc>
          <w:tcPr>
            <w:tcW w:w="2430" w:type="dxa"/>
            <w:tcBorders>
              <w:top w:val="nil"/>
              <w:left w:val="nil"/>
              <w:bottom w:val="nil"/>
              <w:right w:val="nil"/>
            </w:tcBorders>
            <w:noWrap/>
            <w:vAlign w:val="bottom"/>
            <w:hideMark/>
          </w:tcPr>
          <w:p w14:paraId="609EB531" w14:textId="77777777" w:rsidR="00E8360B" w:rsidRPr="00E8360B" w:rsidRDefault="00E8360B" w:rsidP="00E8360B">
            <w:pPr>
              <w:spacing w:after="0" w:line="240" w:lineRule="auto"/>
              <w:rPr>
                <w:ins w:id="2629" w:author="Author"/>
                <w:rFonts w:ascii="Times New Roman" w:eastAsia="Times New Roman" w:hAnsi="Times New Roman" w:cs="Times New Roman"/>
                <w:color w:val="000000"/>
                <w:kern w:val="0"/>
                <w:sz w:val="22"/>
                <w:szCs w:val="22"/>
                <w:lang w:eastAsia="en-AU"/>
                <w14:ligatures w14:val="none"/>
              </w:rPr>
            </w:pPr>
            <w:ins w:id="2630" w:author="Author">
              <w:r w:rsidRPr="00E8360B">
                <w:rPr>
                  <w:rFonts w:ascii="Times New Roman" w:eastAsia="Times New Roman" w:hAnsi="Times New Roman" w:cs="Times New Roman"/>
                  <w:color w:val="000000"/>
                  <w:kern w:val="0"/>
                  <w:sz w:val="22"/>
                  <w:szCs w:val="22"/>
                  <w:lang w:eastAsia="en-AU"/>
                  <w14:ligatures w14:val="none"/>
                </w:rPr>
                <w:t>topic [transport]</w:t>
              </w:r>
            </w:ins>
          </w:p>
        </w:tc>
        <w:tc>
          <w:tcPr>
            <w:tcW w:w="1256" w:type="dxa"/>
            <w:tcBorders>
              <w:top w:val="nil"/>
              <w:left w:val="nil"/>
              <w:bottom w:val="nil"/>
              <w:right w:val="nil"/>
            </w:tcBorders>
            <w:noWrap/>
            <w:vAlign w:val="bottom"/>
            <w:hideMark/>
          </w:tcPr>
          <w:p w14:paraId="4399EFF1" w14:textId="77777777" w:rsidR="00E8360B" w:rsidRPr="00E8360B" w:rsidRDefault="00E8360B" w:rsidP="00E8360B">
            <w:pPr>
              <w:spacing w:after="0" w:line="240" w:lineRule="auto"/>
              <w:jc w:val="center"/>
              <w:rPr>
                <w:ins w:id="2631" w:author="Author"/>
                <w:rFonts w:ascii="Times New Roman" w:eastAsia="Times New Roman" w:hAnsi="Times New Roman" w:cs="Times New Roman"/>
                <w:color w:val="000000"/>
                <w:kern w:val="0"/>
                <w:sz w:val="22"/>
                <w:szCs w:val="22"/>
                <w:lang w:eastAsia="en-AU"/>
                <w14:ligatures w14:val="none"/>
              </w:rPr>
            </w:pPr>
            <w:ins w:id="2632" w:author="Author">
              <w:r w:rsidRPr="00E8360B">
                <w:rPr>
                  <w:rFonts w:ascii="Times New Roman" w:eastAsia="Times New Roman" w:hAnsi="Times New Roman" w:cs="Times New Roman"/>
                  <w:color w:val="000000"/>
                  <w:kern w:val="0"/>
                  <w:sz w:val="22"/>
                  <w:szCs w:val="22"/>
                  <w:lang w:eastAsia="en-AU"/>
                  <w14:ligatures w14:val="none"/>
                </w:rPr>
                <w:t>0.62</w:t>
              </w:r>
            </w:ins>
          </w:p>
        </w:tc>
        <w:tc>
          <w:tcPr>
            <w:tcW w:w="1714" w:type="dxa"/>
            <w:tcBorders>
              <w:top w:val="nil"/>
              <w:left w:val="nil"/>
              <w:bottom w:val="nil"/>
              <w:right w:val="nil"/>
            </w:tcBorders>
            <w:noWrap/>
            <w:vAlign w:val="bottom"/>
            <w:hideMark/>
          </w:tcPr>
          <w:p w14:paraId="0396D3E9" w14:textId="77777777" w:rsidR="00E8360B" w:rsidRPr="00E8360B" w:rsidRDefault="00E8360B" w:rsidP="00E8360B">
            <w:pPr>
              <w:spacing w:after="0" w:line="240" w:lineRule="auto"/>
              <w:jc w:val="center"/>
              <w:rPr>
                <w:ins w:id="2633" w:author="Author"/>
                <w:rFonts w:ascii="Times New Roman" w:eastAsia="Times New Roman" w:hAnsi="Times New Roman" w:cs="Times New Roman"/>
                <w:color w:val="000000"/>
                <w:kern w:val="0"/>
                <w:sz w:val="22"/>
                <w:szCs w:val="22"/>
                <w:lang w:eastAsia="en-AU"/>
                <w14:ligatures w14:val="none"/>
              </w:rPr>
            </w:pPr>
            <w:ins w:id="2634" w:author="Author">
              <w:r w:rsidRPr="00E8360B">
                <w:rPr>
                  <w:rFonts w:ascii="Times New Roman" w:eastAsia="Times New Roman" w:hAnsi="Times New Roman" w:cs="Times New Roman"/>
                  <w:color w:val="000000"/>
                  <w:kern w:val="0"/>
                  <w:sz w:val="22"/>
                  <w:szCs w:val="22"/>
                  <w:lang w:eastAsia="en-AU"/>
                  <w14:ligatures w14:val="none"/>
                </w:rPr>
                <w:t>0.59 – 0.66</w:t>
              </w:r>
            </w:ins>
          </w:p>
        </w:tc>
        <w:tc>
          <w:tcPr>
            <w:tcW w:w="836" w:type="dxa"/>
            <w:tcBorders>
              <w:top w:val="nil"/>
              <w:left w:val="nil"/>
              <w:bottom w:val="nil"/>
              <w:right w:val="nil"/>
            </w:tcBorders>
            <w:noWrap/>
            <w:vAlign w:val="bottom"/>
            <w:hideMark/>
          </w:tcPr>
          <w:p w14:paraId="4C4C3F93" w14:textId="77777777" w:rsidR="00E8360B" w:rsidRPr="00E8360B" w:rsidRDefault="00E8360B" w:rsidP="00E8360B">
            <w:pPr>
              <w:spacing w:after="0" w:line="240" w:lineRule="auto"/>
              <w:rPr>
                <w:ins w:id="2635" w:author="Author"/>
                <w:rFonts w:ascii="Times New Roman" w:eastAsia="Times New Roman" w:hAnsi="Times New Roman" w:cs="Times New Roman"/>
                <w:color w:val="000000"/>
                <w:kern w:val="0"/>
                <w:sz w:val="22"/>
                <w:szCs w:val="22"/>
                <w:lang w:eastAsia="en-AU"/>
                <w14:ligatures w14:val="none"/>
              </w:rPr>
            </w:pPr>
            <w:ins w:id="2636"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208A6CD8" w14:textId="77777777" w:rsidTr="00E8360B">
        <w:trPr>
          <w:trHeight w:val="276"/>
          <w:ins w:id="2637" w:author="Author"/>
        </w:trPr>
        <w:tc>
          <w:tcPr>
            <w:tcW w:w="2430" w:type="dxa"/>
            <w:tcBorders>
              <w:top w:val="nil"/>
              <w:left w:val="nil"/>
              <w:bottom w:val="nil"/>
              <w:right w:val="nil"/>
            </w:tcBorders>
            <w:noWrap/>
            <w:vAlign w:val="bottom"/>
            <w:hideMark/>
          </w:tcPr>
          <w:p w14:paraId="5985194E" w14:textId="77777777" w:rsidR="00E8360B" w:rsidRPr="00E8360B" w:rsidRDefault="00E8360B" w:rsidP="00E8360B">
            <w:pPr>
              <w:spacing w:after="0" w:line="240" w:lineRule="auto"/>
              <w:rPr>
                <w:ins w:id="2638" w:author="Author"/>
                <w:rFonts w:ascii="Times New Roman" w:eastAsia="Times New Roman" w:hAnsi="Times New Roman" w:cs="Times New Roman"/>
                <w:color w:val="000000"/>
                <w:kern w:val="0"/>
                <w:sz w:val="22"/>
                <w:szCs w:val="22"/>
                <w:lang w:eastAsia="en-AU"/>
                <w14:ligatures w14:val="none"/>
              </w:rPr>
            </w:pPr>
            <w:ins w:id="2639" w:author="Author">
              <w:r w:rsidRPr="00E8360B">
                <w:rPr>
                  <w:rFonts w:ascii="Times New Roman" w:eastAsia="Times New Roman" w:hAnsi="Times New Roman" w:cs="Times New Roman"/>
                  <w:color w:val="000000"/>
                  <w:kern w:val="0"/>
                  <w:sz w:val="22"/>
                  <w:szCs w:val="22"/>
                  <w:lang w:eastAsia="en-AU"/>
                  <w14:ligatures w14:val="none"/>
                </w:rPr>
                <w:t>topic [travel]</w:t>
              </w:r>
            </w:ins>
          </w:p>
        </w:tc>
        <w:tc>
          <w:tcPr>
            <w:tcW w:w="1256" w:type="dxa"/>
            <w:tcBorders>
              <w:top w:val="nil"/>
              <w:left w:val="nil"/>
              <w:bottom w:val="nil"/>
              <w:right w:val="nil"/>
            </w:tcBorders>
            <w:noWrap/>
            <w:vAlign w:val="bottom"/>
            <w:hideMark/>
          </w:tcPr>
          <w:p w14:paraId="62289E33" w14:textId="77777777" w:rsidR="00E8360B" w:rsidRPr="00E8360B" w:rsidRDefault="00E8360B" w:rsidP="00E8360B">
            <w:pPr>
              <w:spacing w:after="0" w:line="240" w:lineRule="auto"/>
              <w:jc w:val="center"/>
              <w:rPr>
                <w:ins w:id="2640" w:author="Author"/>
                <w:rFonts w:ascii="Times New Roman" w:eastAsia="Times New Roman" w:hAnsi="Times New Roman" w:cs="Times New Roman"/>
                <w:color w:val="000000"/>
                <w:kern w:val="0"/>
                <w:sz w:val="22"/>
                <w:szCs w:val="22"/>
                <w:lang w:eastAsia="en-AU"/>
                <w14:ligatures w14:val="none"/>
              </w:rPr>
            </w:pPr>
            <w:ins w:id="2641" w:author="Author">
              <w:r w:rsidRPr="00E8360B">
                <w:rPr>
                  <w:rFonts w:ascii="Times New Roman" w:eastAsia="Times New Roman" w:hAnsi="Times New Roman" w:cs="Times New Roman"/>
                  <w:color w:val="000000"/>
                  <w:kern w:val="0"/>
                  <w:sz w:val="22"/>
                  <w:szCs w:val="22"/>
                  <w:lang w:eastAsia="en-AU"/>
                  <w14:ligatures w14:val="none"/>
                </w:rPr>
                <w:t>0.64</w:t>
              </w:r>
            </w:ins>
          </w:p>
        </w:tc>
        <w:tc>
          <w:tcPr>
            <w:tcW w:w="1714" w:type="dxa"/>
            <w:tcBorders>
              <w:top w:val="nil"/>
              <w:left w:val="nil"/>
              <w:bottom w:val="nil"/>
              <w:right w:val="nil"/>
            </w:tcBorders>
            <w:noWrap/>
            <w:vAlign w:val="bottom"/>
            <w:hideMark/>
          </w:tcPr>
          <w:p w14:paraId="4B49F4B3" w14:textId="77777777" w:rsidR="00E8360B" w:rsidRPr="00E8360B" w:rsidRDefault="00E8360B" w:rsidP="00E8360B">
            <w:pPr>
              <w:spacing w:after="0" w:line="240" w:lineRule="auto"/>
              <w:jc w:val="center"/>
              <w:rPr>
                <w:ins w:id="2642" w:author="Author"/>
                <w:rFonts w:ascii="Times New Roman" w:eastAsia="Times New Roman" w:hAnsi="Times New Roman" w:cs="Times New Roman"/>
                <w:color w:val="000000"/>
                <w:kern w:val="0"/>
                <w:sz w:val="22"/>
                <w:szCs w:val="22"/>
                <w:lang w:eastAsia="en-AU"/>
                <w14:ligatures w14:val="none"/>
              </w:rPr>
            </w:pPr>
            <w:ins w:id="2643" w:author="Author">
              <w:r w:rsidRPr="00E8360B">
                <w:rPr>
                  <w:rFonts w:ascii="Times New Roman" w:eastAsia="Times New Roman" w:hAnsi="Times New Roman" w:cs="Times New Roman"/>
                  <w:color w:val="000000"/>
                  <w:kern w:val="0"/>
                  <w:sz w:val="22"/>
                  <w:szCs w:val="22"/>
                  <w:lang w:eastAsia="en-AU"/>
                  <w14:ligatures w14:val="none"/>
                </w:rPr>
                <w:t>0.61 – 0.68</w:t>
              </w:r>
            </w:ins>
          </w:p>
        </w:tc>
        <w:tc>
          <w:tcPr>
            <w:tcW w:w="836" w:type="dxa"/>
            <w:tcBorders>
              <w:top w:val="nil"/>
              <w:left w:val="nil"/>
              <w:bottom w:val="nil"/>
              <w:right w:val="nil"/>
            </w:tcBorders>
            <w:noWrap/>
            <w:vAlign w:val="bottom"/>
            <w:hideMark/>
          </w:tcPr>
          <w:p w14:paraId="6F3D5FA0" w14:textId="77777777" w:rsidR="00E8360B" w:rsidRPr="00E8360B" w:rsidRDefault="00E8360B" w:rsidP="00E8360B">
            <w:pPr>
              <w:spacing w:after="0" w:line="240" w:lineRule="auto"/>
              <w:rPr>
                <w:ins w:id="2644" w:author="Author"/>
                <w:rFonts w:ascii="Times New Roman" w:eastAsia="Times New Roman" w:hAnsi="Times New Roman" w:cs="Times New Roman"/>
                <w:color w:val="000000"/>
                <w:kern w:val="0"/>
                <w:sz w:val="22"/>
                <w:szCs w:val="22"/>
                <w:lang w:eastAsia="en-AU"/>
                <w14:ligatures w14:val="none"/>
              </w:rPr>
            </w:pPr>
            <w:ins w:id="2645"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FFFEE94" w14:textId="77777777" w:rsidTr="00E8360B">
        <w:trPr>
          <w:trHeight w:val="276"/>
          <w:ins w:id="2646" w:author="Author"/>
        </w:trPr>
        <w:tc>
          <w:tcPr>
            <w:tcW w:w="2430" w:type="dxa"/>
            <w:tcBorders>
              <w:top w:val="nil"/>
              <w:left w:val="nil"/>
              <w:bottom w:val="nil"/>
              <w:right w:val="nil"/>
            </w:tcBorders>
            <w:noWrap/>
            <w:vAlign w:val="bottom"/>
            <w:hideMark/>
          </w:tcPr>
          <w:p w14:paraId="797E6DB6" w14:textId="77777777" w:rsidR="00E8360B" w:rsidRPr="00E8360B" w:rsidRDefault="00E8360B" w:rsidP="00E8360B">
            <w:pPr>
              <w:spacing w:after="0" w:line="240" w:lineRule="auto"/>
              <w:rPr>
                <w:ins w:id="2647" w:author="Author"/>
                <w:rFonts w:ascii="Times New Roman" w:eastAsia="Times New Roman" w:hAnsi="Times New Roman" w:cs="Times New Roman"/>
                <w:color w:val="000000"/>
                <w:kern w:val="0"/>
                <w:sz w:val="22"/>
                <w:szCs w:val="22"/>
                <w:lang w:eastAsia="en-AU"/>
                <w14:ligatures w14:val="none"/>
              </w:rPr>
            </w:pPr>
            <w:ins w:id="2648" w:author="Author">
              <w:r w:rsidRPr="00E8360B">
                <w:rPr>
                  <w:rFonts w:ascii="Times New Roman" w:eastAsia="Times New Roman" w:hAnsi="Times New Roman" w:cs="Times New Roman"/>
                  <w:color w:val="000000"/>
                  <w:kern w:val="0"/>
                  <w:sz w:val="22"/>
                  <w:szCs w:val="22"/>
                  <w:lang w:eastAsia="en-AU"/>
                  <w14:ligatures w14:val="none"/>
                </w:rPr>
                <w:t>usersince [2007]</w:t>
              </w:r>
            </w:ins>
          </w:p>
        </w:tc>
        <w:tc>
          <w:tcPr>
            <w:tcW w:w="1256" w:type="dxa"/>
            <w:tcBorders>
              <w:top w:val="nil"/>
              <w:left w:val="nil"/>
              <w:bottom w:val="nil"/>
              <w:right w:val="nil"/>
            </w:tcBorders>
            <w:noWrap/>
            <w:vAlign w:val="bottom"/>
            <w:hideMark/>
          </w:tcPr>
          <w:p w14:paraId="0243D7C1" w14:textId="77777777" w:rsidR="00E8360B" w:rsidRPr="00E8360B" w:rsidRDefault="00E8360B" w:rsidP="00E8360B">
            <w:pPr>
              <w:spacing w:after="0" w:line="240" w:lineRule="auto"/>
              <w:jc w:val="center"/>
              <w:rPr>
                <w:ins w:id="2649" w:author="Author"/>
                <w:rFonts w:ascii="Times New Roman" w:eastAsia="Times New Roman" w:hAnsi="Times New Roman" w:cs="Times New Roman"/>
                <w:color w:val="000000"/>
                <w:kern w:val="0"/>
                <w:sz w:val="22"/>
                <w:szCs w:val="22"/>
                <w:lang w:eastAsia="en-AU"/>
                <w14:ligatures w14:val="none"/>
              </w:rPr>
            </w:pPr>
            <w:ins w:id="2650" w:author="Author">
              <w:r w:rsidRPr="00E8360B">
                <w:rPr>
                  <w:rFonts w:ascii="Times New Roman" w:eastAsia="Times New Roman" w:hAnsi="Times New Roman" w:cs="Times New Roman"/>
                  <w:color w:val="000000"/>
                  <w:kern w:val="0"/>
                  <w:sz w:val="22"/>
                  <w:szCs w:val="22"/>
                  <w:lang w:eastAsia="en-AU"/>
                  <w14:ligatures w14:val="none"/>
                </w:rPr>
                <w:t>0.99</w:t>
              </w:r>
            </w:ins>
          </w:p>
        </w:tc>
        <w:tc>
          <w:tcPr>
            <w:tcW w:w="1714" w:type="dxa"/>
            <w:tcBorders>
              <w:top w:val="nil"/>
              <w:left w:val="nil"/>
              <w:bottom w:val="nil"/>
              <w:right w:val="nil"/>
            </w:tcBorders>
            <w:noWrap/>
            <w:vAlign w:val="bottom"/>
            <w:hideMark/>
          </w:tcPr>
          <w:p w14:paraId="7FB8CBAB" w14:textId="77777777" w:rsidR="00E8360B" w:rsidRPr="00E8360B" w:rsidRDefault="00E8360B" w:rsidP="00E8360B">
            <w:pPr>
              <w:spacing w:after="0" w:line="240" w:lineRule="auto"/>
              <w:jc w:val="center"/>
              <w:rPr>
                <w:ins w:id="2651" w:author="Author"/>
                <w:rFonts w:ascii="Times New Roman" w:eastAsia="Times New Roman" w:hAnsi="Times New Roman" w:cs="Times New Roman"/>
                <w:color w:val="000000"/>
                <w:kern w:val="0"/>
                <w:sz w:val="22"/>
                <w:szCs w:val="22"/>
                <w:lang w:eastAsia="en-AU"/>
                <w14:ligatures w14:val="none"/>
              </w:rPr>
            </w:pPr>
            <w:ins w:id="2652" w:author="Author">
              <w:r w:rsidRPr="00E8360B">
                <w:rPr>
                  <w:rFonts w:ascii="Times New Roman" w:eastAsia="Times New Roman" w:hAnsi="Times New Roman" w:cs="Times New Roman"/>
                  <w:color w:val="000000"/>
                  <w:kern w:val="0"/>
                  <w:sz w:val="22"/>
                  <w:szCs w:val="22"/>
                  <w:lang w:eastAsia="en-AU"/>
                  <w14:ligatures w14:val="none"/>
                </w:rPr>
                <w:t>0.49 – 2.38</w:t>
              </w:r>
            </w:ins>
          </w:p>
        </w:tc>
        <w:tc>
          <w:tcPr>
            <w:tcW w:w="836" w:type="dxa"/>
            <w:tcBorders>
              <w:top w:val="nil"/>
              <w:left w:val="nil"/>
              <w:bottom w:val="nil"/>
              <w:right w:val="nil"/>
            </w:tcBorders>
            <w:noWrap/>
            <w:vAlign w:val="bottom"/>
            <w:hideMark/>
          </w:tcPr>
          <w:p w14:paraId="6F6A670A" w14:textId="77777777" w:rsidR="00E8360B" w:rsidRPr="00E8360B" w:rsidRDefault="00E8360B" w:rsidP="00E8360B">
            <w:pPr>
              <w:spacing w:after="0" w:line="240" w:lineRule="auto"/>
              <w:jc w:val="right"/>
              <w:rPr>
                <w:ins w:id="2653" w:author="Author"/>
                <w:rFonts w:ascii="Times New Roman" w:eastAsia="Times New Roman" w:hAnsi="Times New Roman" w:cs="Times New Roman"/>
                <w:color w:val="000000"/>
                <w:kern w:val="0"/>
                <w:sz w:val="22"/>
                <w:szCs w:val="22"/>
                <w:lang w:eastAsia="en-AU"/>
                <w14:ligatures w14:val="none"/>
              </w:rPr>
            </w:pPr>
            <w:ins w:id="2654" w:author="Author">
              <w:r w:rsidRPr="00E8360B">
                <w:rPr>
                  <w:rFonts w:ascii="Times New Roman" w:eastAsia="Times New Roman" w:hAnsi="Times New Roman" w:cs="Times New Roman"/>
                  <w:color w:val="000000"/>
                  <w:kern w:val="0"/>
                  <w:sz w:val="22"/>
                  <w:szCs w:val="22"/>
                  <w:lang w:eastAsia="en-AU"/>
                  <w14:ligatures w14:val="none"/>
                </w:rPr>
                <w:t>0.979</w:t>
              </w:r>
            </w:ins>
          </w:p>
        </w:tc>
      </w:tr>
      <w:tr w:rsidR="00E8360B" w:rsidRPr="00E8360B" w14:paraId="4BCB6DD0" w14:textId="77777777" w:rsidTr="00E8360B">
        <w:trPr>
          <w:trHeight w:val="276"/>
          <w:ins w:id="2655" w:author="Author"/>
        </w:trPr>
        <w:tc>
          <w:tcPr>
            <w:tcW w:w="2430" w:type="dxa"/>
            <w:tcBorders>
              <w:top w:val="nil"/>
              <w:left w:val="nil"/>
              <w:bottom w:val="nil"/>
              <w:right w:val="nil"/>
            </w:tcBorders>
            <w:noWrap/>
            <w:vAlign w:val="bottom"/>
            <w:hideMark/>
          </w:tcPr>
          <w:p w14:paraId="78709F05" w14:textId="77777777" w:rsidR="00E8360B" w:rsidRPr="00E8360B" w:rsidRDefault="00E8360B" w:rsidP="00E8360B">
            <w:pPr>
              <w:spacing w:after="0" w:line="240" w:lineRule="auto"/>
              <w:rPr>
                <w:ins w:id="2656" w:author="Author"/>
                <w:rFonts w:ascii="Times New Roman" w:eastAsia="Times New Roman" w:hAnsi="Times New Roman" w:cs="Times New Roman"/>
                <w:color w:val="000000"/>
                <w:kern w:val="0"/>
                <w:sz w:val="22"/>
                <w:szCs w:val="22"/>
                <w:lang w:eastAsia="en-AU"/>
                <w14:ligatures w14:val="none"/>
              </w:rPr>
            </w:pPr>
            <w:ins w:id="2657" w:author="Author">
              <w:r w:rsidRPr="00E8360B">
                <w:rPr>
                  <w:rFonts w:ascii="Times New Roman" w:eastAsia="Times New Roman" w:hAnsi="Times New Roman" w:cs="Times New Roman"/>
                  <w:color w:val="000000"/>
                  <w:kern w:val="0"/>
                  <w:sz w:val="22"/>
                  <w:szCs w:val="22"/>
                  <w:lang w:eastAsia="en-AU"/>
                  <w14:ligatures w14:val="none"/>
                </w:rPr>
                <w:t>usersince [2008]</w:t>
              </w:r>
            </w:ins>
          </w:p>
        </w:tc>
        <w:tc>
          <w:tcPr>
            <w:tcW w:w="1256" w:type="dxa"/>
            <w:tcBorders>
              <w:top w:val="nil"/>
              <w:left w:val="nil"/>
              <w:bottom w:val="nil"/>
              <w:right w:val="nil"/>
            </w:tcBorders>
            <w:noWrap/>
            <w:vAlign w:val="bottom"/>
            <w:hideMark/>
          </w:tcPr>
          <w:p w14:paraId="13917B4E" w14:textId="77777777" w:rsidR="00E8360B" w:rsidRPr="00E8360B" w:rsidRDefault="00E8360B" w:rsidP="00E8360B">
            <w:pPr>
              <w:spacing w:after="0" w:line="240" w:lineRule="auto"/>
              <w:jc w:val="center"/>
              <w:rPr>
                <w:ins w:id="2658" w:author="Author"/>
                <w:rFonts w:ascii="Times New Roman" w:eastAsia="Times New Roman" w:hAnsi="Times New Roman" w:cs="Times New Roman"/>
                <w:color w:val="000000"/>
                <w:kern w:val="0"/>
                <w:sz w:val="22"/>
                <w:szCs w:val="22"/>
                <w:lang w:eastAsia="en-AU"/>
                <w14:ligatures w14:val="none"/>
              </w:rPr>
            </w:pPr>
            <w:ins w:id="2659" w:author="Author">
              <w:r w:rsidRPr="00E8360B">
                <w:rPr>
                  <w:rFonts w:ascii="Times New Roman" w:eastAsia="Times New Roman" w:hAnsi="Times New Roman" w:cs="Times New Roman"/>
                  <w:color w:val="000000"/>
                  <w:kern w:val="0"/>
                  <w:sz w:val="22"/>
                  <w:szCs w:val="22"/>
                  <w:lang w:eastAsia="en-AU"/>
                  <w14:ligatures w14:val="none"/>
                </w:rPr>
                <w:t>0.88</w:t>
              </w:r>
            </w:ins>
          </w:p>
        </w:tc>
        <w:tc>
          <w:tcPr>
            <w:tcW w:w="1714" w:type="dxa"/>
            <w:tcBorders>
              <w:top w:val="nil"/>
              <w:left w:val="nil"/>
              <w:bottom w:val="nil"/>
              <w:right w:val="nil"/>
            </w:tcBorders>
            <w:noWrap/>
            <w:vAlign w:val="bottom"/>
            <w:hideMark/>
          </w:tcPr>
          <w:p w14:paraId="4F3415CF" w14:textId="77777777" w:rsidR="00E8360B" w:rsidRPr="00E8360B" w:rsidRDefault="00E8360B" w:rsidP="00E8360B">
            <w:pPr>
              <w:spacing w:after="0" w:line="240" w:lineRule="auto"/>
              <w:jc w:val="center"/>
              <w:rPr>
                <w:ins w:id="2660" w:author="Author"/>
                <w:rFonts w:ascii="Times New Roman" w:eastAsia="Times New Roman" w:hAnsi="Times New Roman" w:cs="Times New Roman"/>
                <w:color w:val="000000"/>
                <w:kern w:val="0"/>
                <w:sz w:val="22"/>
                <w:szCs w:val="22"/>
                <w:lang w:eastAsia="en-AU"/>
                <w14:ligatures w14:val="none"/>
              </w:rPr>
            </w:pPr>
            <w:ins w:id="2661" w:author="Author">
              <w:r w:rsidRPr="00E8360B">
                <w:rPr>
                  <w:rFonts w:ascii="Times New Roman" w:eastAsia="Times New Roman" w:hAnsi="Times New Roman" w:cs="Times New Roman"/>
                  <w:color w:val="000000"/>
                  <w:kern w:val="0"/>
                  <w:sz w:val="22"/>
                  <w:szCs w:val="22"/>
                  <w:lang w:eastAsia="en-AU"/>
                  <w14:ligatures w14:val="none"/>
                </w:rPr>
                <w:t>0.44 – 2.10</w:t>
              </w:r>
            </w:ins>
          </w:p>
        </w:tc>
        <w:tc>
          <w:tcPr>
            <w:tcW w:w="836" w:type="dxa"/>
            <w:tcBorders>
              <w:top w:val="nil"/>
              <w:left w:val="nil"/>
              <w:bottom w:val="nil"/>
              <w:right w:val="nil"/>
            </w:tcBorders>
            <w:noWrap/>
            <w:vAlign w:val="bottom"/>
            <w:hideMark/>
          </w:tcPr>
          <w:p w14:paraId="1C358210" w14:textId="77777777" w:rsidR="00E8360B" w:rsidRPr="00E8360B" w:rsidRDefault="00E8360B" w:rsidP="00E8360B">
            <w:pPr>
              <w:spacing w:after="0" w:line="240" w:lineRule="auto"/>
              <w:jc w:val="right"/>
              <w:rPr>
                <w:ins w:id="2662" w:author="Author"/>
                <w:rFonts w:ascii="Times New Roman" w:eastAsia="Times New Roman" w:hAnsi="Times New Roman" w:cs="Times New Roman"/>
                <w:color w:val="000000"/>
                <w:kern w:val="0"/>
                <w:sz w:val="22"/>
                <w:szCs w:val="22"/>
                <w:lang w:eastAsia="en-AU"/>
                <w14:ligatures w14:val="none"/>
              </w:rPr>
            </w:pPr>
            <w:ins w:id="2663" w:author="Author">
              <w:r w:rsidRPr="00E8360B">
                <w:rPr>
                  <w:rFonts w:ascii="Times New Roman" w:eastAsia="Times New Roman" w:hAnsi="Times New Roman" w:cs="Times New Roman"/>
                  <w:color w:val="000000"/>
                  <w:kern w:val="0"/>
                  <w:sz w:val="22"/>
                  <w:szCs w:val="22"/>
                  <w:lang w:eastAsia="en-AU"/>
                  <w14:ligatures w14:val="none"/>
                </w:rPr>
                <w:t>0.753</w:t>
              </w:r>
            </w:ins>
          </w:p>
        </w:tc>
      </w:tr>
      <w:tr w:rsidR="00E8360B" w:rsidRPr="00E8360B" w14:paraId="5D76ED64" w14:textId="77777777" w:rsidTr="00E8360B">
        <w:trPr>
          <w:trHeight w:val="276"/>
          <w:ins w:id="2664" w:author="Author"/>
        </w:trPr>
        <w:tc>
          <w:tcPr>
            <w:tcW w:w="2430" w:type="dxa"/>
            <w:tcBorders>
              <w:top w:val="nil"/>
              <w:left w:val="nil"/>
              <w:bottom w:val="nil"/>
              <w:right w:val="nil"/>
            </w:tcBorders>
            <w:noWrap/>
            <w:vAlign w:val="bottom"/>
            <w:hideMark/>
          </w:tcPr>
          <w:p w14:paraId="5640A1C6" w14:textId="77777777" w:rsidR="00E8360B" w:rsidRPr="00E8360B" w:rsidRDefault="00E8360B" w:rsidP="00E8360B">
            <w:pPr>
              <w:spacing w:after="0" w:line="240" w:lineRule="auto"/>
              <w:rPr>
                <w:ins w:id="2665" w:author="Author"/>
                <w:rFonts w:ascii="Times New Roman" w:eastAsia="Times New Roman" w:hAnsi="Times New Roman" w:cs="Times New Roman"/>
                <w:color w:val="000000"/>
                <w:kern w:val="0"/>
                <w:sz w:val="22"/>
                <w:szCs w:val="22"/>
                <w:lang w:eastAsia="en-AU"/>
                <w14:ligatures w14:val="none"/>
              </w:rPr>
            </w:pPr>
            <w:ins w:id="2666" w:author="Author">
              <w:r w:rsidRPr="00E8360B">
                <w:rPr>
                  <w:rFonts w:ascii="Times New Roman" w:eastAsia="Times New Roman" w:hAnsi="Times New Roman" w:cs="Times New Roman"/>
                  <w:color w:val="000000"/>
                  <w:kern w:val="0"/>
                  <w:sz w:val="22"/>
                  <w:szCs w:val="22"/>
                  <w:lang w:eastAsia="en-AU"/>
                  <w14:ligatures w14:val="none"/>
                </w:rPr>
                <w:t>usersince [2009]</w:t>
              </w:r>
            </w:ins>
          </w:p>
        </w:tc>
        <w:tc>
          <w:tcPr>
            <w:tcW w:w="1256" w:type="dxa"/>
            <w:tcBorders>
              <w:top w:val="nil"/>
              <w:left w:val="nil"/>
              <w:bottom w:val="nil"/>
              <w:right w:val="nil"/>
            </w:tcBorders>
            <w:noWrap/>
            <w:vAlign w:val="bottom"/>
            <w:hideMark/>
          </w:tcPr>
          <w:p w14:paraId="088B0146" w14:textId="77777777" w:rsidR="00E8360B" w:rsidRPr="00E8360B" w:rsidRDefault="00E8360B" w:rsidP="00E8360B">
            <w:pPr>
              <w:spacing w:after="0" w:line="240" w:lineRule="auto"/>
              <w:jc w:val="center"/>
              <w:rPr>
                <w:ins w:id="2667" w:author="Author"/>
                <w:rFonts w:ascii="Times New Roman" w:eastAsia="Times New Roman" w:hAnsi="Times New Roman" w:cs="Times New Roman"/>
                <w:color w:val="000000"/>
                <w:kern w:val="0"/>
                <w:sz w:val="22"/>
                <w:szCs w:val="22"/>
                <w:lang w:eastAsia="en-AU"/>
                <w14:ligatures w14:val="none"/>
              </w:rPr>
            </w:pPr>
            <w:ins w:id="2668" w:author="Author">
              <w:r w:rsidRPr="00E8360B">
                <w:rPr>
                  <w:rFonts w:ascii="Times New Roman" w:eastAsia="Times New Roman" w:hAnsi="Times New Roman" w:cs="Times New Roman"/>
                  <w:color w:val="000000"/>
                  <w:kern w:val="0"/>
                  <w:sz w:val="22"/>
                  <w:szCs w:val="22"/>
                  <w:lang w:eastAsia="en-AU"/>
                  <w14:ligatures w14:val="none"/>
                </w:rPr>
                <w:t>1.04</w:t>
              </w:r>
            </w:ins>
          </w:p>
        </w:tc>
        <w:tc>
          <w:tcPr>
            <w:tcW w:w="1714" w:type="dxa"/>
            <w:tcBorders>
              <w:top w:val="nil"/>
              <w:left w:val="nil"/>
              <w:bottom w:val="nil"/>
              <w:right w:val="nil"/>
            </w:tcBorders>
            <w:noWrap/>
            <w:vAlign w:val="bottom"/>
            <w:hideMark/>
          </w:tcPr>
          <w:p w14:paraId="57BC93D3" w14:textId="77777777" w:rsidR="00E8360B" w:rsidRPr="00E8360B" w:rsidRDefault="00E8360B" w:rsidP="00E8360B">
            <w:pPr>
              <w:spacing w:after="0" w:line="240" w:lineRule="auto"/>
              <w:jc w:val="center"/>
              <w:rPr>
                <w:ins w:id="2669" w:author="Author"/>
                <w:rFonts w:ascii="Times New Roman" w:eastAsia="Times New Roman" w:hAnsi="Times New Roman" w:cs="Times New Roman"/>
                <w:color w:val="000000"/>
                <w:kern w:val="0"/>
                <w:sz w:val="22"/>
                <w:szCs w:val="22"/>
                <w:lang w:eastAsia="en-AU"/>
                <w14:ligatures w14:val="none"/>
              </w:rPr>
            </w:pPr>
            <w:ins w:id="2670" w:author="Author">
              <w:r w:rsidRPr="00E8360B">
                <w:rPr>
                  <w:rFonts w:ascii="Times New Roman" w:eastAsia="Times New Roman" w:hAnsi="Times New Roman" w:cs="Times New Roman"/>
                  <w:color w:val="000000"/>
                  <w:kern w:val="0"/>
                  <w:sz w:val="22"/>
                  <w:szCs w:val="22"/>
                  <w:lang w:eastAsia="en-AU"/>
                  <w14:ligatures w14:val="none"/>
                </w:rPr>
                <w:t>0.52 – 2.48</w:t>
              </w:r>
            </w:ins>
          </w:p>
        </w:tc>
        <w:tc>
          <w:tcPr>
            <w:tcW w:w="836" w:type="dxa"/>
            <w:tcBorders>
              <w:top w:val="nil"/>
              <w:left w:val="nil"/>
              <w:bottom w:val="nil"/>
              <w:right w:val="nil"/>
            </w:tcBorders>
            <w:noWrap/>
            <w:vAlign w:val="bottom"/>
            <w:hideMark/>
          </w:tcPr>
          <w:p w14:paraId="787FE4BC" w14:textId="77777777" w:rsidR="00E8360B" w:rsidRPr="00E8360B" w:rsidRDefault="00E8360B" w:rsidP="00E8360B">
            <w:pPr>
              <w:spacing w:after="0" w:line="240" w:lineRule="auto"/>
              <w:jc w:val="right"/>
              <w:rPr>
                <w:ins w:id="2671" w:author="Author"/>
                <w:rFonts w:ascii="Times New Roman" w:eastAsia="Times New Roman" w:hAnsi="Times New Roman" w:cs="Times New Roman"/>
                <w:color w:val="000000"/>
                <w:kern w:val="0"/>
                <w:sz w:val="22"/>
                <w:szCs w:val="22"/>
                <w:lang w:eastAsia="en-AU"/>
                <w14:ligatures w14:val="none"/>
              </w:rPr>
            </w:pPr>
            <w:ins w:id="2672" w:author="Author">
              <w:r w:rsidRPr="00E8360B">
                <w:rPr>
                  <w:rFonts w:ascii="Times New Roman" w:eastAsia="Times New Roman" w:hAnsi="Times New Roman" w:cs="Times New Roman"/>
                  <w:color w:val="000000"/>
                  <w:kern w:val="0"/>
                  <w:sz w:val="22"/>
                  <w:szCs w:val="22"/>
                  <w:lang w:eastAsia="en-AU"/>
                  <w14:ligatures w14:val="none"/>
                </w:rPr>
                <w:t>0.914</w:t>
              </w:r>
            </w:ins>
          </w:p>
        </w:tc>
      </w:tr>
      <w:tr w:rsidR="00E8360B" w:rsidRPr="00E8360B" w14:paraId="0208C65E" w14:textId="77777777" w:rsidTr="00E8360B">
        <w:trPr>
          <w:trHeight w:val="276"/>
          <w:ins w:id="2673" w:author="Author"/>
        </w:trPr>
        <w:tc>
          <w:tcPr>
            <w:tcW w:w="2430" w:type="dxa"/>
            <w:tcBorders>
              <w:top w:val="nil"/>
              <w:left w:val="nil"/>
              <w:bottom w:val="nil"/>
              <w:right w:val="nil"/>
            </w:tcBorders>
            <w:noWrap/>
            <w:vAlign w:val="bottom"/>
            <w:hideMark/>
          </w:tcPr>
          <w:p w14:paraId="367E0127" w14:textId="77777777" w:rsidR="00E8360B" w:rsidRPr="00E8360B" w:rsidRDefault="00E8360B" w:rsidP="00E8360B">
            <w:pPr>
              <w:spacing w:after="0" w:line="240" w:lineRule="auto"/>
              <w:rPr>
                <w:ins w:id="2674" w:author="Author"/>
                <w:rFonts w:ascii="Times New Roman" w:eastAsia="Times New Roman" w:hAnsi="Times New Roman" w:cs="Times New Roman"/>
                <w:color w:val="000000"/>
                <w:kern w:val="0"/>
                <w:sz w:val="22"/>
                <w:szCs w:val="22"/>
                <w:lang w:eastAsia="en-AU"/>
                <w14:ligatures w14:val="none"/>
              </w:rPr>
            </w:pPr>
            <w:ins w:id="2675" w:author="Author">
              <w:r w:rsidRPr="00E8360B">
                <w:rPr>
                  <w:rFonts w:ascii="Times New Roman" w:eastAsia="Times New Roman" w:hAnsi="Times New Roman" w:cs="Times New Roman"/>
                  <w:color w:val="000000"/>
                  <w:kern w:val="0"/>
                  <w:sz w:val="22"/>
                  <w:szCs w:val="22"/>
                  <w:lang w:eastAsia="en-AU"/>
                  <w14:ligatures w14:val="none"/>
                </w:rPr>
                <w:t>usersince [2010]</w:t>
              </w:r>
            </w:ins>
          </w:p>
        </w:tc>
        <w:tc>
          <w:tcPr>
            <w:tcW w:w="1256" w:type="dxa"/>
            <w:tcBorders>
              <w:top w:val="nil"/>
              <w:left w:val="nil"/>
              <w:bottom w:val="nil"/>
              <w:right w:val="nil"/>
            </w:tcBorders>
            <w:noWrap/>
            <w:vAlign w:val="bottom"/>
            <w:hideMark/>
          </w:tcPr>
          <w:p w14:paraId="1AFEF742" w14:textId="77777777" w:rsidR="00E8360B" w:rsidRPr="00E8360B" w:rsidRDefault="00E8360B" w:rsidP="00E8360B">
            <w:pPr>
              <w:spacing w:after="0" w:line="240" w:lineRule="auto"/>
              <w:jc w:val="center"/>
              <w:rPr>
                <w:ins w:id="2676" w:author="Author"/>
                <w:rFonts w:ascii="Times New Roman" w:eastAsia="Times New Roman" w:hAnsi="Times New Roman" w:cs="Times New Roman"/>
                <w:color w:val="000000"/>
                <w:kern w:val="0"/>
                <w:sz w:val="22"/>
                <w:szCs w:val="22"/>
                <w:lang w:eastAsia="en-AU"/>
                <w14:ligatures w14:val="none"/>
              </w:rPr>
            </w:pPr>
            <w:ins w:id="2677" w:author="Author">
              <w:r w:rsidRPr="00E8360B">
                <w:rPr>
                  <w:rFonts w:ascii="Times New Roman" w:eastAsia="Times New Roman" w:hAnsi="Times New Roman" w:cs="Times New Roman"/>
                  <w:color w:val="000000"/>
                  <w:kern w:val="0"/>
                  <w:sz w:val="22"/>
                  <w:szCs w:val="22"/>
                  <w:lang w:eastAsia="en-AU"/>
                  <w14:ligatures w14:val="none"/>
                </w:rPr>
                <w:t>1.04</w:t>
              </w:r>
            </w:ins>
          </w:p>
        </w:tc>
        <w:tc>
          <w:tcPr>
            <w:tcW w:w="1714" w:type="dxa"/>
            <w:tcBorders>
              <w:top w:val="nil"/>
              <w:left w:val="nil"/>
              <w:bottom w:val="nil"/>
              <w:right w:val="nil"/>
            </w:tcBorders>
            <w:noWrap/>
            <w:vAlign w:val="bottom"/>
            <w:hideMark/>
          </w:tcPr>
          <w:p w14:paraId="42605A65" w14:textId="77777777" w:rsidR="00E8360B" w:rsidRPr="00E8360B" w:rsidRDefault="00E8360B" w:rsidP="00E8360B">
            <w:pPr>
              <w:spacing w:after="0" w:line="240" w:lineRule="auto"/>
              <w:jc w:val="center"/>
              <w:rPr>
                <w:ins w:id="2678" w:author="Author"/>
                <w:rFonts w:ascii="Times New Roman" w:eastAsia="Times New Roman" w:hAnsi="Times New Roman" w:cs="Times New Roman"/>
                <w:color w:val="000000"/>
                <w:kern w:val="0"/>
                <w:sz w:val="22"/>
                <w:szCs w:val="22"/>
                <w:lang w:eastAsia="en-AU"/>
                <w14:ligatures w14:val="none"/>
              </w:rPr>
            </w:pPr>
            <w:ins w:id="2679" w:author="Author">
              <w:r w:rsidRPr="00E8360B">
                <w:rPr>
                  <w:rFonts w:ascii="Times New Roman" w:eastAsia="Times New Roman" w:hAnsi="Times New Roman" w:cs="Times New Roman"/>
                  <w:color w:val="000000"/>
                  <w:kern w:val="0"/>
                  <w:sz w:val="22"/>
                  <w:szCs w:val="22"/>
                  <w:lang w:eastAsia="en-AU"/>
                  <w14:ligatures w14:val="none"/>
                </w:rPr>
                <w:t>0.52 – 2.48</w:t>
              </w:r>
            </w:ins>
          </w:p>
        </w:tc>
        <w:tc>
          <w:tcPr>
            <w:tcW w:w="836" w:type="dxa"/>
            <w:tcBorders>
              <w:top w:val="nil"/>
              <w:left w:val="nil"/>
              <w:bottom w:val="nil"/>
              <w:right w:val="nil"/>
            </w:tcBorders>
            <w:noWrap/>
            <w:vAlign w:val="bottom"/>
            <w:hideMark/>
          </w:tcPr>
          <w:p w14:paraId="0578B01C" w14:textId="77777777" w:rsidR="00E8360B" w:rsidRPr="00E8360B" w:rsidRDefault="00E8360B" w:rsidP="00E8360B">
            <w:pPr>
              <w:spacing w:after="0" w:line="240" w:lineRule="auto"/>
              <w:jc w:val="right"/>
              <w:rPr>
                <w:ins w:id="2680" w:author="Author"/>
                <w:rFonts w:ascii="Times New Roman" w:eastAsia="Times New Roman" w:hAnsi="Times New Roman" w:cs="Times New Roman"/>
                <w:color w:val="000000"/>
                <w:kern w:val="0"/>
                <w:sz w:val="22"/>
                <w:szCs w:val="22"/>
                <w:lang w:eastAsia="en-AU"/>
                <w14:ligatures w14:val="none"/>
              </w:rPr>
            </w:pPr>
            <w:ins w:id="2681" w:author="Author">
              <w:r w:rsidRPr="00E8360B">
                <w:rPr>
                  <w:rFonts w:ascii="Times New Roman" w:eastAsia="Times New Roman" w:hAnsi="Times New Roman" w:cs="Times New Roman"/>
                  <w:color w:val="000000"/>
                  <w:kern w:val="0"/>
                  <w:sz w:val="22"/>
                  <w:szCs w:val="22"/>
                  <w:lang w:eastAsia="en-AU"/>
                  <w14:ligatures w14:val="none"/>
                </w:rPr>
                <w:t>0.916</w:t>
              </w:r>
            </w:ins>
          </w:p>
        </w:tc>
      </w:tr>
      <w:tr w:rsidR="00E8360B" w:rsidRPr="00E8360B" w14:paraId="26375335" w14:textId="77777777" w:rsidTr="00E8360B">
        <w:trPr>
          <w:trHeight w:val="276"/>
          <w:ins w:id="2682" w:author="Author"/>
        </w:trPr>
        <w:tc>
          <w:tcPr>
            <w:tcW w:w="2430" w:type="dxa"/>
            <w:tcBorders>
              <w:top w:val="nil"/>
              <w:left w:val="nil"/>
              <w:bottom w:val="nil"/>
              <w:right w:val="nil"/>
            </w:tcBorders>
            <w:noWrap/>
            <w:vAlign w:val="bottom"/>
            <w:hideMark/>
          </w:tcPr>
          <w:p w14:paraId="25AEAD5C" w14:textId="77777777" w:rsidR="00E8360B" w:rsidRPr="00E8360B" w:rsidRDefault="00E8360B" w:rsidP="00E8360B">
            <w:pPr>
              <w:spacing w:after="0" w:line="240" w:lineRule="auto"/>
              <w:rPr>
                <w:ins w:id="2683" w:author="Author"/>
                <w:rFonts w:ascii="Times New Roman" w:eastAsia="Times New Roman" w:hAnsi="Times New Roman" w:cs="Times New Roman"/>
                <w:color w:val="000000"/>
                <w:kern w:val="0"/>
                <w:sz w:val="22"/>
                <w:szCs w:val="22"/>
                <w:lang w:eastAsia="en-AU"/>
                <w14:ligatures w14:val="none"/>
              </w:rPr>
            </w:pPr>
            <w:ins w:id="2684" w:author="Author">
              <w:r w:rsidRPr="00E8360B">
                <w:rPr>
                  <w:rFonts w:ascii="Times New Roman" w:eastAsia="Times New Roman" w:hAnsi="Times New Roman" w:cs="Times New Roman"/>
                  <w:color w:val="000000"/>
                  <w:kern w:val="0"/>
                  <w:sz w:val="22"/>
                  <w:szCs w:val="22"/>
                  <w:lang w:eastAsia="en-AU"/>
                  <w14:ligatures w14:val="none"/>
                </w:rPr>
                <w:t>usersince [2011]</w:t>
              </w:r>
            </w:ins>
          </w:p>
        </w:tc>
        <w:tc>
          <w:tcPr>
            <w:tcW w:w="1256" w:type="dxa"/>
            <w:tcBorders>
              <w:top w:val="nil"/>
              <w:left w:val="nil"/>
              <w:bottom w:val="nil"/>
              <w:right w:val="nil"/>
            </w:tcBorders>
            <w:noWrap/>
            <w:vAlign w:val="bottom"/>
            <w:hideMark/>
          </w:tcPr>
          <w:p w14:paraId="393D7884" w14:textId="77777777" w:rsidR="00E8360B" w:rsidRPr="00E8360B" w:rsidRDefault="00E8360B" w:rsidP="00E8360B">
            <w:pPr>
              <w:spacing w:after="0" w:line="240" w:lineRule="auto"/>
              <w:jc w:val="center"/>
              <w:rPr>
                <w:ins w:id="2685" w:author="Author"/>
                <w:rFonts w:ascii="Times New Roman" w:eastAsia="Times New Roman" w:hAnsi="Times New Roman" w:cs="Times New Roman"/>
                <w:color w:val="000000"/>
                <w:kern w:val="0"/>
                <w:sz w:val="22"/>
                <w:szCs w:val="22"/>
                <w:lang w:eastAsia="en-AU"/>
                <w14:ligatures w14:val="none"/>
              </w:rPr>
            </w:pPr>
            <w:ins w:id="2686" w:author="Author">
              <w:r w:rsidRPr="00E8360B">
                <w:rPr>
                  <w:rFonts w:ascii="Times New Roman" w:eastAsia="Times New Roman" w:hAnsi="Times New Roman" w:cs="Times New Roman"/>
                  <w:color w:val="000000"/>
                  <w:kern w:val="0"/>
                  <w:sz w:val="22"/>
                  <w:szCs w:val="22"/>
                  <w:lang w:eastAsia="en-AU"/>
                  <w14:ligatures w14:val="none"/>
                </w:rPr>
                <w:t>1.15</w:t>
              </w:r>
            </w:ins>
          </w:p>
        </w:tc>
        <w:tc>
          <w:tcPr>
            <w:tcW w:w="1714" w:type="dxa"/>
            <w:tcBorders>
              <w:top w:val="nil"/>
              <w:left w:val="nil"/>
              <w:bottom w:val="nil"/>
              <w:right w:val="nil"/>
            </w:tcBorders>
            <w:noWrap/>
            <w:vAlign w:val="bottom"/>
            <w:hideMark/>
          </w:tcPr>
          <w:p w14:paraId="0645457C" w14:textId="77777777" w:rsidR="00E8360B" w:rsidRPr="00E8360B" w:rsidRDefault="00E8360B" w:rsidP="00E8360B">
            <w:pPr>
              <w:spacing w:after="0" w:line="240" w:lineRule="auto"/>
              <w:jc w:val="center"/>
              <w:rPr>
                <w:ins w:id="2687" w:author="Author"/>
                <w:rFonts w:ascii="Times New Roman" w:eastAsia="Times New Roman" w:hAnsi="Times New Roman" w:cs="Times New Roman"/>
                <w:color w:val="000000"/>
                <w:kern w:val="0"/>
                <w:sz w:val="22"/>
                <w:szCs w:val="22"/>
                <w:lang w:eastAsia="en-AU"/>
                <w14:ligatures w14:val="none"/>
              </w:rPr>
            </w:pPr>
            <w:ins w:id="2688" w:author="Author">
              <w:r w:rsidRPr="00E8360B">
                <w:rPr>
                  <w:rFonts w:ascii="Times New Roman" w:eastAsia="Times New Roman" w:hAnsi="Times New Roman" w:cs="Times New Roman"/>
                  <w:color w:val="000000"/>
                  <w:kern w:val="0"/>
                  <w:sz w:val="22"/>
                  <w:szCs w:val="22"/>
                  <w:lang w:eastAsia="en-AU"/>
                  <w14:ligatures w14:val="none"/>
                </w:rPr>
                <w:t>0.57 – 2.72</w:t>
              </w:r>
            </w:ins>
          </w:p>
        </w:tc>
        <w:tc>
          <w:tcPr>
            <w:tcW w:w="836" w:type="dxa"/>
            <w:tcBorders>
              <w:top w:val="nil"/>
              <w:left w:val="nil"/>
              <w:bottom w:val="nil"/>
              <w:right w:val="nil"/>
            </w:tcBorders>
            <w:noWrap/>
            <w:vAlign w:val="bottom"/>
            <w:hideMark/>
          </w:tcPr>
          <w:p w14:paraId="2A875E3F" w14:textId="77777777" w:rsidR="00E8360B" w:rsidRPr="00E8360B" w:rsidRDefault="00E8360B" w:rsidP="00E8360B">
            <w:pPr>
              <w:spacing w:after="0" w:line="240" w:lineRule="auto"/>
              <w:jc w:val="right"/>
              <w:rPr>
                <w:ins w:id="2689" w:author="Author"/>
                <w:rFonts w:ascii="Times New Roman" w:eastAsia="Times New Roman" w:hAnsi="Times New Roman" w:cs="Times New Roman"/>
                <w:color w:val="000000"/>
                <w:kern w:val="0"/>
                <w:sz w:val="22"/>
                <w:szCs w:val="22"/>
                <w:lang w:eastAsia="en-AU"/>
                <w14:ligatures w14:val="none"/>
              </w:rPr>
            </w:pPr>
            <w:ins w:id="2690" w:author="Author">
              <w:r w:rsidRPr="00E8360B">
                <w:rPr>
                  <w:rFonts w:ascii="Times New Roman" w:eastAsia="Times New Roman" w:hAnsi="Times New Roman" w:cs="Times New Roman"/>
                  <w:color w:val="000000"/>
                  <w:kern w:val="0"/>
                  <w:sz w:val="22"/>
                  <w:szCs w:val="22"/>
                  <w:lang w:eastAsia="en-AU"/>
                  <w14:ligatures w14:val="none"/>
                </w:rPr>
                <w:t>0.729</w:t>
              </w:r>
            </w:ins>
          </w:p>
        </w:tc>
      </w:tr>
      <w:tr w:rsidR="00E8360B" w:rsidRPr="00E8360B" w14:paraId="6080F023" w14:textId="77777777" w:rsidTr="00E8360B">
        <w:trPr>
          <w:trHeight w:val="276"/>
          <w:ins w:id="2691" w:author="Author"/>
        </w:trPr>
        <w:tc>
          <w:tcPr>
            <w:tcW w:w="2430" w:type="dxa"/>
            <w:tcBorders>
              <w:top w:val="nil"/>
              <w:left w:val="nil"/>
              <w:bottom w:val="nil"/>
              <w:right w:val="nil"/>
            </w:tcBorders>
            <w:noWrap/>
            <w:vAlign w:val="bottom"/>
            <w:hideMark/>
          </w:tcPr>
          <w:p w14:paraId="337FD433" w14:textId="77777777" w:rsidR="00E8360B" w:rsidRPr="00E8360B" w:rsidRDefault="00E8360B" w:rsidP="00E8360B">
            <w:pPr>
              <w:spacing w:after="0" w:line="240" w:lineRule="auto"/>
              <w:rPr>
                <w:ins w:id="2692" w:author="Author"/>
                <w:rFonts w:ascii="Times New Roman" w:eastAsia="Times New Roman" w:hAnsi="Times New Roman" w:cs="Times New Roman"/>
                <w:color w:val="000000"/>
                <w:kern w:val="0"/>
                <w:sz w:val="22"/>
                <w:szCs w:val="22"/>
                <w:lang w:eastAsia="en-AU"/>
                <w14:ligatures w14:val="none"/>
              </w:rPr>
            </w:pPr>
            <w:ins w:id="2693" w:author="Author">
              <w:r w:rsidRPr="00E8360B">
                <w:rPr>
                  <w:rFonts w:ascii="Times New Roman" w:eastAsia="Times New Roman" w:hAnsi="Times New Roman" w:cs="Times New Roman"/>
                  <w:color w:val="000000"/>
                  <w:kern w:val="0"/>
                  <w:sz w:val="22"/>
                  <w:szCs w:val="22"/>
                  <w:lang w:eastAsia="en-AU"/>
                  <w14:ligatures w14:val="none"/>
                </w:rPr>
                <w:t>usersince [2012]</w:t>
              </w:r>
            </w:ins>
          </w:p>
        </w:tc>
        <w:tc>
          <w:tcPr>
            <w:tcW w:w="1256" w:type="dxa"/>
            <w:tcBorders>
              <w:top w:val="nil"/>
              <w:left w:val="nil"/>
              <w:bottom w:val="nil"/>
              <w:right w:val="nil"/>
            </w:tcBorders>
            <w:noWrap/>
            <w:vAlign w:val="bottom"/>
            <w:hideMark/>
          </w:tcPr>
          <w:p w14:paraId="49FC67FE" w14:textId="77777777" w:rsidR="00E8360B" w:rsidRPr="00E8360B" w:rsidRDefault="00E8360B" w:rsidP="00E8360B">
            <w:pPr>
              <w:spacing w:after="0" w:line="240" w:lineRule="auto"/>
              <w:jc w:val="center"/>
              <w:rPr>
                <w:ins w:id="2694" w:author="Author"/>
                <w:rFonts w:ascii="Times New Roman" w:eastAsia="Times New Roman" w:hAnsi="Times New Roman" w:cs="Times New Roman"/>
                <w:color w:val="000000"/>
                <w:kern w:val="0"/>
                <w:sz w:val="22"/>
                <w:szCs w:val="22"/>
                <w:lang w:eastAsia="en-AU"/>
                <w14:ligatures w14:val="none"/>
              </w:rPr>
            </w:pPr>
            <w:ins w:id="2695" w:author="Author">
              <w:r w:rsidRPr="00E8360B">
                <w:rPr>
                  <w:rFonts w:ascii="Times New Roman" w:eastAsia="Times New Roman" w:hAnsi="Times New Roman" w:cs="Times New Roman"/>
                  <w:color w:val="000000"/>
                  <w:kern w:val="0"/>
                  <w:sz w:val="22"/>
                  <w:szCs w:val="22"/>
                  <w:lang w:eastAsia="en-AU"/>
                  <w14:ligatures w14:val="none"/>
                </w:rPr>
                <w:t>1.04</w:t>
              </w:r>
            </w:ins>
          </w:p>
        </w:tc>
        <w:tc>
          <w:tcPr>
            <w:tcW w:w="1714" w:type="dxa"/>
            <w:tcBorders>
              <w:top w:val="nil"/>
              <w:left w:val="nil"/>
              <w:bottom w:val="nil"/>
              <w:right w:val="nil"/>
            </w:tcBorders>
            <w:noWrap/>
            <w:vAlign w:val="bottom"/>
            <w:hideMark/>
          </w:tcPr>
          <w:p w14:paraId="732E4F57" w14:textId="77777777" w:rsidR="00E8360B" w:rsidRPr="00E8360B" w:rsidRDefault="00E8360B" w:rsidP="00E8360B">
            <w:pPr>
              <w:spacing w:after="0" w:line="240" w:lineRule="auto"/>
              <w:jc w:val="center"/>
              <w:rPr>
                <w:ins w:id="2696" w:author="Author"/>
                <w:rFonts w:ascii="Times New Roman" w:eastAsia="Times New Roman" w:hAnsi="Times New Roman" w:cs="Times New Roman"/>
                <w:color w:val="000000"/>
                <w:kern w:val="0"/>
                <w:sz w:val="22"/>
                <w:szCs w:val="22"/>
                <w:lang w:eastAsia="en-AU"/>
                <w14:ligatures w14:val="none"/>
              </w:rPr>
            </w:pPr>
            <w:ins w:id="2697" w:author="Author">
              <w:r w:rsidRPr="00E8360B">
                <w:rPr>
                  <w:rFonts w:ascii="Times New Roman" w:eastAsia="Times New Roman" w:hAnsi="Times New Roman" w:cs="Times New Roman"/>
                  <w:color w:val="000000"/>
                  <w:kern w:val="0"/>
                  <w:sz w:val="22"/>
                  <w:szCs w:val="22"/>
                  <w:lang w:eastAsia="en-AU"/>
                  <w14:ligatures w14:val="none"/>
                </w:rPr>
                <w:t>0.52 – 2.46</w:t>
              </w:r>
            </w:ins>
          </w:p>
        </w:tc>
        <w:tc>
          <w:tcPr>
            <w:tcW w:w="836" w:type="dxa"/>
            <w:tcBorders>
              <w:top w:val="nil"/>
              <w:left w:val="nil"/>
              <w:bottom w:val="nil"/>
              <w:right w:val="nil"/>
            </w:tcBorders>
            <w:noWrap/>
            <w:vAlign w:val="bottom"/>
            <w:hideMark/>
          </w:tcPr>
          <w:p w14:paraId="52A6B52A" w14:textId="77777777" w:rsidR="00E8360B" w:rsidRPr="00E8360B" w:rsidRDefault="00E8360B" w:rsidP="00E8360B">
            <w:pPr>
              <w:spacing w:after="0" w:line="240" w:lineRule="auto"/>
              <w:jc w:val="right"/>
              <w:rPr>
                <w:ins w:id="2698" w:author="Author"/>
                <w:rFonts w:ascii="Times New Roman" w:eastAsia="Times New Roman" w:hAnsi="Times New Roman" w:cs="Times New Roman"/>
                <w:color w:val="000000"/>
                <w:kern w:val="0"/>
                <w:sz w:val="22"/>
                <w:szCs w:val="22"/>
                <w:lang w:eastAsia="en-AU"/>
                <w14:ligatures w14:val="none"/>
              </w:rPr>
            </w:pPr>
            <w:ins w:id="2699" w:author="Author">
              <w:r w:rsidRPr="00E8360B">
                <w:rPr>
                  <w:rFonts w:ascii="Times New Roman" w:eastAsia="Times New Roman" w:hAnsi="Times New Roman" w:cs="Times New Roman"/>
                  <w:color w:val="000000"/>
                  <w:kern w:val="0"/>
                  <w:sz w:val="22"/>
                  <w:szCs w:val="22"/>
                  <w:lang w:eastAsia="en-AU"/>
                  <w14:ligatures w14:val="none"/>
                </w:rPr>
                <w:t>0.929</w:t>
              </w:r>
            </w:ins>
          </w:p>
        </w:tc>
      </w:tr>
      <w:tr w:rsidR="00E8360B" w:rsidRPr="00E8360B" w14:paraId="01305BB1" w14:textId="77777777" w:rsidTr="00E8360B">
        <w:trPr>
          <w:trHeight w:val="276"/>
          <w:ins w:id="2700" w:author="Author"/>
        </w:trPr>
        <w:tc>
          <w:tcPr>
            <w:tcW w:w="2430" w:type="dxa"/>
            <w:tcBorders>
              <w:top w:val="nil"/>
              <w:left w:val="nil"/>
              <w:bottom w:val="nil"/>
              <w:right w:val="nil"/>
            </w:tcBorders>
            <w:noWrap/>
            <w:vAlign w:val="bottom"/>
            <w:hideMark/>
          </w:tcPr>
          <w:p w14:paraId="4D894D6C" w14:textId="77777777" w:rsidR="00E8360B" w:rsidRPr="00E8360B" w:rsidRDefault="00E8360B" w:rsidP="00E8360B">
            <w:pPr>
              <w:spacing w:after="0" w:line="240" w:lineRule="auto"/>
              <w:rPr>
                <w:ins w:id="2701" w:author="Author"/>
                <w:rFonts w:ascii="Times New Roman" w:eastAsia="Times New Roman" w:hAnsi="Times New Roman" w:cs="Times New Roman"/>
                <w:color w:val="000000"/>
                <w:kern w:val="0"/>
                <w:sz w:val="22"/>
                <w:szCs w:val="22"/>
                <w:lang w:eastAsia="en-AU"/>
                <w14:ligatures w14:val="none"/>
              </w:rPr>
            </w:pPr>
            <w:ins w:id="2702" w:author="Author">
              <w:r w:rsidRPr="00E8360B">
                <w:rPr>
                  <w:rFonts w:ascii="Times New Roman" w:eastAsia="Times New Roman" w:hAnsi="Times New Roman" w:cs="Times New Roman"/>
                  <w:color w:val="000000"/>
                  <w:kern w:val="0"/>
                  <w:sz w:val="22"/>
                  <w:szCs w:val="22"/>
                  <w:lang w:eastAsia="en-AU"/>
                  <w14:ligatures w14:val="none"/>
                </w:rPr>
                <w:t>usersince [2013]</w:t>
              </w:r>
            </w:ins>
          </w:p>
        </w:tc>
        <w:tc>
          <w:tcPr>
            <w:tcW w:w="1256" w:type="dxa"/>
            <w:tcBorders>
              <w:top w:val="nil"/>
              <w:left w:val="nil"/>
              <w:bottom w:val="nil"/>
              <w:right w:val="nil"/>
            </w:tcBorders>
            <w:noWrap/>
            <w:vAlign w:val="bottom"/>
            <w:hideMark/>
          </w:tcPr>
          <w:p w14:paraId="276C18DA" w14:textId="77777777" w:rsidR="00E8360B" w:rsidRPr="00E8360B" w:rsidRDefault="00E8360B" w:rsidP="00E8360B">
            <w:pPr>
              <w:spacing w:after="0" w:line="240" w:lineRule="auto"/>
              <w:jc w:val="center"/>
              <w:rPr>
                <w:ins w:id="2703" w:author="Author"/>
                <w:rFonts w:ascii="Times New Roman" w:eastAsia="Times New Roman" w:hAnsi="Times New Roman" w:cs="Times New Roman"/>
                <w:color w:val="000000"/>
                <w:kern w:val="0"/>
                <w:sz w:val="22"/>
                <w:szCs w:val="22"/>
                <w:lang w:eastAsia="en-AU"/>
                <w14:ligatures w14:val="none"/>
              </w:rPr>
            </w:pPr>
            <w:ins w:id="2704" w:author="Author">
              <w:r w:rsidRPr="00E8360B">
                <w:rPr>
                  <w:rFonts w:ascii="Times New Roman" w:eastAsia="Times New Roman" w:hAnsi="Times New Roman" w:cs="Times New Roman"/>
                  <w:color w:val="000000"/>
                  <w:kern w:val="0"/>
                  <w:sz w:val="22"/>
                  <w:szCs w:val="22"/>
                  <w:lang w:eastAsia="en-AU"/>
                  <w14:ligatures w14:val="none"/>
                </w:rPr>
                <w:t>1.1</w:t>
              </w:r>
            </w:ins>
          </w:p>
        </w:tc>
        <w:tc>
          <w:tcPr>
            <w:tcW w:w="1714" w:type="dxa"/>
            <w:tcBorders>
              <w:top w:val="nil"/>
              <w:left w:val="nil"/>
              <w:bottom w:val="nil"/>
              <w:right w:val="nil"/>
            </w:tcBorders>
            <w:noWrap/>
            <w:vAlign w:val="bottom"/>
            <w:hideMark/>
          </w:tcPr>
          <w:p w14:paraId="79023D42" w14:textId="77777777" w:rsidR="00E8360B" w:rsidRPr="00E8360B" w:rsidRDefault="00E8360B" w:rsidP="00E8360B">
            <w:pPr>
              <w:spacing w:after="0" w:line="240" w:lineRule="auto"/>
              <w:jc w:val="center"/>
              <w:rPr>
                <w:ins w:id="2705" w:author="Author"/>
                <w:rFonts w:ascii="Times New Roman" w:eastAsia="Times New Roman" w:hAnsi="Times New Roman" w:cs="Times New Roman"/>
                <w:color w:val="000000"/>
                <w:kern w:val="0"/>
                <w:sz w:val="22"/>
                <w:szCs w:val="22"/>
                <w:lang w:eastAsia="en-AU"/>
                <w14:ligatures w14:val="none"/>
              </w:rPr>
            </w:pPr>
            <w:ins w:id="2706" w:author="Author">
              <w:r w:rsidRPr="00E8360B">
                <w:rPr>
                  <w:rFonts w:ascii="Times New Roman" w:eastAsia="Times New Roman" w:hAnsi="Times New Roman" w:cs="Times New Roman"/>
                  <w:color w:val="000000"/>
                  <w:kern w:val="0"/>
                  <w:sz w:val="22"/>
                  <w:szCs w:val="22"/>
                  <w:lang w:eastAsia="en-AU"/>
                  <w14:ligatures w14:val="none"/>
                </w:rPr>
                <w:t>0.55 – 2.62</w:t>
              </w:r>
            </w:ins>
          </w:p>
        </w:tc>
        <w:tc>
          <w:tcPr>
            <w:tcW w:w="836" w:type="dxa"/>
            <w:tcBorders>
              <w:top w:val="nil"/>
              <w:left w:val="nil"/>
              <w:bottom w:val="nil"/>
              <w:right w:val="nil"/>
            </w:tcBorders>
            <w:noWrap/>
            <w:vAlign w:val="bottom"/>
            <w:hideMark/>
          </w:tcPr>
          <w:p w14:paraId="65F4F38D" w14:textId="77777777" w:rsidR="00E8360B" w:rsidRPr="00E8360B" w:rsidRDefault="00E8360B" w:rsidP="00E8360B">
            <w:pPr>
              <w:spacing w:after="0" w:line="240" w:lineRule="auto"/>
              <w:jc w:val="right"/>
              <w:rPr>
                <w:ins w:id="2707" w:author="Author"/>
                <w:rFonts w:ascii="Times New Roman" w:eastAsia="Times New Roman" w:hAnsi="Times New Roman" w:cs="Times New Roman"/>
                <w:color w:val="000000"/>
                <w:kern w:val="0"/>
                <w:sz w:val="22"/>
                <w:szCs w:val="22"/>
                <w:lang w:eastAsia="en-AU"/>
                <w14:ligatures w14:val="none"/>
              </w:rPr>
            </w:pPr>
            <w:ins w:id="2708" w:author="Author">
              <w:r w:rsidRPr="00E8360B">
                <w:rPr>
                  <w:rFonts w:ascii="Times New Roman" w:eastAsia="Times New Roman" w:hAnsi="Times New Roman" w:cs="Times New Roman"/>
                  <w:color w:val="000000"/>
                  <w:kern w:val="0"/>
                  <w:sz w:val="22"/>
                  <w:szCs w:val="22"/>
                  <w:lang w:eastAsia="en-AU"/>
                  <w14:ligatures w14:val="none"/>
                </w:rPr>
                <w:t>0.803</w:t>
              </w:r>
            </w:ins>
          </w:p>
        </w:tc>
      </w:tr>
      <w:tr w:rsidR="00E8360B" w:rsidRPr="00E8360B" w14:paraId="7F1F8916" w14:textId="77777777" w:rsidTr="00E8360B">
        <w:trPr>
          <w:trHeight w:val="276"/>
          <w:ins w:id="2709" w:author="Author"/>
        </w:trPr>
        <w:tc>
          <w:tcPr>
            <w:tcW w:w="2430" w:type="dxa"/>
            <w:tcBorders>
              <w:top w:val="nil"/>
              <w:left w:val="nil"/>
              <w:bottom w:val="nil"/>
              <w:right w:val="nil"/>
            </w:tcBorders>
            <w:noWrap/>
            <w:vAlign w:val="bottom"/>
            <w:hideMark/>
          </w:tcPr>
          <w:p w14:paraId="373A4541" w14:textId="77777777" w:rsidR="00E8360B" w:rsidRPr="00E8360B" w:rsidRDefault="00E8360B" w:rsidP="00E8360B">
            <w:pPr>
              <w:spacing w:after="0" w:line="240" w:lineRule="auto"/>
              <w:rPr>
                <w:ins w:id="2710" w:author="Author"/>
                <w:rFonts w:ascii="Times New Roman" w:eastAsia="Times New Roman" w:hAnsi="Times New Roman" w:cs="Times New Roman"/>
                <w:color w:val="000000"/>
                <w:kern w:val="0"/>
                <w:sz w:val="22"/>
                <w:szCs w:val="22"/>
                <w:lang w:eastAsia="en-AU"/>
                <w14:ligatures w14:val="none"/>
              </w:rPr>
            </w:pPr>
            <w:ins w:id="2711" w:author="Author">
              <w:r w:rsidRPr="00E8360B">
                <w:rPr>
                  <w:rFonts w:ascii="Times New Roman" w:eastAsia="Times New Roman" w:hAnsi="Times New Roman" w:cs="Times New Roman"/>
                  <w:color w:val="000000"/>
                  <w:kern w:val="0"/>
                  <w:sz w:val="22"/>
                  <w:szCs w:val="22"/>
                  <w:lang w:eastAsia="en-AU"/>
                  <w14:ligatures w14:val="none"/>
                </w:rPr>
                <w:t>usersince [2014]</w:t>
              </w:r>
            </w:ins>
          </w:p>
        </w:tc>
        <w:tc>
          <w:tcPr>
            <w:tcW w:w="1256" w:type="dxa"/>
            <w:tcBorders>
              <w:top w:val="nil"/>
              <w:left w:val="nil"/>
              <w:bottom w:val="nil"/>
              <w:right w:val="nil"/>
            </w:tcBorders>
            <w:noWrap/>
            <w:vAlign w:val="bottom"/>
            <w:hideMark/>
          </w:tcPr>
          <w:p w14:paraId="517FB20B" w14:textId="77777777" w:rsidR="00E8360B" w:rsidRPr="00E8360B" w:rsidRDefault="00E8360B" w:rsidP="00E8360B">
            <w:pPr>
              <w:spacing w:after="0" w:line="240" w:lineRule="auto"/>
              <w:jc w:val="center"/>
              <w:rPr>
                <w:ins w:id="2712" w:author="Author"/>
                <w:rFonts w:ascii="Times New Roman" w:eastAsia="Times New Roman" w:hAnsi="Times New Roman" w:cs="Times New Roman"/>
                <w:color w:val="000000"/>
                <w:kern w:val="0"/>
                <w:sz w:val="22"/>
                <w:szCs w:val="22"/>
                <w:lang w:eastAsia="en-AU"/>
                <w14:ligatures w14:val="none"/>
              </w:rPr>
            </w:pPr>
            <w:ins w:id="2713" w:author="Author">
              <w:r w:rsidRPr="00E8360B">
                <w:rPr>
                  <w:rFonts w:ascii="Times New Roman" w:eastAsia="Times New Roman" w:hAnsi="Times New Roman" w:cs="Times New Roman"/>
                  <w:color w:val="000000"/>
                  <w:kern w:val="0"/>
                  <w:sz w:val="22"/>
                  <w:szCs w:val="22"/>
                  <w:lang w:eastAsia="en-AU"/>
                  <w14:ligatures w14:val="none"/>
                </w:rPr>
                <w:t>0.97</w:t>
              </w:r>
            </w:ins>
          </w:p>
        </w:tc>
        <w:tc>
          <w:tcPr>
            <w:tcW w:w="1714" w:type="dxa"/>
            <w:tcBorders>
              <w:top w:val="nil"/>
              <w:left w:val="nil"/>
              <w:bottom w:val="nil"/>
              <w:right w:val="nil"/>
            </w:tcBorders>
            <w:noWrap/>
            <w:vAlign w:val="bottom"/>
            <w:hideMark/>
          </w:tcPr>
          <w:p w14:paraId="2ADE36B9" w14:textId="77777777" w:rsidR="00E8360B" w:rsidRPr="00E8360B" w:rsidRDefault="00E8360B" w:rsidP="00E8360B">
            <w:pPr>
              <w:spacing w:after="0" w:line="240" w:lineRule="auto"/>
              <w:jc w:val="center"/>
              <w:rPr>
                <w:ins w:id="2714" w:author="Author"/>
                <w:rFonts w:ascii="Times New Roman" w:eastAsia="Times New Roman" w:hAnsi="Times New Roman" w:cs="Times New Roman"/>
                <w:color w:val="000000"/>
                <w:kern w:val="0"/>
                <w:sz w:val="22"/>
                <w:szCs w:val="22"/>
                <w:lang w:eastAsia="en-AU"/>
                <w14:ligatures w14:val="none"/>
              </w:rPr>
            </w:pPr>
            <w:ins w:id="2715" w:author="Author">
              <w:r w:rsidRPr="00E8360B">
                <w:rPr>
                  <w:rFonts w:ascii="Times New Roman" w:eastAsia="Times New Roman" w:hAnsi="Times New Roman" w:cs="Times New Roman"/>
                  <w:color w:val="000000"/>
                  <w:kern w:val="0"/>
                  <w:sz w:val="22"/>
                  <w:szCs w:val="22"/>
                  <w:lang w:eastAsia="en-AU"/>
                  <w14:ligatures w14:val="none"/>
                </w:rPr>
                <w:t>0.49 – 2.30</w:t>
              </w:r>
            </w:ins>
          </w:p>
        </w:tc>
        <w:tc>
          <w:tcPr>
            <w:tcW w:w="836" w:type="dxa"/>
            <w:tcBorders>
              <w:top w:val="nil"/>
              <w:left w:val="nil"/>
              <w:bottom w:val="nil"/>
              <w:right w:val="nil"/>
            </w:tcBorders>
            <w:noWrap/>
            <w:vAlign w:val="bottom"/>
            <w:hideMark/>
          </w:tcPr>
          <w:p w14:paraId="29E6322C" w14:textId="77777777" w:rsidR="00E8360B" w:rsidRPr="00E8360B" w:rsidRDefault="00E8360B" w:rsidP="00E8360B">
            <w:pPr>
              <w:spacing w:after="0" w:line="240" w:lineRule="auto"/>
              <w:jc w:val="right"/>
              <w:rPr>
                <w:ins w:id="2716" w:author="Author"/>
                <w:rFonts w:ascii="Times New Roman" w:eastAsia="Times New Roman" w:hAnsi="Times New Roman" w:cs="Times New Roman"/>
                <w:color w:val="000000"/>
                <w:kern w:val="0"/>
                <w:sz w:val="22"/>
                <w:szCs w:val="22"/>
                <w:lang w:eastAsia="en-AU"/>
                <w14:ligatures w14:val="none"/>
              </w:rPr>
            </w:pPr>
            <w:ins w:id="2717" w:author="Author">
              <w:r w:rsidRPr="00E8360B">
                <w:rPr>
                  <w:rFonts w:ascii="Times New Roman" w:eastAsia="Times New Roman" w:hAnsi="Times New Roman" w:cs="Times New Roman"/>
                  <w:color w:val="000000"/>
                  <w:kern w:val="0"/>
                  <w:sz w:val="22"/>
                  <w:szCs w:val="22"/>
                  <w:lang w:eastAsia="en-AU"/>
                  <w14:ligatures w14:val="none"/>
                </w:rPr>
                <w:t>0.936</w:t>
              </w:r>
            </w:ins>
          </w:p>
        </w:tc>
      </w:tr>
      <w:tr w:rsidR="00E8360B" w:rsidRPr="00E8360B" w14:paraId="7AE13E9F" w14:textId="77777777" w:rsidTr="00E8360B">
        <w:trPr>
          <w:trHeight w:val="276"/>
          <w:ins w:id="2718" w:author="Author"/>
        </w:trPr>
        <w:tc>
          <w:tcPr>
            <w:tcW w:w="2430" w:type="dxa"/>
            <w:tcBorders>
              <w:top w:val="nil"/>
              <w:left w:val="nil"/>
              <w:bottom w:val="nil"/>
              <w:right w:val="nil"/>
            </w:tcBorders>
            <w:noWrap/>
            <w:vAlign w:val="bottom"/>
            <w:hideMark/>
          </w:tcPr>
          <w:p w14:paraId="77DB1FA7" w14:textId="77777777" w:rsidR="00E8360B" w:rsidRPr="00E8360B" w:rsidRDefault="00E8360B" w:rsidP="00E8360B">
            <w:pPr>
              <w:spacing w:after="0" w:line="240" w:lineRule="auto"/>
              <w:rPr>
                <w:ins w:id="2719" w:author="Author"/>
                <w:rFonts w:ascii="Times New Roman" w:eastAsia="Times New Roman" w:hAnsi="Times New Roman" w:cs="Times New Roman"/>
                <w:color w:val="000000"/>
                <w:kern w:val="0"/>
                <w:sz w:val="22"/>
                <w:szCs w:val="22"/>
                <w:lang w:eastAsia="en-AU"/>
                <w14:ligatures w14:val="none"/>
              </w:rPr>
            </w:pPr>
            <w:ins w:id="2720" w:author="Author">
              <w:r w:rsidRPr="00E8360B">
                <w:rPr>
                  <w:rFonts w:ascii="Times New Roman" w:eastAsia="Times New Roman" w:hAnsi="Times New Roman" w:cs="Times New Roman"/>
                  <w:color w:val="000000"/>
                  <w:kern w:val="0"/>
                  <w:sz w:val="22"/>
                  <w:szCs w:val="22"/>
                  <w:lang w:eastAsia="en-AU"/>
                  <w14:ligatures w14:val="none"/>
                </w:rPr>
                <w:t>usersince [2015]</w:t>
              </w:r>
            </w:ins>
          </w:p>
        </w:tc>
        <w:tc>
          <w:tcPr>
            <w:tcW w:w="1256" w:type="dxa"/>
            <w:tcBorders>
              <w:top w:val="nil"/>
              <w:left w:val="nil"/>
              <w:bottom w:val="nil"/>
              <w:right w:val="nil"/>
            </w:tcBorders>
            <w:noWrap/>
            <w:vAlign w:val="bottom"/>
            <w:hideMark/>
          </w:tcPr>
          <w:p w14:paraId="2C5A43E1" w14:textId="77777777" w:rsidR="00E8360B" w:rsidRPr="00E8360B" w:rsidRDefault="00E8360B" w:rsidP="00E8360B">
            <w:pPr>
              <w:spacing w:after="0" w:line="240" w:lineRule="auto"/>
              <w:jc w:val="center"/>
              <w:rPr>
                <w:ins w:id="2721" w:author="Author"/>
                <w:rFonts w:ascii="Times New Roman" w:eastAsia="Times New Roman" w:hAnsi="Times New Roman" w:cs="Times New Roman"/>
                <w:color w:val="000000"/>
                <w:kern w:val="0"/>
                <w:sz w:val="22"/>
                <w:szCs w:val="22"/>
                <w:lang w:eastAsia="en-AU"/>
                <w14:ligatures w14:val="none"/>
              </w:rPr>
            </w:pPr>
            <w:ins w:id="2722" w:author="Author">
              <w:r w:rsidRPr="00E8360B">
                <w:rPr>
                  <w:rFonts w:ascii="Times New Roman" w:eastAsia="Times New Roman" w:hAnsi="Times New Roman" w:cs="Times New Roman"/>
                  <w:color w:val="000000"/>
                  <w:kern w:val="0"/>
                  <w:sz w:val="22"/>
                  <w:szCs w:val="22"/>
                  <w:lang w:eastAsia="en-AU"/>
                  <w14:ligatures w14:val="none"/>
                </w:rPr>
                <w:t>1.14</w:t>
              </w:r>
            </w:ins>
          </w:p>
        </w:tc>
        <w:tc>
          <w:tcPr>
            <w:tcW w:w="1714" w:type="dxa"/>
            <w:tcBorders>
              <w:top w:val="nil"/>
              <w:left w:val="nil"/>
              <w:bottom w:val="nil"/>
              <w:right w:val="nil"/>
            </w:tcBorders>
            <w:noWrap/>
            <w:vAlign w:val="bottom"/>
            <w:hideMark/>
          </w:tcPr>
          <w:p w14:paraId="1DEACC1B" w14:textId="77777777" w:rsidR="00E8360B" w:rsidRPr="00E8360B" w:rsidRDefault="00E8360B" w:rsidP="00E8360B">
            <w:pPr>
              <w:spacing w:after="0" w:line="240" w:lineRule="auto"/>
              <w:jc w:val="center"/>
              <w:rPr>
                <w:ins w:id="2723" w:author="Author"/>
                <w:rFonts w:ascii="Times New Roman" w:eastAsia="Times New Roman" w:hAnsi="Times New Roman" w:cs="Times New Roman"/>
                <w:color w:val="000000"/>
                <w:kern w:val="0"/>
                <w:sz w:val="22"/>
                <w:szCs w:val="22"/>
                <w:lang w:eastAsia="en-AU"/>
                <w14:ligatures w14:val="none"/>
              </w:rPr>
            </w:pPr>
            <w:ins w:id="2724" w:author="Author">
              <w:r w:rsidRPr="00E8360B">
                <w:rPr>
                  <w:rFonts w:ascii="Times New Roman" w:eastAsia="Times New Roman" w:hAnsi="Times New Roman" w:cs="Times New Roman"/>
                  <w:color w:val="000000"/>
                  <w:kern w:val="0"/>
                  <w:sz w:val="22"/>
                  <w:szCs w:val="22"/>
                  <w:lang w:eastAsia="en-AU"/>
                  <w14:ligatures w14:val="none"/>
                </w:rPr>
                <w:t>0.57 – 2.71</w:t>
              </w:r>
            </w:ins>
          </w:p>
        </w:tc>
        <w:tc>
          <w:tcPr>
            <w:tcW w:w="836" w:type="dxa"/>
            <w:tcBorders>
              <w:top w:val="nil"/>
              <w:left w:val="nil"/>
              <w:bottom w:val="nil"/>
              <w:right w:val="nil"/>
            </w:tcBorders>
            <w:noWrap/>
            <w:vAlign w:val="bottom"/>
            <w:hideMark/>
          </w:tcPr>
          <w:p w14:paraId="53A4F895" w14:textId="77777777" w:rsidR="00E8360B" w:rsidRPr="00E8360B" w:rsidRDefault="00E8360B" w:rsidP="00E8360B">
            <w:pPr>
              <w:spacing w:after="0" w:line="240" w:lineRule="auto"/>
              <w:jc w:val="right"/>
              <w:rPr>
                <w:ins w:id="2725" w:author="Author"/>
                <w:rFonts w:ascii="Times New Roman" w:eastAsia="Times New Roman" w:hAnsi="Times New Roman" w:cs="Times New Roman"/>
                <w:color w:val="000000"/>
                <w:kern w:val="0"/>
                <w:sz w:val="22"/>
                <w:szCs w:val="22"/>
                <w:lang w:eastAsia="en-AU"/>
                <w14:ligatures w14:val="none"/>
              </w:rPr>
            </w:pPr>
            <w:ins w:id="2726" w:author="Author">
              <w:r w:rsidRPr="00E8360B">
                <w:rPr>
                  <w:rFonts w:ascii="Times New Roman" w:eastAsia="Times New Roman" w:hAnsi="Times New Roman" w:cs="Times New Roman"/>
                  <w:color w:val="000000"/>
                  <w:kern w:val="0"/>
                  <w:sz w:val="22"/>
                  <w:szCs w:val="22"/>
                  <w:lang w:eastAsia="en-AU"/>
                  <w14:ligatures w14:val="none"/>
                </w:rPr>
                <w:t>0.741</w:t>
              </w:r>
            </w:ins>
          </w:p>
        </w:tc>
      </w:tr>
      <w:tr w:rsidR="00E8360B" w:rsidRPr="00E8360B" w14:paraId="5EBBFE82" w14:textId="77777777" w:rsidTr="00E8360B">
        <w:trPr>
          <w:trHeight w:val="276"/>
          <w:ins w:id="2727" w:author="Author"/>
        </w:trPr>
        <w:tc>
          <w:tcPr>
            <w:tcW w:w="2430" w:type="dxa"/>
            <w:tcBorders>
              <w:top w:val="nil"/>
              <w:left w:val="nil"/>
              <w:bottom w:val="nil"/>
              <w:right w:val="nil"/>
            </w:tcBorders>
            <w:noWrap/>
            <w:vAlign w:val="bottom"/>
            <w:hideMark/>
          </w:tcPr>
          <w:p w14:paraId="2E2C5971" w14:textId="77777777" w:rsidR="00E8360B" w:rsidRPr="00E8360B" w:rsidRDefault="00E8360B" w:rsidP="00E8360B">
            <w:pPr>
              <w:spacing w:after="0" w:line="240" w:lineRule="auto"/>
              <w:rPr>
                <w:ins w:id="2728" w:author="Author"/>
                <w:rFonts w:ascii="Times New Roman" w:eastAsia="Times New Roman" w:hAnsi="Times New Roman" w:cs="Times New Roman"/>
                <w:color w:val="000000"/>
                <w:kern w:val="0"/>
                <w:sz w:val="22"/>
                <w:szCs w:val="22"/>
                <w:lang w:eastAsia="en-AU"/>
                <w14:ligatures w14:val="none"/>
              </w:rPr>
            </w:pPr>
            <w:ins w:id="2729" w:author="Author">
              <w:r w:rsidRPr="00E8360B">
                <w:rPr>
                  <w:rFonts w:ascii="Times New Roman" w:eastAsia="Times New Roman" w:hAnsi="Times New Roman" w:cs="Times New Roman"/>
                  <w:color w:val="000000"/>
                  <w:kern w:val="0"/>
                  <w:sz w:val="22"/>
                  <w:szCs w:val="22"/>
                  <w:lang w:eastAsia="en-AU"/>
                  <w14:ligatures w14:val="none"/>
                </w:rPr>
                <w:t>usersince [2016]</w:t>
              </w:r>
            </w:ins>
          </w:p>
        </w:tc>
        <w:tc>
          <w:tcPr>
            <w:tcW w:w="1256" w:type="dxa"/>
            <w:tcBorders>
              <w:top w:val="nil"/>
              <w:left w:val="nil"/>
              <w:bottom w:val="nil"/>
              <w:right w:val="nil"/>
            </w:tcBorders>
            <w:noWrap/>
            <w:vAlign w:val="bottom"/>
            <w:hideMark/>
          </w:tcPr>
          <w:p w14:paraId="76700B4E" w14:textId="77777777" w:rsidR="00E8360B" w:rsidRPr="00E8360B" w:rsidRDefault="00E8360B" w:rsidP="00E8360B">
            <w:pPr>
              <w:spacing w:after="0" w:line="240" w:lineRule="auto"/>
              <w:jc w:val="center"/>
              <w:rPr>
                <w:ins w:id="2730" w:author="Author"/>
                <w:rFonts w:ascii="Times New Roman" w:eastAsia="Times New Roman" w:hAnsi="Times New Roman" w:cs="Times New Roman"/>
                <w:color w:val="000000"/>
                <w:kern w:val="0"/>
                <w:sz w:val="22"/>
                <w:szCs w:val="22"/>
                <w:lang w:eastAsia="en-AU"/>
                <w14:ligatures w14:val="none"/>
              </w:rPr>
            </w:pPr>
            <w:ins w:id="2731" w:author="Author">
              <w:r w:rsidRPr="00E8360B">
                <w:rPr>
                  <w:rFonts w:ascii="Times New Roman" w:eastAsia="Times New Roman" w:hAnsi="Times New Roman" w:cs="Times New Roman"/>
                  <w:color w:val="000000"/>
                  <w:kern w:val="0"/>
                  <w:sz w:val="22"/>
                  <w:szCs w:val="22"/>
                  <w:lang w:eastAsia="en-AU"/>
                  <w14:ligatures w14:val="none"/>
                </w:rPr>
                <w:t>1.07</w:t>
              </w:r>
            </w:ins>
          </w:p>
        </w:tc>
        <w:tc>
          <w:tcPr>
            <w:tcW w:w="1714" w:type="dxa"/>
            <w:tcBorders>
              <w:top w:val="nil"/>
              <w:left w:val="nil"/>
              <w:bottom w:val="nil"/>
              <w:right w:val="nil"/>
            </w:tcBorders>
            <w:noWrap/>
            <w:vAlign w:val="bottom"/>
            <w:hideMark/>
          </w:tcPr>
          <w:p w14:paraId="436EA593" w14:textId="77777777" w:rsidR="00E8360B" w:rsidRPr="00E8360B" w:rsidRDefault="00E8360B" w:rsidP="00E8360B">
            <w:pPr>
              <w:spacing w:after="0" w:line="240" w:lineRule="auto"/>
              <w:jc w:val="center"/>
              <w:rPr>
                <w:ins w:id="2732" w:author="Author"/>
                <w:rFonts w:ascii="Times New Roman" w:eastAsia="Times New Roman" w:hAnsi="Times New Roman" w:cs="Times New Roman"/>
                <w:color w:val="000000"/>
                <w:kern w:val="0"/>
                <w:sz w:val="22"/>
                <w:szCs w:val="22"/>
                <w:lang w:eastAsia="en-AU"/>
                <w14:ligatures w14:val="none"/>
              </w:rPr>
            </w:pPr>
            <w:ins w:id="2733" w:author="Author">
              <w:r w:rsidRPr="00E8360B">
                <w:rPr>
                  <w:rFonts w:ascii="Times New Roman" w:eastAsia="Times New Roman" w:hAnsi="Times New Roman" w:cs="Times New Roman"/>
                  <w:color w:val="000000"/>
                  <w:kern w:val="0"/>
                  <w:sz w:val="22"/>
                  <w:szCs w:val="22"/>
                  <w:lang w:eastAsia="en-AU"/>
                  <w14:ligatures w14:val="none"/>
                </w:rPr>
                <w:t>0.54 – 2.55</w:t>
              </w:r>
            </w:ins>
          </w:p>
        </w:tc>
        <w:tc>
          <w:tcPr>
            <w:tcW w:w="836" w:type="dxa"/>
            <w:tcBorders>
              <w:top w:val="nil"/>
              <w:left w:val="nil"/>
              <w:bottom w:val="nil"/>
              <w:right w:val="nil"/>
            </w:tcBorders>
            <w:noWrap/>
            <w:vAlign w:val="bottom"/>
            <w:hideMark/>
          </w:tcPr>
          <w:p w14:paraId="06D2C429" w14:textId="77777777" w:rsidR="00E8360B" w:rsidRPr="00E8360B" w:rsidRDefault="00E8360B" w:rsidP="00E8360B">
            <w:pPr>
              <w:spacing w:after="0" w:line="240" w:lineRule="auto"/>
              <w:jc w:val="right"/>
              <w:rPr>
                <w:ins w:id="2734" w:author="Author"/>
                <w:rFonts w:ascii="Times New Roman" w:eastAsia="Times New Roman" w:hAnsi="Times New Roman" w:cs="Times New Roman"/>
                <w:color w:val="000000"/>
                <w:kern w:val="0"/>
                <w:sz w:val="22"/>
                <w:szCs w:val="22"/>
                <w:lang w:eastAsia="en-AU"/>
                <w14:ligatures w14:val="none"/>
              </w:rPr>
            </w:pPr>
            <w:ins w:id="2735" w:author="Author">
              <w:r w:rsidRPr="00E8360B">
                <w:rPr>
                  <w:rFonts w:ascii="Times New Roman" w:eastAsia="Times New Roman" w:hAnsi="Times New Roman" w:cs="Times New Roman"/>
                  <w:color w:val="000000"/>
                  <w:kern w:val="0"/>
                  <w:sz w:val="22"/>
                  <w:szCs w:val="22"/>
                  <w:lang w:eastAsia="en-AU"/>
                  <w14:ligatures w14:val="none"/>
                </w:rPr>
                <w:t>0.855</w:t>
              </w:r>
            </w:ins>
          </w:p>
        </w:tc>
      </w:tr>
      <w:tr w:rsidR="00E8360B" w:rsidRPr="00E8360B" w14:paraId="6037B322" w14:textId="77777777" w:rsidTr="00E8360B">
        <w:trPr>
          <w:trHeight w:val="276"/>
          <w:ins w:id="2736" w:author="Author"/>
        </w:trPr>
        <w:tc>
          <w:tcPr>
            <w:tcW w:w="2430" w:type="dxa"/>
            <w:tcBorders>
              <w:top w:val="nil"/>
              <w:left w:val="nil"/>
              <w:bottom w:val="nil"/>
              <w:right w:val="nil"/>
            </w:tcBorders>
            <w:noWrap/>
            <w:vAlign w:val="bottom"/>
            <w:hideMark/>
          </w:tcPr>
          <w:p w14:paraId="6D1FA21B" w14:textId="77777777" w:rsidR="00E8360B" w:rsidRPr="00E8360B" w:rsidRDefault="00E8360B" w:rsidP="00E8360B">
            <w:pPr>
              <w:spacing w:after="0" w:line="240" w:lineRule="auto"/>
              <w:rPr>
                <w:ins w:id="2737" w:author="Author"/>
                <w:rFonts w:ascii="Times New Roman" w:eastAsia="Times New Roman" w:hAnsi="Times New Roman" w:cs="Times New Roman"/>
                <w:color w:val="000000"/>
                <w:kern w:val="0"/>
                <w:sz w:val="22"/>
                <w:szCs w:val="22"/>
                <w:lang w:eastAsia="en-AU"/>
                <w14:ligatures w14:val="none"/>
              </w:rPr>
            </w:pPr>
            <w:ins w:id="2738" w:author="Author">
              <w:r w:rsidRPr="00E8360B">
                <w:rPr>
                  <w:rFonts w:ascii="Times New Roman" w:eastAsia="Times New Roman" w:hAnsi="Times New Roman" w:cs="Times New Roman"/>
                  <w:color w:val="000000"/>
                  <w:kern w:val="0"/>
                  <w:sz w:val="22"/>
                  <w:szCs w:val="22"/>
                  <w:lang w:eastAsia="en-AU"/>
                  <w14:ligatures w14:val="none"/>
                </w:rPr>
                <w:t>usersince [2017]</w:t>
              </w:r>
            </w:ins>
          </w:p>
        </w:tc>
        <w:tc>
          <w:tcPr>
            <w:tcW w:w="1256" w:type="dxa"/>
            <w:tcBorders>
              <w:top w:val="nil"/>
              <w:left w:val="nil"/>
              <w:bottom w:val="nil"/>
              <w:right w:val="nil"/>
            </w:tcBorders>
            <w:noWrap/>
            <w:vAlign w:val="bottom"/>
            <w:hideMark/>
          </w:tcPr>
          <w:p w14:paraId="719AE0B0" w14:textId="77777777" w:rsidR="00E8360B" w:rsidRPr="00E8360B" w:rsidRDefault="00E8360B" w:rsidP="00E8360B">
            <w:pPr>
              <w:spacing w:after="0" w:line="240" w:lineRule="auto"/>
              <w:jc w:val="center"/>
              <w:rPr>
                <w:ins w:id="2739" w:author="Author"/>
                <w:rFonts w:ascii="Times New Roman" w:eastAsia="Times New Roman" w:hAnsi="Times New Roman" w:cs="Times New Roman"/>
                <w:color w:val="000000"/>
                <w:kern w:val="0"/>
                <w:sz w:val="22"/>
                <w:szCs w:val="22"/>
                <w:lang w:eastAsia="en-AU"/>
                <w14:ligatures w14:val="none"/>
              </w:rPr>
            </w:pPr>
            <w:ins w:id="2740" w:author="Author">
              <w:r w:rsidRPr="00E8360B">
                <w:rPr>
                  <w:rFonts w:ascii="Times New Roman" w:eastAsia="Times New Roman" w:hAnsi="Times New Roman" w:cs="Times New Roman"/>
                  <w:color w:val="000000"/>
                  <w:kern w:val="0"/>
                  <w:sz w:val="22"/>
                  <w:szCs w:val="22"/>
                  <w:lang w:eastAsia="en-AU"/>
                  <w14:ligatures w14:val="none"/>
                </w:rPr>
                <w:t>1.05</w:t>
              </w:r>
            </w:ins>
          </w:p>
        </w:tc>
        <w:tc>
          <w:tcPr>
            <w:tcW w:w="1714" w:type="dxa"/>
            <w:tcBorders>
              <w:top w:val="nil"/>
              <w:left w:val="nil"/>
              <w:bottom w:val="nil"/>
              <w:right w:val="nil"/>
            </w:tcBorders>
            <w:noWrap/>
            <w:vAlign w:val="bottom"/>
            <w:hideMark/>
          </w:tcPr>
          <w:p w14:paraId="5DAABBF1" w14:textId="77777777" w:rsidR="00E8360B" w:rsidRPr="00E8360B" w:rsidRDefault="00E8360B" w:rsidP="00E8360B">
            <w:pPr>
              <w:spacing w:after="0" w:line="240" w:lineRule="auto"/>
              <w:jc w:val="center"/>
              <w:rPr>
                <w:ins w:id="2741" w:author="Author"/>
                <w:rFonts w:ascii="Times New Roman" w:eastAsia="Times New Roman" w:hAnsi="Times New Roman" w:cs="Times New Roman"/>
                <w:color w:val="000000"/>
                <w:kern w:val="0"/>
                <w:sz w:val="22"/>
                <w:szCs w:val="22"/>
                <w:lang w:eastAsia="en-AU"/>
                <w14:ligatures w14:val="none"/>
              </w:rPr>
            </w:pPr>
            <w:ins w:id="2742" w:author="Author">
              <w:r w:rsidRPr="00E8360B">
                <w:rPr>
                  <w:rFonts w:ascii="Times New Roman" w:eastAsia="Times New Roman" w:hAnsi="Times New Roman" w:cs="Times New Roman"/>
                  <w:color w:val="000000"/>
                  <w:kern w:val="0"/>
                  <w:sz w:val="22"/>
                  <w:szCs w:val="22"/>
                  <w:lang w:eastAsia="en-AU"/>
                  <w14:ligatures w14:val="none"/>
                </w:rPr>
                <w:t>0.53 – 2.50</w:t>
              </w:r>
            </w:ins>
          </w:p>
        </w:tc>
        <w:tc>
          <w:tcPr>
            <w:tcW w:w="836" w:type="dxa"/>
            <w:tcBorders>
              <w:top w:val="nil"/>
              <w:left w:val="nil"/>
              <w:bottom w:val="nil"/>
              <w:right w:val="nil"/>
            </w:tcBorders>
            <w:noWrap/>
            <w:vAlign w:val="bottom"/>
            <w:hideMark/>
          </w:tcPr>
          <w:p w14:paraId="79F8FE10" w14:textId="77777777" w:rsidR="00E8360B" w:rsidRPr="00E8360B" w:rsidRDefault="00E8360B" w:rsidP="00E8360B">
            <w:pPr>
              <w:spacing w:after="0" w:line="240" w:lineRule="auto"/>
              <w:jc w:val="right"/>
              <w:rPr>
                <w:ins w:id="2743" w:author="Author"/>
                <w:rFonts w:ascii="Times New Roman" w:eastAsia="Times New Roman" w:hAnsi="Times New Roman" w:cs="Times New Roman"/>
                <w:color w:val="000000"/>
                <w:kern w:val="0"/>
                <w:sz w:val="22"/>
                <w:szCs w:val="22"/>
                <w:lang w:eastAsia="en-AU"/>
                <w14:ligatures w14:val="none"/>
              </w:rPr>
            </w:pPr>
            <w:ins w:id="2744" w:author="Author">
              <w:r w:rsidRPr="00E8360B">
                <w:rPr>
                  <w:rFonts w:ascii="Times New Roman" w:eastAsia="Times New Roman" w:hAnsi="Times New Roman" w:cs="Times New Roman"/>
                  <w:color w:val="000000"/>
                  <w:kern w:val="0"/>
                  <w:sz w:val="22"/>
                  <w:szCs w:val="22"/>
                  <w:lang w:eastAsia="en-AU"/>
                  <w14:ligatures w14:val="none"/>
                </w:rPr>
                <w:t>0.894</w:t>
              </w:r>
            </w:ins>
          </w:p>
        </w:tc>
      </w:tr>
      <w:tr w:rsidR="00E8360B" w:rsidRPr="00E8360B" w14:paraId="2D25A78F" w14:textId="77777777" w:rsidTr="00E8360B">
        <w:trPr>
          <w:trHeight w:val="276"/>
          <w:ins w:id="2745" w:author="Author"/>
        </w:trPr>
        <w:tc>
          <w:tcPr>
            <w:tcW w:w="2430" w:type="dxa"/>
            <w:tcBorders>
              <w:top w:val="nil"/>
              <w:left w:val="nil"/>
              <w:bottom w:val="nil"/>
              <w:right w:val="nil"/>
            </w:tcBorders>
            <w:noWrap/>
            <w:vAlign w:val="bottom"/>
            <w:hideMark/>
          </w:tcPr>
          <w:p w14:paraId="53DFFAFD" w14:textId="77777777" w:rsidR="00E8360B" w:rsidRPr="00E8360B" w:rsidRDefault="00E8360B" w:rsidP="00E8360B">
            <w:pPr>
              <w:spacing w:after="0" w:line="240" w:lineRule="auto"/>
              <w:rPr>
                <w:ins w:id="2746" w:author="Author"/>
                <w:rFonts w:ascii="Times New Roman" w:eastAsia="Times New Roman" w:hAnsi="Times New Roman" w:cs="Times New Roman"/>
                <w:color w:val="000000"/>
                <w:kern w:val="0"/>
                <w:sz w:val="22"/>
                <w:szCs w:val="22"/>
                <w:lang w:eastAsia="en-AU"/>
                <w14:ligatures w14:val="none"/>
              </w:rPr>
            </w:pPr>
            <w:ins w:id="2747" w:author="Author">
              <w:r w:rsidRPr="00E8360B">
                <w:rPr>
                  <w:rFonts w:ascii="Times New Roman" w:eastAsia="Times New Roman" w:hAnsi="Times New Roman" w:cs="Times New Roman"/>
                  <w:color w:val="000000"/>
                  <w:kern w:val="0"/>
                  <w:sz w:val="22"/>
                  <w:szCs w:val="22"/>
                  <w:lang w:eastAsia="en-AU"/>
                  <w14:ligatures w14:val="none"/>
                </w:rPr>
                <w:t>usersince [2018]</w:t>
              </w:r>
            </w:ins>
          </w:p>
        </w:tc>
        <w:tc>
          <w:tcPr>
            <w:tcW w:w="1256" w:type="dxa"/>
            <w:tcBorders>
              <w:top w:val="nil"/>
              <w:left w:val="nil"/>
              <w:bottom w:val="nil"/>
              <w:right w:val="nil"/>
            </w:tcBorders>
            <w:noWrap/>
            <w:vAlign w:val="bottom"/>
            <w:hideMark/>
          </w:tcPr>
          <w:p w14:paraId="52AC9B5E" w14:textId="77777777" w:rsidR="00E8360B" w:rsidRPr="00E8360B" w:rsidRDefault="00E8360B" w:rsidP="00E8360B">
            <w:pPr>
              <w:spacing w:after="0" w:line="240" w:lineRule="auto"/>
              <w:jc w:val="center"/>
              <w:rPr>
                <w:ins w:id="2748" w:author="Author"/>
                <w:rFonts w:ascii="Times New Roman" w:eastAsia="Times New Roman" w:hAnsi="Times New Roman" w:cs="Times New Roman"/>
                <w:color w:val="000000"/>
                <w:kern w:val="0"/>
                <w:sz w:val="22"/>
                <w:szCs w:val="22"/>
                <w:lang w:eastAsia="en-AU"/>
                <w14:ligatures w14:val="none"/>
              </w:rPr>
            </w:pPr>
            <w:ins w:id="2749" w:author="Author">
              <w:r w:rsidRPr="00E8360B">
                <w:rPr>
                  <w:rFonts w:ascii="Times New Roman" w:eastAsia="Times New Roman" w:hAnsi="Times New Roman" w:cs="Times New Roman"/>
                  <w:color w:val="000000"/>
                  <w:kern w:val="0"/>
                  <w:sz w:val="22"/>
                  <w:szCs w:val="22"/>
                  <w:lang w:eastAsia="en-AU"/>
                  <w14:ligatures w14:val="none"/>
                </w:rPr>
                <w:t>1.19</w:t>
              </w:r>
            </w:ins>
          </w:p>
        </w:tc>
        <w:tc>
          <w:tcPr>
            <w:tcW w:w="1714" w:type="dxa"/>
            <w:tcBorders>
              <w:top w:val="nil"/>
              <w:left w:val="nil"/>
              <w:bottom w:val="nil"/>
              <w:right w:val="nil"/>
            </w:tcBorders>
            <w:noWrap/>
            <w:vAlign w:val="bottom"/>
            <w:hideMark/>
          </w:tcPr>
          <w:p w14:paraId="42D14EB9" w14:textId="77777777" w:rsidR="00E8360B" w:rsidRPr="00E8360B" w:rsidRDefault="00E8360B" w:rsidP="00E8360B">
            <w:pPr>
              <w:spacing w:after="0" w:line="240" w:lineRule="auto"/>
              <w:jc w:val="center"/>
              <w:rPr>
                <w:ins w:id="2750" w:author="Author"/>
                <w:rFonts w:ascii="Times New Roman" w:eastAsia="Times New Roman" w:hAnsi="Times New Roman" w:cs="Times New Roman"/>
                <w:color w:val="000000"/>
                <w:kern w:val="0"/>
                <w:sz w:val="22"/>
                <w:szCs w:val="22"/>
                <w:lang w:eastAsia="en-AU"/>
                <w14:ligatures w14:val="none"/>
              </w:rPr>
            </w:pPr>
            <w:ins w:id="2751" w:author="Author">
              <w:r w:rsidRPr="00E8360B">
                <w:rPr>
                  <w:rFonts w:ascii="Times New Roman" w:eastAsia="Times New Roman" w:hAnsi="Times New Roman" w:cs="Times New Roman"/>
                  <w:color w:val="000000"/>
                  <w:kern w:val="0"/>
                  <w:sz w:val="22"/>
                  <w:szCs w:val="22"/>
                  <w:lang w:eastAsia="en-AU"/>
                  <w14:ligatures w14:val="none"/>
                </w:rPr>
                <w:t>0.59 – 2.82</w:t>
              </w:r>
            </w:ins>
          </w:p>
        </w:tc>
        <w:tc>
          <w:tcPr>
            <w:tcW w:w="836" w:type="dxa"/>
            <w:tcBorders>
              <w:top w:val="nil"/>
              <w:left w:val="nil"/>
              <w:bottom w:val="nil"/>
              <w:right w:val="nil"/>
            </w:tcBorders>
            <w:noWrap/>
            <w:vAlign w:val="bottom"/>
            <w:hideMark/>
          </w:tcPr>
          <w:p w14:paraId="72C5E66C" w14:textId="77777777" w:rsidR="00E8360B" w:rsidRPr="00E8360B" w:rsidRDefault="00E8360B" w:rsidP="00E8360B">
            <w:pPr>
              <w:spacing w:after="0" w:line="240" w:lineRule="auto"/>
              <w:jc w:val="right"/>
              <w:rPr>
                <w:ins w:id="2752" w:author="Author"/>
                <w:rFonts w:ascii="Times New Roman" w:eastAsia="Times New Roman" w:hAnsi="Times New Roman" w:cs="Times New Roman"/>
                <w:color w:val="000000"/>
                <w:kern w:val="0"/>
                <w:sz w:val="22"/>
                <w:szCs w:val="22"/>
                <w:lang w:eastAsia="en-AU"/>
                <w14:ligatures w14:val="none"/>
              </w:rPr>
            </w:pPr>
            <w:ins w:id="2753" w:author="Author">
              <w:r w:rsidRPr="00E8360B">
                <w:rPr>
                  <w:rFonts w:ascii="Times New Roman" w:eastAsia="Times New Roman" w:hAnsi="Times New Roman" w:cs="Times New Roman"/>
                  <w:color w:val="000000"/>
                  <w:kern w:val="0"/>
                  <w:sz w:val="22"/>
                  <w:szCs w:val="22"/>
                  <w:lang w:eastAsia="en-AU"/>
                  <w14:ligatures w14:val="none"/>
                </w:rPr>
                <w:t>0.664</w:t>
              </w:r>
            </w:ins>
          </w:p>
        </w:tc>
      </w:tr>
      <w:tr w:rsidR="00E8360B" w:rsidRPr="00E8360B" w14:paraId="04871C62" w14:textId="77777777" w:rsidTr="00E8360B">
        <w:trPr>
          <w:trHeight w:val="276"/>
          <w:ins w:id="2754" w:author="Author"/>
        </w:trPr>
        <w:tc>
          <w:tcPr>
            <w:tcW w:w="2430" w:type="dxa"/>
            <w:tcBorders>
              <w:top w:val="nil"/>
              <w:left w:val="nil"/>
              <w:bottom w:val="nil"/>
              <w:right w:val="nil"/>
            </w:tcBorders>
            <w:noWrap/>
            <w:vAlign w:val="bottom"/>
            <w:hideMark/>
          </w:tcPr>
          <w:p w14:paraId="1899E933" w14:textId="77777777" w:rsidR="00E8360B" w:rsidRPr="00E8360B" w:rsidRDefault="00E8360B" w:rsidP="00E8360B">
            <w:pPr>
              <w:spacing w:after="0" w:line="240" w:lineRule="auto"/>
              <w:rPr>
                <w:ins w:id="2755" w:author="Author"/>
                <w:rFonts w:ascii="Times New Roman" w:eastAsia="Times New Roman" w:hAnsi="Times New Roman" w:cs="Times New Roman"/>
                <w:color w:val="000000"/>
                <w:kern w:val="0"/>
                <w:sz w:val="22"/>
                <w:szCs w:val="22"/>
                <w:lang w:eastAsia="en-AU"/>
                <w14:ligatures w14:val="none"/>
              </w:rPr>
            </w:pPr>
            <w:ins w:id="2756" w:author="Author">
              <w:r w:rsidRPr="00E8360B">
                <w:rPr>
                  <w:rFonts w:ascii="Times New Roman" w:eastAsia="Times New Roman" w:hAnsi="Times New Roman" w:cs="Times New Roman"/>
                  <w:color w:val="000000"/>
                  <w:kern w:val="0"/>
                  <w:sz w:val="22"/>
                  <w:szCs w:val="22"/>
                  <w:lang w:eastAsia="en-AU"/>
                  <w14:ligatures w14:val="none"/>
                </w:rPr>
                <w:t>usersince [2019]</w:t>
              </w:r>
            </w:ins>
          </w:p>
        </w:tc>
        <w:tc>
          <w:tcPr>
            <w:tcW w:w="1256" w:type="dxa"/>
            <w:tcBorders>
              <w:top w:val="nil"/>
              <w:left w:val="nil"/>
              <w:bottom w:val="nil"/>
              <w:right w:val="nil"/>
            </w:tcBorders>
            <w:noWrap/>
            <w:vAlign w:val="bottom"/>
            <w:hideMark/>
          </w:tcPr>
          <w:p w14:paraId="6394119B" w14:textId="77777777" w:rsidR="00E8360B" w:rsidRPr="00E8360B" w:rsidRDefault="00E8360B" w:rsidP="00E8360B">
            <w:pPr>
              <w:spacing w:after="0" w:line="240" w:lineRule="auto"/>
              <w:jc w:val="center"/>
              <w:rPr>
                <w:ins w:id="2757" w:author="Author"/>
                <w:rFonts w:ascii="Times New Roman" w:eastAsia="Times New Roman" w:hAnsi="Times New Roman" w:cs="Times New Roman"/>
                <w:color w:val="000000"/>
                <w:kern w:val="0"/>
                <w:sz w:val="22"/>
                <w:szCs w:val="22"/>
                <w:lang w:eastAsia="en-AU"/>
                <w14:ligatures w14:val="none"/>
              </w:rPr>
            </w:pPr>
            <w:ins w:id="2758" w:author="Author">
              <w:r w:rsidRPr="00E8360B">
                <w:rPr>
                  <w:rFonts w:ascii="Times New Roman" w:eastAsia="Times New Roman" w:hAnsi="Times New Roman" w:cs="Times New Roman"/>
                  <w:color w:val="000000"/>
                  <w:kern w:val="0"/>
                  <w:sz w:val="22"/>
                  <w:szCs w:val="22"/>
                  <w:lang w:eastAsia="en-AU"/>
                  <w14:ligatures w14:val="none"/>
                </w:rPr>
                <w:t>1.18</w:t>
              </w:r>
            </w:ins>
          </w:p>
        </w:tc>
        <w:tc>
          <w:tcPr>
            <w:tcW w:w="1714" w:type="dxa"/>
            <w:tcBorders>
              <w:top w:val="nil"/>
              <w:left w:val="nil"/>
              <w:bottom w:val="nil"/>
              <w:right w:val="nil"/>
            </w:tcBorders>
            <w:noWrap/>
            <w:vAlign w:val="bottom"/>
            <w:hideMark/>
          </w:tcPr>
          <w:p w14:paraId="42745D78" w14:textId="77777777" w:rsidR="00E8360B" w:rsidRPr="00E8360B" w:rsidRDefault="00E8360B" w:rsidP="00E8360B">
            <w:pPr>
              <w:spacing w:after="0" w:line="240" w:lineRule="auto"/>
              <w:jc w:val="center"/>
              <w:rPr>
                <w:ins w:id="2759" w:author="Author"/>
                <w:rFonts w:ascii="Times New Roman" w:eastAsia="Times New Roman" w:hAnsi="Times New Roman" w:cs="Times New Roman"/>
                <w:color w:val="000000"/>
                <w:kern w:val="0"/>
                <w:sz w:val="22"/>
                <w:szCs w:val="22"/>
                <w:lang w:eastAsia="en-AU"/>
                <w14:ligatures w14:val="none"/>
              </w:rPr>
            </w:pPr>
            <w:ins w:id="2760" w:author="Author">
              <w:r w:rsidRPr="00E8360B">
                <w:rPr>
                  <w:rFonts w:ascii="Times New Roman" w:eastAsia="Times New Roman" w:hAnsi="Times New Roman" w:cs="Times New Roman"/>
                  <w:color w:val="000000"/>
                  <w:kern w:val="0"/>
                  <w:sz w:val="22"/>
                  <w:szCs w:val="22"/>
                  <w:lang w:eastAsia="en-AU"/>
                  <w14:ligatures w14:val="none"/>
                </w:rPr>
                <w:t>0.59 – 2.80</w:t>
              </w:r>
            </w:ins>
          </w:p>
        </w:tc>
        <w:tc>
          <w:tcPr>
            <w:tcW w:w="836" w:type="dxa"/>
            <w:tcBorders>
              <w:top w:val="nil"/>
              <w:left w:val="nil"/>
              <w:bottom w:val="nil"/>
              <w:right w:val="nil"/>
            </w:tcBorders>
            <w:noWrap/>
            <w:vAlign w:val="bottom"/>
            <w:hideMark/>
          </w:tcPr>
          <w:p w14:paraId="0532AF98" w14:textId="77777777" w:rsidR="00E8360B" w:rsidRPr="00E8360B" w:rsidRDefault="00E8360B" w:rsidP="00E8360B">
            <w:pPr>
              <w:spacing w:after="0" w:line="240" w:lineRule="auto"/>
              <w:jc w:val="right"/>
              <w:rPr>
                <w:ins w:id="2761" w:author="Author"/>
                <w:rFonts w:ascii="Times New Roman" w:eastAsia="Times New Roman" w:hAnsi="Times New Roman" w:cs="Times New Roman"/>
                <w:color w:val="000000"/>
                <w:kern w:val="0"/>
                <w:sz w:val="22"/>
                <w:szCs w:val="22"/>
                <w:lang w:eastAsia="en-AU"/>
                <w14:ligatures w14:val="none"/>
              </w:rPr>
            </w:pPr>
            <w:ins w:id="2762" w:author="Author">
              <w:r w:rsidRPr="00E8360B">
                <w:rPr>
                  <w:rFonts w:ascii="Times New Roman" w:eastAsia="Times New Roman" w:hAnsi="Times New Roman" w:cs="Times New Roman"/>
                  <w:color w:val="000000"/>
                  <w:kern w:val="0"/>
                  <w:sz w:val="22"/>
                  <w:szCs w:val="22"/>
                  <w:lang w:eastAsia="en-AU"/>
                  <w14:ligatures w14:val="none"/>
                </w:rPr>
                <w:t>0.676</w:t>
              </w:r>
            </w:ins>
          </w:p>
        </w:tc>
      </w:tr>
      <w:tr w:rsidR="00E8360B" w:rsidRPr="00E8360B" w14:paraId="2BB99475" w14:textId="77777777" w:rsidTr="00E8360B">
        <w:trPr>
          <w:trHeight w:val="276"/>
          <w:ins w:id="2763" w:author="Author"/>
        </w:trPr>
        <w:tc>
          <w:tcPr>
            <w:tcW w:w="2430" w:type="dxa"/>
            <w:tcBorders>
              <w:top w:val="nil"/>
              <w:left w:val="nil"/>
              <w:bottom w:val="nil"/>
              <w:right w:val="nil"/>
            </w:tcBorders>
            <w:noWrap/>
            <w:vAlign w:val="bottom"/>
            <w:hideMark/>
          </w:tcPr>
          <w:p w14:paraId="4E589DFD" w14:textId="77777777" w:rsidR="00E8360B" w:rsidRPr="00E8360B" w:rsidRDefault="00E8360B" w:rsidP="00E8360B">
            <w:pPr>
              <w:spacing w:after="0" w:line="240" w:lineRule="auto"/>
              <w:rPr>
                <w:ins w:id="2764" w:author="Author"/>
                <w:rFonts w:ascii="Times New Roman" w:eastAsia="Times New Roman" w:hAnsi="Times New Roman" w:cs="Times New Roman"/>
                <w:color w:val="000000"/>
                <w:kern w:val="0"/>
                <w:sz w:val="22"/>
                <w:szCs w:val="22"/>
                <w:lang w:eastAsia="en-AU"/>
                <w14:ligatures w14:val="none"/>
              </w:rPr>
            </w:pPr>
            <w:ins w:id="2765" w:author="Author">
              <w:r w:rsidRPr="00E8360B">
                <w:rPr>
                  <w:rFonts w:ascii="Times New Roman" w:eastAsia="Times New Roman" w:hAnsi="Times New Roman" w:cs="Times New Roman"/>
                  <w:color w:val="000000"/>
                  <w:kern w:val="0"/>
                  <w:sz w:val="22"/>
                  <w:szCs w:val="22"/>
                  <w:lang w:eastAsia="en-AU"/>
                  <w14:ligatures w14:val="none"/>
                </w:rPr>
                <w:t>usersince [2020]</w:t>
              </w:r>
            </w:ins>
          </w:p>
        </w:tc>
        <w:tc>
          <w:tcPr>
            <w:tcW w:w="1256" w:type="dxa"/>
            <w:tcBorders>
              <w:top w:val="nil"/>
              <w:left w:val="nil"/>
              <w:bottom w:val="nil"/>
              <w:right w:val="nil"/>
            </w:tcBorders>
            <w:noWrap/>
            <w:vAlign w:val="bottom"/>
            <w:hideMark/>
          </w:tcPr>
          <w:p w14:paraId="38B1CA34" w14:textId="77777777" w:rsidR="00E8360B" w:rsidRPr="00E8360B" w:rsidRDefault="00E8360B" w:rsidP="00E8360B">
            <w:pPr>
              <w:spacing w:after="0" w:line="240" w:lineRule="auto"/>
              <w:jc w:val="center"/>
              <w:rPr>
                <w:ins w:id="2766" w:author="Author"/>
                <w:rFonts w:ascii="Times New Roman" w:eastAsia="Times New Roman" w:hAnsi="Times New Roman" w:cs="Times New Roman"/>
                <w:color w:val="000000"/>
                <w:kern w:val="0"/>
                <w:sz w:val="22"/>
                <w:szCs w:val="22"/>
                <w:lang w:eastAsia="en-AU"/>
                <w14:ligatures w14:val="none"/>
              </w:rPr>
            </w:pPr>
            <w:ins w:id="2767" w:author="Author">
              <w:r w:rsidRPr="00E8360B">
                <w:rPr>
                  <w:rFonts w:ascii="Times New Roman" w:eastAsia="Times New Roman" w:hAnsi="Times New Roman" w:cs="Times New Roman"/>
                  <w:color w:val="000000"/>
                  <w:kern w:val="0"/>
                  <w:sz w:val="22"/>
                  <w:szCs w:val="22"/>
                  <w:lang w:eastAsia="en-AU"/>
                  <w14:ligatures w14:val="none"/>
                </w:rPr>
                <w:t>1.23</w:t>
              </w:r>
            </w:ins>
          </w:p>
        </w:tc>
        <w:tc>
          <w:tcPr>
            <w:tcW w:w="1714" w:type="dxa"/>
            <w:tcBorders>
              <w:top w:val="nil"/>
              <w:left w:val="nil"/>
              <w:bottom w:val="nil"/>
              <w:right w:val="nil"/>
            </w:tcBorders>
            <w:noWrap/>
            <w:vAlign w:val="bottom"/>
            <w:hideMark/>
          </w:tcPr>
          <w:p w14:paraId="17A6F7D2" w14:textId="77777777" w:rsidR="00E8360B" w:rsidRPr="00E8360B" w:rsidRDefault="00E8360B" w:rsidP="00E8360B">
            <w:pPr>
              <w:spacing w:after="0" w:line="240" w:lineRule="auto"/>
              <w:jc w:val="center"/>
              <w:rPr>
                <w:ins w:id="2768" w:author="Author"/>
                <w:rFonts w:ascii="Times New Roman" w:eastAsia="Times New Roman" w:hAnsi="Times New Roman" w:cs="Times New Roman"/>
                <w:color w:val="000000"/>
                <w:kern w:val="0"/>
                <w:sz w:val="22"/>
                <w:szCs w:val="22"/>
                <w:lang w:eastAsia="en-AU"/>
                <w14:ligatures w14:val="none"/>
              </w:rPr>
            </w:pPr>
            <w:ins w:id="2769" w:author="Author">
              <w:r w:rsidRPr="00E8360B">
                <w:rPr>
                  <w:rFonts w:ascii="Times New Roman" w:eastAsia="Times New Roman" w:hAnsi="Times New Roman" w:cs="Times New Roman"/>
                  <w:color w:val="000000"/>
                  <w:kern w:val="0"/>
                  <w:sz w:val="22"/>
                  <w:szCs w:val="22"/>
                  <w:lang w:eastAsia="en-AU"/>
                  <w14:ligatures w14:val="none"/>
                </w:rPr>
                <w:t>0.61 – 2.91</w:t>
              </w:r>
            </w:ins>
          </w:p>
        </w:tc>
        <w:tc>
          <w:tcPr>
            <w:tcW w:w="836" w:type="dxa"/>
            <w:tcBorders>
              <w:top w:val="nil"/>
              <w:left w:val="nil"/>
              <w:bottom w:val="nil"/>
              <w:right w:val="nil"/>
            </w:tcBorders>
            <w:noWrap/>
            <w:vAlign w:val="bottom"/>
            <w:hideMark/>
          </w:tcPr>
          <w:p w14:paraId="7B7DFF57" w14:textId="77777777" w:rsidR="00E8360B" w:rsidRPr="00E8360B" w:rsidRDefault="00E8360B" w:rsidP="00E8360B">
            <w:pPr>
              <w:spacing w:after="0" w:line="240" w:lineRule="auto"/>
              <w:jc w:val="right"/>
              <w:rPr>
                <w:ins w:id="2770" w:author="Author"/>
                <w:rFonts w:ascii="Times New Roman" w:eastAsia="Times New Roman" w:hAnsi="Times New Roman" w:cs="Times New Roman"/>
                <w:color w:val="000000"/>
                <w:kern w:val="0"/>
                <w:sz w:val="22"/>
                <w:szCs w:val="22"/>
                <w:lang w:eastAsia="en-AU"/>
                <w14:ligatures w14:val="none"/>
              </w:rPr>
            </w:pPr>
            <w:ins w:id="2771" w:author="Author">
              <w:r w:rsidRPr="00E8360B">
                <w:rPr>
                  <w:rFonts w:ascii="Times New Roman" w:eastAsia="Times New Roman" w:hAnsi="Times New Roman" w:cs="Times New Roman"/>
                  <w:color w:val="000000"/>
                  <w:kern w:val="0"/>
                  <w:sz w:val="22"/>
                  <w:szCs w:val="22"/>
                  <w:lang w:eastAsia="en-AU"/>
                  <w14:ligatures w14:val="none"/>
                </w:rPr>
                <w:t>0.604</w:t>
              </w:r>
            </w:ins>
          </w:p>
        </w:tc>
      </w:tr>
      <w:tr w:rsidR="00E8360B" w:rsidRPr="00E8360B" w14:paraId="5A49B2C9" w14:textId="77777777" w:rsidTr="00E8360B">
        <w:trPr>
          <w:trHeight w:val="276"/>
          <w:ins w:id="2772" w:author="Author"/>
        </w:trPr>
        <w:tc>
          <w:tcPr>
            <w:tcW w:w="2430" w:type="dxa"/>
            <w:tcBorders>
              <w:top w:val="nil"/>
              <w:left w:val="nil"/>
              <w:bottom w:val="nil"/>
              <w:right w:val="nil"/>
            </w:tcBorders>
            <w:noWrap/>
            <w:vAlign w:val="bottom"/>
            <w:hideMark/>
          </w:tcPr>
          <w:p w14:paraId="09811D0E" w14:textId="77777777" w:rsidR="00E8360B" w:rsidRPr="00E8360B" w:rsidRDefault="00E8360B" w:rsidP="00E8360B">
            <w:pPr>
              <w:spacing w:after="0" w:line="240" w:lineRule="auto"/>
              <w:rPr>
                <w:ins w:id="2773" w:author="Author"/>
                <w:rFonts w:ascii="Times New Roman" w:eastAsia="Times New Roman" w:hAnsi="Times New Roman" w:cs="Times New Roman"/>
                <w:color w:val="000000"/>
                <w:kern w:val="0"/>
                <w:sz w:val="22"/>
                <w:szCs w:val="22"/>
                <w:lang w:eastAsia="en-AU"/>
                <w14:ligatures w14:val="none"/>
              </w:rPr>
            </w:pPr>
            <w:ins w:id="2774" w:author="Author">
              <w:r w:rsidRPr="00E8360B">
                <w:rPr>
                  <w:rFonts w:ascii="Times New Roman" w:eastAsia="Times New Roman" w:hAnsi="Times New Roman" w:cs="Times New Roman"/>
                  <w:color w:val="000000"/>
                  <w:kern w:val="0"/>
                  <w:sz w:val="22"/>
                  <w:szCs w:val="22"/>
                  <w:lang w:eastAsia="en-AU"/>
                  <w14:ligatures w14:val="none"/>
                </w:rPr>
                <w:t>usersince [2021]</w:t>
              </w:r>
            </w:ins>
          </w:p>
        </w:tc>
        <w:tc>
          <w:tcPr>
            <w:tcW w:w="1256" w:type="dxa"/>
            <w:tcBorders>
              <w:top w:val="nil"/>
              <w:left w:val="nil"/>
              <w:bottom w:val="nil"/>
              <w:right w:val="nil"/>
            </w:tcBorders>
            <w:noWrap/>
            <w:vAlign w:val="bottom"/>
            <w:hideMark/>
          </w:tcPr>
          <w:p w14:paraId="39445FAD" w14:textId="77777777" w:rsidR="00E8360B" w:rsidRPr="00E8360B" w:rsidRDefault="00E8360B" w:rsidP="00E8360B">
            <w:pPr>
              <w:spacing w:after="0" w:line="240" w:lineRule="auto"/>
              <w:jc w:val="center"/>
              <w:rPr>
                <w:ins w:id="2775" w:author="Author"/>
                <w:rFonts w:ascii="Times New Roman" w:eastAsia="Times New Roman" w:hAnsi="Times New Roman" w:cs="Times New Roman"/>
                <w:color w:val="000000"/>
                <w:kern w:val="0"/>
                <w:sz w:val="22"/>
                <w:szCs w:val="22"/>
                <w:lang w:eastAsia="en-AU"/>
                <w14:ligatures w14:val="none"/>
              </w:rPr>
            </w:pPr>
            <w:ins w:id="2776" w:author="Author">
              <w:r w:rsidRPr="00E8360B">
                <w:rPr>
                  <w:rFonts w:ascii="Times New Roman" w:eastAsia="Times New Roman" w:hAnsi="Times New Roman" w:cs="Times New Roman"/>
                  <w:color w:val="000000"/>
                  <w:kern w:val="0"/>
                  <w:sz w:val="22"/>
                  <w:szCs w:val="22"/>
                  <w:lang w:eastAsia="en-AU"/>
                  <w14:ligatures w14:val="none"/>
                </w:rPr>
                <w:t>1.24</w:t>
              </w:r>
            </w:ins>
          </w:p>
        </w:tc>
        <w:tc>
          <w:tcPr>
            <w:tcW w:w="1714" w:type="dxa"/>
            <w:tcBorders>
              <w:top w:val="nil"/>
              <w:left w:val="nil"/>
              <w:bottom w:val="nil"/>
              <w:right w:val="nil"/>
            </w:tcBorders>
            <w:noWrap/>
            <w:vAlign w:val="bottom"/>
            <w:hideMark/>
          </w:tcPr>
          <w:p w14:paraId="0F175587" w14:textId="77777777" w:rsidR="00E8360B" w:rsidRPr="00E8360B" w:rsidRDefault="00E8360B" w:rsidP="00E8360B">
            <w:pPr>
              <w:spacing w:after="0" w:line="240" w:lineRule="auto"/>
              <w:jc w:val="center"/>
              <w:rPr>
                <w:ins w:id="2777" w:author="Author"/>
                <w:rFonts w:ascii="Times New Roman" w:eastAsia="Times New Roman" w:hAnsi="Times New Roman" w:cs="Times New Roman"/>
                <w:color w:val="000000"/>
                <w:kern w:val="0"/>
                <w:sz w:val="22"/>
                <w:szCs w:val="22"/>
                <w:lang w:eastAsia="en-AU"/>
                <w14:ligatures w14:val="none"/>
              </w:rPr>
            </w:pPr>
            <w:ins w:id="2778" w:author="Author">
              <w:r w:rsidRPr="00E8360B">
                <w:rPr>
                  <w:rFonts w:ascii="Times New Roman" w:eastAsia="Times New Roman" w:hAnsi="Times New Roman" w:cs="Times New Roman"/>
                  <w:color w:val="000000"/>
                  <w:kern w:val="0"/>
                  <w:sz w:val="22"/>
                  <w:szCs w:val="22"/>
                  <w:lang w:eastAsia="en-AU"/>
                  <w14:ligatures w14:val="none"/>
                </w:rPr>
                <w:t>0.62 – 2.95</w:t>
              </w:r>
            </w:ins>
          </w:p>
        </w:tc>
        <w:tc>
          <w:tcPr>
            <w:tcW w:w="836" w:type="dxa"/>
            <w:tcBorders>
              <w:top w:val="nil"/>
              <w:left w:val="nil"/>
              <w:bottom w:val="nil"/>
              <w:right w:val="nil"/>
            </w:tcBorders>
            <w:noWrap/>
            <w:vAlign w:val="bottom"/>
            <w:hideMark/>
          </w:tcPr>
          <w:p w14:paraId="0D38E22E" w14:textId="77777777" w:rsidR="00E8360B" w:rsidRPr="00E8360B" w:rsidRDefault="00E8360B" w:rsidP="00E8360B">
            <w:pPr>
              <w:spacing w:after="0" w:line="240" w:lineRule="auto"/>
              <w:jc w:val="right"/>
              <w:rPr>
                <w:ins w:id="2779" w:author="Author"/>
                <w:rFonts w:ascii="Times New Roman" w:eastAsia="Times New Roman" w:hAnsi="Times New Roman" w:cs="Times New Roman"/>
                <w:color w:val="000000"/>
                <w:kern w:val="0"/>
                <w:sz w:val="22"/>
                <w:szCs w:val="22"/>
                <w:lang w:eastAsia="en-AU"/>
                <w14:ligatures w14:val="none"/>
              </w:rPr>
            </w:pPr>
            <w:ins w:id="2780" w:author="Author">
              <w:r w:rsidRPr="00E8360B">
                <w:rPr>
                  <w:rFonts w:ascii="Times New Roman" w:eastAsia="Times New Roman" w:hAnsi="Times New Roman" w:cs="Times New Roman"/>
                  <w:color w:val="000000"/>
                  <w:kern w:val="0"/>
                  <w:sz w:val="22"/>
                  <w:szCs w:val="22"/>
                  <w:lang w:eastAsia="en-AU"/>
                  <w14:ligatures w14:val="none"/>
                </w:rPr>
                <w:t>0.581</w:t>
              </w:r>
            </w:ins>
          </w:p>
        </w:tc>
      </w:tr>
      <w:tr w:rsidR="00E8360B" w:rsidRPr="00E8360B" w14:paraId="224342B2" w14:textId="77777777" w:rsidTr="00E8360B">
        <w:trPr>
          <w:trHeight w:val="276"/>
          <w:ins w:id="2781" w:author="Author"/>
        </w:trPr>
        <w:tc>
          <w:tcPr>
            <w:tcW w:w="2430" w:type="dxa"/>
            <w:tcBorders>
              <w:top w:val="nil"/>
              <w:left w:val="nil"/>
              <w:bottom w:val="nil"/>
              <w:right w:val="nil"/>
            </w:tcBorders>
            <w:noWrap/>
            <w:vAlign w:val="bottom"/>
            <w:hideMark/>
          </w:tcPr>
          <w:p w14:paraId="585CAC13" w14:textId="77777777" w:rsidR="00E8360B" w:rsidRPr="00E8360B" w:rsidRDefault="00E8360B" w:rsidP="00E8360B">
            <w:pPr>
              <w:spacing w:after="0" w:line="240" w:lineRule="auto"/>
              <w:rPr>
                <w:ins w:id="2782" w:author="Author"/>
                <w:rFonts w:ascii="Times New Roman" w:eastAsia="Times New Roman" w:hAnsi="Times New Roman" w:cs="Times New Roman"/>
                <w:color w:val="000000"/>
                <w:kern w:val="0"/>
                <w:sz w:val="22"/>
                <w:szCs w:val="22"/>
                <w:lang w:eastAsia="en-AU"/>
                <w14:ligatures w14:val="none"/>
              </w:rPr>
            </w:pPr>
            <w:ins w:id="2783" w:author="Author">
              <w:r w:rsidRPr="00E8360B">
                <w:rPr>
                  <w:rFonts w:ascii="Times New Roman" w:eastAsia="Times New Roman" w:hAnsi="Times New Roman" w:cs="Times New Roman"/>
                  <w:color w:val="000000"/>
                  <w:kern w:val="0"/>
                  <w:sz w:val="22"/>
                  <w:szCs w:val="22"/>
                  <w:lang w:eastAsia="en-AU"/>
                  <w14:ligatures w14:val="none"/>
                </w:rPr>
                <w:t>usersince [2022]</w:t>
              </w:r>
            </w:ins>
          </w:p>
        </w:tc>
        <w:tc>
          <w:tcPr>
            <w:tcW w:w="1256" w:type="dxa"/>
            <w:tcBorders>
              <w:top w:val="nil"/>
              <w:left w:val="nil"/>
              <w:bottom w:val="nil"/>
              <w:right w:val="nil"/>
            </w:tcBorders>
            <w:noWrap/>
            <w:vAlign w:val="bottom"/>
            <w:hideMark/>
          </w:tcPr>
          <w:p w14:paraId="764233AF" w14:textId="77777777" w:rsidR="00E8360B" w:rsidRPr="00E8360B" w:rsidRDefault="00E8360B" w:rsidP="00E8360B">
            <w:pPr>
              <w:spacing w:after="0" w:line="240" w:lineRule="auto"/>
              <w:jc w:val="center"/>
              <w:rPr>
                <w:ins w:id="2784" w:author="Author"/>
                <w:rFonts w:ascii="Times New Roman" w:eastAsia="Times New Roman" w:hAnsi="Times New Roman" w:cs="Times New Roman"/>
                <w:color w:val="000000"/>
                <w:kern w:val="0"/>
                <w:sz w:val="22"/>
                <w:szCs w:val="22"/>
                <w:lang w:eastAsia="en-AU"/>
                <w14:ligatures w14:val="none"/>
              </w:rPr>
            </w:pPr>
            <w:ins w:id="2785" w:author="Author">
              <w:r w:rsidRPr="00E8360B">
                <w:rPr>
                  <w:rFonts w:ascii="Times New Roman" w:eastAsia="Times New Roman" w:hAnsi="Times New Roman" w:cs="Times New Roman"/>
                  <w:color w:val="000000"/>
                  <w:kern w:val="0"/>
                  <w:sz w:val="22"/>
                  <w:szCs w:val="22"/>
                  <w:lang w:eastAsia="en-AU"/>
                  <w14:ligatures w14:val="none"/>
                </w:rPr>
                <w:t>1.2</w:t>
              </w:r>
            </w:ins>
          </w:p>
        </w:tc>
        <w:tc>
          <w:tcPr>
            <w:tcW w:w="1714" w:type="dxa"/>
            <w:tcBorders>
              <w:top w:val="nil"/>
              <w:left w:val="nil"/>
              <w:bottom w:val="nil"/>
              <w:right w:val="nil"/>
            </w:tcBorders>
            <w:noWrap/>
            <w:vAlign w:val="bottom"/>
            <w:hideMark/>
          </w:tcPr>
          <w:p w14:paraId="64C5B828" w14:textId="77777777" w:rsidR="00E8360B" w:rsidRPr="00E8360B" w:rsidRDefault="00E8360B" w:rsidP="00E8360B">
            <w:pPr>
              <w:spacing w:after="0" w:line="240" w:lineRule="auto"/>
              <w:jc w:val="center"/>
              <w:rPr>
                <w:ins w:id="2786" w:author="Author"/>
                <w:rFonts w:ascii="Times New Roman" w:eastAsia="Times New Roman" w:hAnsi="Times New Roman" w:cs="Times New Roman"/>
                <w:color w:val="000000"/>
                <w:kern w:val="0"/>
                <w:sz w:val="22"/>
                <w:szCs w:val="22"/>
                <w:lang w:eastAsia="en-AU"/>
                <w14:ligatures w14:val="none"/>
              </w:rPr>
            </w:pPr>
            <w:ins w:id="2787" w:author="Author">
              <w:r w:rsidRPr="00E8360B">
                <w:rPr>
                  <w:rFonts w:ascii="Times New Roman" w:eastAsia="Times New Roman" w:hAnsi="Times New Roman" w:cs="Times New Roman"/>
                  <w:color w:val="000000"/>
                  <w:kern w:val="0"/>
                  <w:sz w:val="22"/>
                  <w:szCs w:val="22"/>
                  <w:lang w:eastAsia="en-AU"/>
                  <w14:ligatures w14:val="none"/>
                </w:rPr>
                <w:t>0.60 – 2.84</w:t>
              </w:r>
            </w:ins>
          </w:p>
        </w:tc>
        <w:tc>
          <w:tcPr>
            <w:tcW w:w="836" w:type="dxa"/>
            <w:tcBorders>
              <w:top w:val="nil"/>
              <w:left w:val="nil"/>
              <w:bottom w:val="nil"/>
              <w:right w:val="nil"/>
            </w:tcBorders>
            <w:noWrap/>
            <w:vAlign w:val="bottom"/>
            <w:hideMark/>
          </w:tcPr>
          <w:p w14:paraId="1036D2D7" w14:textId="77777777" w:rsidR="00E8360B" w:rsidRPr="00E8360B" w:rsidRDefault="00E8360B" w:rsidP="00E8360B">
            <w:pPr>
              <w:spacing w:after="0" w:line="240" w:lineRule="auto"/>
              <w:jc w:val="right"/>
              <w:rPr>
                <w:ins w:id="2788" w:author="Author"/>
                <w:rFonts w:ascii="Times New Roman" w:eastAsia="Times New Roman" w:hAnsi="Times New Roman" w:cs="Times New Roman"/>
                <w:color w:val="000000"/>
                <w:kern w:val="0"/>
                <w:sz w:val="22"/>
                <w:szCs w:val="22"/>
                <w:lang w:eastAsia="en-AU"/>
                <w14:ligatures w14:val="none"/>
              </w:rPr>
            </w:pPr>
            <w:ins w:id="2789" w:author="Author">
              <w:r w:rsidRPr="00E8360B">
                <w:rPr>
                  <w:rFonts w:ascii="Times New Roman" w:eastAsia="Times New Roman" w:hAnsi="Times New Roman" w:cs="Times New Roman"/>
                  <w:color w:val="000000"/>
                  <w:kern w:val="0"/>
                  <w:sz w:val="22"/>
                  <w:szCs w:val="22"/>
                  <w:lang w:eastAsia="en-AU"/>
                  <w14:ligatures w14:val="none"/>
                </w:rPr>
                <w:t>0.646</w:t>
              </w:r>
            </w:ins>
          </w:p>
        </w:tc>
      </w:tr>
      <w:tr w:rsidR="00E8360B" w:rsidRPr="00E8360B" w14:paraId="2F1BB893" w14:textId="77777777" w:rsidTr="00E8360B">
        <w:trPr>
          <w:trHeight w:val="276"/>
          <w:ins w:id="2790" w:author="Author"/>
        </w:trPr>
        <w:tc>
          <w:tcPr>
            <w:tcW w:w="2430" w:type="dxa"/>
            <w:tcBorders>
              <w:top w:val="nil"/>
              <w:left w:val="nil"/>
              <w:bottom w:val="nil"/>
              <w:right w:val="nil"/>
            </w:tcBorders>
            <w:noWrap/>
            <w:vAlign w:val="bottom"/>
            <w:hideMark/>
          </w:tcPr>
          <w:p w14:paraId="0962702C" w14:textId="77777777" w:rsidR="00E8360B" w:rsidRPr="00E8360B" w:rsidRDefault="00E8360B" w:rsidP="00E8360B">
            <w:pPr>
              <w:spacing w:after="0" w:line="240" w:lineRule="auto"/>
              <w:rPr>
                <w:ins w:id="2791" w:author="Author"/>
                <w:rFonts w:ascii="Times New Roman" w:eastAsia="Times New Roman" w:hAnsi="Times New Roman" w:cs="Times New Roman"/>
                <w:color w:val="000000"/>
                <w:kern w:val="0"/>
                <w:sz w:val="22"/>
                <w:szCs w:val="22"/>
                <w:lang w:eastAsia="en-AU"/>
                <w14:ligatures w14:val="none"/>
              </w:rPr>
            </w:pPr>
            <w:ins w:id="2792" w:author="Author">
              <w:r w:rsidRPr="00E8360B">
                <w:rPr>
                  <w:rFonts w:ascii="Times New Roman" w:eastAsia="Times New Roman" w:hAnsi="Times New Roman" w:cs="Times New Roman"/>
                  <w:color w:val="000000"/>
                  <w:kern w:val="0"/>
                  <w:sz w:val="22"/>
                  <w:szCs w:val="22"/>
                  <w:lang w:eastAsia="en-AU"/>
                  <w14:ligatures w14:val="none"/>
                </w:rPr>
                <w:t>logretweets</w:t>
              </w:r>
            </w:ins>
          </w:p>
        </w:tc>
        <w:tc>
          <w:tcPr>
            <w:tcW w:w="1256" w:type="dxa"/>
            <w:tcBorders>
              <w:top w:val="nil"/>
              <w:left w:val="nil"/>
              <w:bottom w:val="nil"/>
              <w:right w:val="nil"/>
            </w:tcBorders>
            <w:noWrap/>
            <w:vAlign w:val="bottom"/>
            <w:hideMark/>
          </w:tcPr>
          <w:p w14:paraId="207602BB" w14:textId="77777777" w:rsidR="00E8360B" w:rsidRPr="00E8360B" w:rsidRDefault="00E8360B" w:rsidP="00E8360B">
            <w:pPr>
              <w:spacing w:after="0" w:line="240" w:lineRule="auto"/>
              <w:jc w:val="center"/>
              <w:rPr>
                <w:ins w:id="2793" w:author="Author"/>
                <w:rFonts w:ascii="Times New Roman" w:eastAsia="Times New Roman" w:hAnsi="Times New Roman" w:cs="Times New Roman"/>
                <w:color w:val="000000"/>
                <w:kern w:val="0"/>
                <w:sz w:val="22"/>
                <w:szCs w:val="22"/>
                <w:lang w:eastAsia="en-AU"/>
                <w14:ligatures w14:val="none"/>
              </w:rPr>
            </w:pPr>
            <w:ins w:id="2794" w:author="Author">
              <w:r w:rsidRPr="00E8360B">
                <w:rPr>
                  <w:rFonts w:ascii="Times New Roman" w:eastAsia="Times New Roman" w:hAnsi="Times New Roman" w:cs="Times New Roman"/>
                  <w:color w:val="000000"/>
                  <w:kern w:val="0"/>
                  <w:sz w:val="22"/>
                  <w:szCs w:val="22"/>
                  <w:lang w:eastAsia="en-AU"/>
                  <w14:ligatures w14:val="none"/>
                </w:rPr>
                <w:t>0.97</w:t>
              </w:r>
            </w:ins>
          </w:p>
        </w:tc>
        <w:tc>
          <w:tcPr>
            <w:tcW w:w="1714" w:type="dxa"/>
            <w:tcBorders>
              <w:top w:val="nil"/>
              <w:left w:val="nil"/>
              <w:bottom w:val="nil"/>
              <w:right w:val="nil"/>
            </w:tcBorders>
            <w:noWrap/>
            <w:vAlign w:val="bottom"/>
            <w:hideMark/>
          </w:tcPr>
          <w:p w14:paraId="6A5382FE" w14:textId="77777777" w:rsidR="00E8360B" w:rsidRPr="00E8360B" w:rsidRDefault="00E8360B" w:rsidP="00E8360B">
            <w:pPr>
              <w:spacing w:after="0" w:line="240" w:lineRule="auto"/>
              <w:jc w:val="center"/>
              <w:rPr>
                <w:ins w:id="2795" w:author="Author"/>
                <w:rFonts w:ascii="Times New Roman" w:eastAsia="Times New Roman" w:hAnsi="Times New Roman" w:cs="Times New Roman"/>
                <w:color w:val="000000"/>
                <w:kern w:val="0"/>
                <w:sz w:val="22"/>
                <w:szCs w:val="22"/>
                <w:lang w:eastAsia="en-AU"/>
                <w14:ligatures w14:val="none"/>
              </w:rPr>
            </w:pPr>
            <w:ins w:id="2796" w:author="Author">
              <w:r w:rsidRPr="00E8360B">
                <w:rPr>
                  <w:rFonts w:ascii="Times New Roman" w:eastAsia="Times New Roman" w:hAnsi="Times New Roman" w:cs="Times New Roman"/>
                  <w:color w:val="000000"/>
                  <w:kern w:val="0"/>
                  <w:sz w:val="22"/>
                  <w:szCs w:val="22"/>
                  <w:lang w:eastAsia="en-AU"/>
                  <w14:ligatures w14:val="none"/>
                </w:rPr>
                <w:t>0.97 – 0.98</w:t>
              </w:r>
            </w:ins>
          </w:p>
        </w:tc>
        <w:tc>
          <w:tcPr>
            <w:tcW w:w="836" w:type="dxa"/>
            <w:tcBorders>
              <w:top w:val="nil"/>
              <w:left w:val="nil"/>
              <w:bottom w:val="nil"/>
              <w:right w:val="nil"/>
            </w:tcBorders>
            <w:noWrap/>
            <w:vAlign w:val="bottom"/>
            <w:hideMark/>
          </w:tcPr>
          <w:p w14:paraId="20D539EB" w14:textId="77777777" w:rsidR="00E8360B" w:rsidRPr="00E8360B" w:rsidRDefault="00E8360B" w:rsidP="00E8360B">
            <w:pPr>
              <w:spacing w:after="0" w:line="240" w:lineRule="auto"/>
              <w:rPr>
                <w:ins w:id="2797" w:author="Author"/>
                <w:rFonts w:ascii="Times New Roman" w:eastAsia="Times New Roman" w:hAnsi="Times New Roman" w:cs="Times New Roman"/>
                <w:color w:val="000000"/>
                <w:kern w:val="0"/>
                <w:sz w:val="22"/>
                <w:szCs w:val="22"/>
                <w:lang w:eastAsia="en-AU"/>
                <w14:ligatures w14:val="none"/>
              </w:rPr>
            </w:pPr>
            <w:ins w:id="2798"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5A28C07" w14:textId="77777777" w:rsidTr="00E8360B">
        <w:trPr>
          <w:trHeight w:val="276"/>
          <w:ins w:id="2799" w:author="Author"/>
        </w:trPr>
        <w:tc>
          <w:tcPr>
            <w:tcW w:w="2430" w:type="dxa"/>
            <w:tcBorders>
              <w:top w:val="nil"/>
              <w:left w:val="nil"/>
              <w:bottom w:val="nil"/>
              <w:right w:val="nil"/>
            </w:tcBorders>
            <w:noWrap/>
            <w:vAlign w:val="bottom"/>
            <w:hideMark/>
          </w:tcPr>
          <w:p w14:paraId="5584AED3" w14:textId="77777777" w:rsidR="00E8360B" w:rsidRPr="00E8360B" w:rsidRDefault="00E8360B" w:rsidP="00E8360B">
            <w:pPr>
              <w:spacing w:after="0" w:line="240" w:lineRule="auto"/>
              <w:rPr>
                <w:ins w:id="2800" w:author="Author"/>
                <w:rFonts w:ascii="Times New Roman" w:eastAsia="Times New Roman" w:hAnsi="Times New Roman" w:cs="Times New Roman"/>
                <w:color w:val="000000"/>
                <w:kern w:val="0"/>
                <w:sz w:val="22"/>
                <w:szCs w:val="22"/>
                <w:lang w:eastAsia="en-AU"/>
                <w14:ligatures w14:val="none"/>
              </w:rPr>
            </w:pPr>
            <w:ins w:id="2801" w:author="Author">
              <w:r w:rsidRPr="00E8360B">
                <w:rPr>
                  <w:rFonts w:ascii="Times New Roman" w:eastAsia="Times New Roman" w:hAnsi="Times New Roman" w:cs="Times New Roman"/>
                  <w:color w:val="000000"/>
                  <w:kern w:val="0"/>
                  <w:sz w:val="22"/>
                  <w:szCs w:val="22"/>
                  <w:lang w:eastAsia="en-AU"/>
                  <w14:ligatures w14:val="none"/>
                </w:rPr>
                <w:t>loglikes</w:t>
              </w:r>
            </w:ins>
          </w:p>
        </w:tc>
        <w:tc>
          <w:tcPr>
            <w:tcW w:w="1256" w:type="dxa"/>
            <w:tcBorders>
              <w:top w:val="nil"/>
              <w:left w:val="nil"/>
              <w:bottom w:val="nil"/>
              <w:right w:val="nil"/>
            </w:tcBorders>
            <w:noWrap/>
            <w:vAlign w:val="bottom"/>
            <w:hideMark/>
          </w:tcPr>
          <w:p w14:paraId="5E33C32C" w14:textId="77777777" w:rsidR="00E8360B" w:rsidRPr="00E8360B" w:rsidRDefault="00E8360B" w:rsidP="00E8360B">
            <w:pPr>
              <w:spacing w:after="0" w:line="240" w:lineRule="auto"/>
              <w:jc w:val="center"/>
              <w:rPr>
                <w:ins w:id="2802" w:author="Author"/>
                <w:rFonts w:ascii="Times New Roman" w:eastAsia="Times New Roman" w:hAnsi="Times New Roman" w:cs="Times New Roman"/>
                <w:color w:val="000000"/>
                <w:kern w:val="0"/>
                <w:sz w:val="22"/>
                <w:szCs w:val="22"/>
                <w:lang w:eastAsia="en-AU"/>
                <w14:ligatures w14:val="none"/>
              </w:rPr>
            </w:pPr>
            <w:ins w:id="2803" w:author="Author">
              <w:r w:rsidRPr="00E8360B">
                <w:rPr>
                  <w:rFonts w:ascii="Times New Roman" w:eastAsia="Times New Roman" w:hAnsi="Times New Roman" w:cs="Times New Roman"/>
                  <w:color w:val="000000"/>
                  <w:kern w:val="0"/>
                  <w:sz w:val="22"/>
                  <w:szCs w:val="22"/>
                  <w:lang w:eastAsia="en-AU"/>
                  <w14:ligatures w14:val="none"/>
                </w:rPr>
                <w:t>0.99</w:t>
              </w:r>
            </w:ins>
          </w:p>
        </w:tc>
        <w:tc>
          <w:tcPr>
            <w:tcW w:w="1714" w:type="dxa"/>
            <w:tcBorders>
              <w:top w:val="nil"/>
              <w:left w:val="nil"/>
              <w:bottom w:val="nil"/>
              <w:right w:val="nil"/>
            </w:tcBorders>
            <w:noWrap/>
            <w:vAlign w:val="bottom"/>
            <w:hideMark/>
          </w:tcPr>
          <w:p w14:paraId="02D345C1" w14:textId="77777777" w:rsidR="00E8360B" w:rsidRPr="00E8360B" w:rsidRDefault="00E8360B" w:rsidP="00E8360B">
            <w:pPr>
              <w:spacing w:after="0" w:line="240" w:lineRule="auto"/>
              <w:jc w:val="center"/>
              <w:rPr>
                <w:ins w:id="2804" w:author="Author"/>
                <w:rFonts w:ascii="Times New Roman" w:eastAsia="Times New Roman" w:hAnsi="Times New Roman" w:cs="Times New Roman"/>
                <w:color w:val="000000"/>
                <w:kern w:val="0"/>
                <w:sz w:val="22"/>
                <w:szCs w:val="22"/>
                <w:lang w:eastAsia="en-AU"/>
                <w14:ligatures w14:val="none"/>
              </w:rPr>
            </w:pPr>
            <w:ins w:id="2805" w:author="Author">
              <w:r w:rsidRPr="00E8360B">
                <w:rPr>
                  <w:rFonts w:ascii="Times New Roman" w:eastAsia="Times New Roman" w:hAnsi="Times New Roman" w:cs="Times New Roman"/>
                  <w:color w:val="000000"/>
                  <w:kern w:val="0"/>
                  <w:sz w:val="22"/>
                  <w:szCs w:val="22"/>
                  <w:lang w:eastAsia="en-AU"/>
                  <w14:ligatures w14:val="none"/>
                </w:rPr>
                <w:t>0.98 – 0.99</w:t>
              </w:r>
            </w:ins>
          </w:p>
        </w:tc>
        <w:tc>
          <w:tcPr>
            <w:tcW w:w="836" w:type="dxa"/>
            <w:tcBorders>
              <w:top w:val="nil"/>
              <w:left w:val="nil"/>
              <w:bottom w:val="nil"/>
              <w:right w:val="nil"/>
            </w:tcBorders>
            <w:noWrap/>
            <w:vAlign w:val="bottom"/>
            <w:hideMark/>
          </w:tcPr>
          <w:p w14:paraId="7E27BDA0" w14:textId="77777777" w:rsidR="00E8360B" w:rsidRPr="00E8360B" w:rsidRDefault="00E8360B" w:rsidP="00E8360B">
            <w:pPr>
              <w:spacing w:after="0" w:line="240" w:lineRule="auto"/>
              <w:rPr>
                <w:ins w:id="2806" w:author="Author"/>
                <w:rFonts w:ascii="Times New Roman" w:eastAsia="Times New Roman" w:hAnsi="Times New Roman" w:cs="Times New Roman"/>
                <w:color w:val="000000"/>
                <w:kern w:val="0"/>
                <w:sz w:val="22"/>
                <w:szCs w:val="22"/>
                <w:lang w:eastAsia="en-AU"/>
                <w14:ligatures w14:val="none"/>
              </w:rPr>
            </w:pPr>
            <w:ins w:id="2807"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713EAF84" w14:textId="77777777" w:rsidTr="00E8360B">
        <w:trPr>
          <w:trHeight w:val="276"/>
          <w:ins w:id="2808" w:author="Author"/>
        </w:trPr>
        <w:tc>
          <w:tcPr>
            <w:tcW w:w="2430" w:type="dxa"/>
            <w:tcBorders>
              <w:top w:val="nil"/>
              <w:left w:val="nil"/>
              <w:bottom w:val="nil"/>
              <w:right w:val="nil"/>
            </w:tcBorders>
            <w:noWrap/>
            <w:vAlign w:val="bottom"/>
            <w:hideMark/>
          </w:tcPr>
          <w:p w14:paraId="57E2BE7C" w14:textId="77777777" w:rsidR="00E8360B" w:rsidRPr="00E8360B" w:rsidRDefault="00E8360B" w:rsidP="00E8360B">
            <w:pPr>
              <w:spacing w:after="0" w:line="240" w:lineRule="auto"/>
              <w:rPr>
                <w:ins w:id="2809" w:author="Author"/>
                <w:rFonts w:ascii="Times New Roman" w:eastAsia="Times New Roman" w:hAnsi="Times New Roman" w:cs="Times New Roman"/>
                <w:color w:val="000000"/>
                <w:kern w:val="0"/>
                <w:sz w:val="22"/>
                <w:szCs w:val="22"/>
                <w:lang w:eastAsia="en-AU"/>
                <w14:ligatures w14:val="none"/>
              </w:rPr>
            </w:pPr>
            <w:ins w:id="2810" w:author="Author">
              <w:r w:rsidRPr="00E8360B">
                <w:rPr>
                  <w:rFonts w:ascii="Times New Roman" w:eastAsia="Times New Roman" w:hAnsi="Times New Roman" w:cs="Times New Roman"/>
                  <w:color w:val="000000"/>
                  <w:kern w:val="0"/>
                  <w:sz w:val="22"/>
                  <w:szCs w:val="22"/>
                  <w:lang w:eastAsia="en-AU"/>
                  <w14:ligatures w14:val="none"/>
                </w:rPr>
                <w:t>logquotes</w:t>
              </w:r>
            </w:ins>
          </w:p>
        </w:tc>
        <w:tc>
          <w:tcPr>
            <w:tcW w:w="1256" w:type="dxa"/>
            <w:tcBorders>
              <w:top w:val="nil"/>
              <w:left w:val="nil"/>
              <w:bottom w:val="nil"/>
              <w:right w:val="nil"/>
            </w:tcBorders>
            <w:noWrap/>
            <w:vAlign w:val="bottom"/>
            <w:hideMark/>
          </w:tcPr>
          <w:p w14:paraId="30B28200" w14:textId="77777777" w:rsidR="00E8360B" w:rsidRPr="00E8360B" w:rsidRDefault="00E8360B" w:rsidP="00E8360B">
            <w:pPr>
              <w:spacing w:after="0" w:line="240" w:lineRule="auto"/>
              <w:jc w:val="center"/>
              <w:rPr>
                <w:ins w:id="2811" w:author="Author"/>
                <w:rFonts w:ascii="Times New Roman" w:eastAsia="Times New Roman" w:hAnsi="Times New Roman" w:cs="Times New Roman"/>
                <w:color w:val="000000"/>
                <w:kern w:val="0"/>
                <w:sz w:val="22"/>
                <w:szCs w:val="22"/>
                <w:lang w:eastAsia="en-AU"/>
                <w14:ligatures w14:val="none"/>
              </w:rPr>
            </w:pPr>
            <w:ins w:id="2812" w:author="Author">
              <w:r w:rsidRPr="00E8360B">
                <w:rPr>
                  <w:rFonts w:ascii="Times New Roman" w:eastAsia="Times New Roman" w:hAnsi="Times New Roman" w:cs="Times New Roman"/>
                  <w:color w:val="000000"/>
                  <w:kern w:val="0"/>
                  <w:sz w:val="22"/>
                  <w:szCs w:val="22"/>
                  <w:lang w:eastAsia="en-AU"/>
                  <w14:ligatures w14:val="none"/>
                </w:rPr>
                <w:t>1.04</w:t>
              </w:r>
            </w:ins>
          </w:p>
        </w:tc>
        <w:tc>
          <w:tcPr>
            <w:tcW w:w="1714" w:type="dxa"/>
            <w:tcBorders>
              <w:top w:val="nil"/>
              <w:left w:val="nil"/>
              <w:bottom w:val="nil"/>
              <w:right w:val="nil"/>
            </w:tcBorders>
            <w:noWrap/>
            <w:vAlign w:val="bottom"/>
            <w:hideMark/>
          </w:tcPr>
          <w:p w14:paraId="4B320381" w14:textId="77777777" w:rsidR="00E8360B" w:rsidRPr="00E8360B" w:rsidRDefault="00E8360B" w:rsidP="00E8360B">
            <w:pPr>
              <w:spacing w:after="0" w:line="240" w:lineRule="auto"/>
              <w:jc w:val="center"/>
              <w:rPr>
                <w:ins w:id="2813" w:author="Author"/>
                <w:rFonts w:ascii="Times New Roman" w:eastAsia="Times New Roman" w:hAnsi="Times New Roman" w:cs="Times New Roman"/>
                <w:color w:val="000000"/>
                <w:kern w:val="0"/>
                <w:sz w:val="22"/>
                <w:szCs w:val="22"/>
                <w:lang w:eastAsia="en-AU"/>
                <w14:ligatures w14:val="none"/>
              </w:rPr>
            </w:pPr>
            <w:ins w:id="2814" w:author="Author">
              <w:r w:rsidRPr="00E8360B">
                <w:rPr>
                  <w:rFonts w:ascii="Times New Roman" w:eastAsia="Times New Roman" w:hAnsi="Times New Roman" w:cs="Times New Roman"/>
                  <w:color w:val="000000"/>
                  <w:kern w:val="0"/>
                  <w:sz w:val="22"/>
                  <w:szCs w:val="22"/>
                  <w:lang w:eastAsia="en-AU"/>
                  <w14:ligatures w14:val="none"/>
                </w:rPr>
                <w:t>1.04 – 1.05</w:t>
              </w:r>
            </w:ins>
          </w:p>
        </w:tc>
        <w:tc>
          <w:tcPr>
            <w:tcW w:w="836" w:type="dxa"/>
            <w:tcBorders>
              <w:top w:val="nil"/>
              <w:left w:val="nil"/>
              <w:bottom w:val="nil"/>
              <w:right w:val="nil"/>
            </w:tcBorders>
            <w:noWrap/>
            <w:vAlign w:val="bottom"/>
            <w:hideMark/>
          </w:tcPr>
          <w:p w14:paraId="58BD4CF8" w14:textId="77777777" w:rsidR="00E8360B" w:rsidRPr="00E8360B" w:rsidRDefault="00E8360B" w:rsidP="00E8360B">
            <w:pPr>
              <w:spacing w:after="0" w:line="240" w:lineRule="auto"/>
              <w:rPr>
                <w:ins w:id="2815" w:author="Author"/>
                <w:rFonts w:ascii="Times New Roman" w:eastAsia="Times New Roman" w:hAnsi="Times New Roman" w:cs="Times New Roman"/>
                <w:color w:val="000000"/>
                <w:kern w:val="0"/>
                <w:sz w:val="22"/>
                <w:szCs w:val="22"/>
                <w:lang w:eastAsia="en-AU"/>
                <w14:ligatures w14:val="none"/>
              </w:rPr>
            </w:pPr>
            <w:ins w:id="2816"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6EEA8636" w14:textId="77777777" w:rsidTr="00E8360B">
        <w:trPr>
          <w:trHeight w:val="276"/>
          <w:ins w:id="2817" w:author="Author"/>
        </w:trPr>
        <w:tc>
          <w:tcPr>
            <w:tcW w:w="2430" w:type="dxa"/>
            <w:tcBorders>
              <w:top w:val="nil"/>
              <w:left w:val="nil"/>
              <w:bottom w:val="nil"/>
              <w:right w:val="nil"/>
            </w:tcBorders>
            <w:noWrap/>
            <w:vAlign w:val="bottom"/>
            <w:hideMark/>
          </w:tcPr>
          <w:p w14:paraId="0CE04A9A" w14:textId="77777777" w:rsidR="00E8360B" w:rsidRPr="00E8360B" w:rsidRDefault="00E8360B" w:rsidP="00E8360B">
            <w:pPr>
              <w:spacing w:after="0" w:line="240" w:lineRule="auto"/>
              <w:rPr>
                <w:ins w:id="2818" w:author="Author"/>
                <w:rFonts w:ascii="Times New Roman" w:eastAsia="Times New Roman" w:hAnsi="Times New Roman" w:cs="Times New Roman"/>
                <w:color w:val="000000"/>
                <w:kern w:val="0"/>
                <w:sz w:val="22"/>
                <w:szCs w:val="22"/>
                <w:lang w:eastAsia="en-AU"/>
                <w14:ligatures w14:val="none"/>
              </w:rPr>
            </w:pPr>
            <w:ins w:id="2819" w:author="Author">
              <w:r w:rsidRPr="00E8360B">
                <w:rPr>
                  <w:rFonts w:ascii="Times New Roman" w:eastAsia="Times New Roman" w:hAnsi="Times New Roman" w:cs="Times New Roman"/>
                  <w:color w:val="000000"/>
                  <w:kern w:val="0"/>
                  <w:sz w:val="22"/>
                  <w:szCs w:val="22"/>
                  <w:lang w:eastAsia="en-AU"/>
                  <w14:ligatures w14:val="none"/>
                </w:rPr>
                <w:t>words</w:t>
              </w:r>
            </w:ins>
          </w:p>
        </w:tc>
        <w:tc>
          <w:tcPr>
            <w:tcW w:w="1256" w:type="dxa"/>
            <w:tcBorders>
              <w:top w:val="nil"/>
              <w:left w:val="nil"/>
              <w:bottom w:val="nil"/>
              <w:right w:val="nil"/>
            </w:tcBorders>
            <w:noWrap/>
            <w:vAlign w:val="bottom"/>
            <w:hideMark/>
          </w:tcPr>
          <w:p w14:paraId="139A9BF0" w14:textId="77777777" w:rsidR="00E8360B" w:rsidRPr="00E8360B" w:rsidRDefault="00E8360B" w:rsidP="00E8360B">
            <w:pPr>
              <w:spacing w:after="0" w:line="240" w:lineRule="auto"/>
              <w:jc w:val="center"/>
              <w:rPr>
                <w:ins w:id="2820" w:author="Author"/>
                <w:rFonts w:ascii="Times New Roman" w:eastAsia="Times New Roman" w:hAnsi="Times New Roman" w:cs="Times New Roman"/>
                <w:color w:val="000000"/>
                <w:kern w:val="0"/>
                <w:sz w:val="22"/>
                <w:szCs w:val="22"/>
                <w:lang w:eastAsia="en-AU"/>
                <w14:ligatures w14:val="none"/>
              </w:rPr>
            </w:pPr>
            <w:ins w:id="2821" w:author="Author">
              <w:r w:rsidRPr="00E8360B">
                <w:rPr>
                  <w:rFonts w:ascii="Times New Roman" w:eastAsia="Times New Roman" w:hAnsi="Times New Roman" w:cs="Times New Roman"/>
                  <w:color w:val="000000"/>
                  <w:kern w:val="0"/>
                  <w:sz w:val="22"/>
                  <w:szCs w:val="22"/>
                  <w:lang w:eastAsia="en-AU"/>
                  <w14:ligatures w14:val="none"/>
                </w:rPr>
                <w:t>1.02</w:t>
              </w:r>
            </w:ins>
          </w:p>
        </w:tc>
        <w:tc>
          <w:tcPr>
            <w:tcW w:w="1714" w:type="dxa"/>
            <w:tcBorders>
              <w:top w:val="nil"/>
              <w:left w:val="nil"/>
              <w:bottom w:val="nil"/>
              <w:right w:val="nil"/>
            </w:tcBorders>
            <w:noWrap/>
            <w:vAlign w:val="bottom"/>
            <w:hideMark/>
          </w:tcPr>
          <w:p w14:paraId="2D5CFD30" w14:textId="77777777" w:rsidR="00E8360B" w:rsidRPr="00E8360B" w:rsidRDefault="00E8360B" w:rsidP="00E8360B">
            <w:pPr>
              <w:spacing w:after="0" w:line="240" w:lineRule="auto"/>
              <w:jc w:val="center"/>
              <w:rPr>
                <w:ins w:id="2822" w:author="Author"/>
                <w:rFonts w:ascii="Times New Roman" w:eastAsia="Times New Roman" w:hAnsi="Times New Roman" w:cs="Times New Roman"/>
                <w:color w:val="000000"/>
                <w:kern w:val="0"/>
                <w:sz w:val="22"/>
                <w:szCs w:val="22"/>
                <w:lang w:eastAsia="en-AU"/>
                <w14:ligatures w14:val="none"/>
              </w:rPr>
            </w:pPr>
            <w:ins w:id="2823" w:author="Author">
              <w:r w:rsidRPr="00E8360B">
                <w:rPr>
                  <w:rFonts w:ascii="Times New Roman" w:eastAsia="Times New Roman" w:hAnsi="Times New Roman" w:cs="Times New Roman"/>
                  <w:color w:val="000000"/>
                  <w:kern w:val="0"/>
                  <w:sz w:val="22"/>
                  <w:szCs w:val="22"/>
                  <w:lang w:eastAsia="en-AU"/>
                  <w14:ligatures w14:val="none"/>
                </w:rPr>
                <w:t>1.02 – 1.02</w:t>
              </w:r>
            </w:ins>
          </w:p>
        </w:tc>
        <w:tc>
          <w:tcPr>
            <w:tcW w:w="836" w:type="dxa"/>
            <w:tcBorders>
              <w:top w:val="nil"/>
              <w:left w:val="nil"/>
              <w:bottom w:val="nil"/>
              <w:right w:val="nil"/>
            </w:tcBorders>
            <w:noWrap/>
            <w:vAlign w:val="bottom"/>
            <w:hideMark/>
          </w:tcPr>
          <w:p w14:paraId="6369DA59" w14:textId="77777777" w:rsidR="00E8360B" w:rsidRPr="00E8360B" w:rsidRDefault="00E8360B" w:rsidP="00E8360B">
            <w:pPr>
              <w:spacing w:after="0" w:line="240" w:lineRule="auto"/>
              <w:rPr>
                <w:ins w:id="2824" w:author="Author"/>
                <w:rFonts w:ascii="Times New Roman" w:eastAsia="Times New Roman" w:hAnsi="Times New Roman" w:cs="Times New Roman"/>
                <w:color w:val="000000"/>
                <w:kern w:val="0"/>
                <w:sz w:val="22"/>
                <w:szCs w:val="22"/>
                <w:lang w:eastAsia="en-AU"/>
                <w14:ligatures w14:val="none"/>
              </w:rPr>
            </w:pPr>
            <w:ins w:id="2825"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1DC92DF1" w14:textId="77777777" w:rsidTr="00E8360B">
        <w:trPr>
          <w:trHeight w:val="276"/>
          <w:ins w:id="2826" w:author="Author"/>
        </w:trPr>
        <w:tc>
          <w:tcPr>
            <w:tcW w:w="2430" w:type="dxa"/>
            <w:tcBorders>
              <w:top w:val="nil"/>
              <w:left w:val="nil"/>
              <w:bottom w:val="nil"/>
              <w:right w:val="nil"/>
            </w:tcBorders>
            <w:noWrap/>
            <w:vAlign w:val="bottom"/>
            <w:hideMark/>
          </w:tcPr>
          <w:p w14:paraId="362BA574" w14:textId="77777777" w:rsidR="00E8360B" w:rsidRPr="00E8360B" w:rsidRDefault="00E8360B" w:rsidP="00E8360B">
            <w:pPr>
              <w:spacing w:after="0" w:line="240" w:lineRule="auto"/>
              <w:rPr>
                <w:ins w:id="2827" w:author="Author"/>
                <w:rFonts w:ascii="Times New Roman" w:eastAsia="Times New Roman" w:hAnsi="Times New Roman" w:cs="Times New Roman"/>
                <w:color w:val="000000"/>
                <w:kern w:val="0"/>
                <w:sz w:val="22"/>
                <w:szCs w:val="22"/>
                <w:lang w:eastAsia="en-AU"/>
                <w14:ligatures w14:val="none"/>
              </w:rPr>
            </w:pPr>
            <w:ins w:id="2828" w:author="Author">
              <w:r w:rsidRPr="00E8360B">
                <w:rPr>
                  <w:rFonts w:ascii="Times New Roman" w:eastAsia="Times New Roman" w:hAnsi="Times New Roman" w:cs="Times New Roman"/>
                  <w:color w:val="000000"/>
                  <w:kern w:val="0"/>
                  <w:sz w:val="22"/>
                  <w:szCs w:val="22"/>
                  <w:lang w:eastAsia="en-AU"/>
                  <w14:ligatures w14:val="none"/>
                </w:rPr>
                <w:t>logreplies</w:t>
              </w:r>
            </w:ins>
          </w:p>
        </w:tc>
        <w:tc>
          <w:tcPr>
            <w:tcW w:w="1256" w:type="dxa"/>
            <w:tcBorders>
              <w:top w:val="nil"/>
              <w:left w:val="nil"/>
              <w:bottom w:val="nil"/>
              <w:right w:val="nil"/>
            </w:tcBorders>
            <w:noWrap/>
            <w:vAlign w:val="bottom"/>
            <w:hideMark/>
          </w:tcPr>
          <w:p w14:paraId="437712E8" w14:textId="77777777" w:rsidR="00E8360B" w:rsidRPr="00E8360B" w:rsidRDefault="00E8360B" w:rsidP="00E8360B">
            <w:pPr>
              <w:spacing w:after="0" w:line="240" w:lineRule="auto"/>
              <w:jc w:val="center"/>
              <w:rPr>
                <w:ins w:id="2829" w:author="Author"/>
                <w:rFonts w:ascii="Times New Roman" w:eastAsia="Times New Roman" w:hAnsi="Times New Roman" w:cs="Times New Roman"/>
                <w:color w:val="000000"/>
                <w:kern w:val="0"/>
                <w:sz w:val="22"/>
                <w:szCs w:val="22"/>
                <w:lang w:eastAsia="en-AU"/>
                <w14:ligatures w14:val="none"/>
              </w:rPr>
            </w:pPr>
            <w:ins w:id="2830" w:author="Author">
              <w:r w:rsidRPr="00E8360B">
                <w:rPr>
                  <w:rFonts w:ascii="Times New Roman" w:eastAsia="Times New Roman" w:hAnsi="Times New Roman" w:cs="Times New Roman"/>
                  <w:color w:val="000000"/>
                  <w:kern w:val="0"/>
                  <w:sz w:val="22"/>
                  <w:szCs w:val="22"/>
                  <w:lang w:eastAsia="en-AU"/>
                  <w14:ligatures w14:val="none"/>
                </w:rPr>
                <w:t>0.99</w:t>
              </w:r>
            </w:ins>
          </w:p>
        </w:tc>
        <w:tc>
          <w:tcPr>
            <w:tcW w:w="1714" w:type="dxa"/>
            <w:tcBorders>
              <w:top w:val="nil"/>
              <w:left w:val="nil"/>
              <w:bottom w:val="nil"/>
              <w:right w:val="nil"/>
            </w:tcBorders>
            <w:noWrap/>
            <w:vAlign w:val="bottom"/>
            <w:hideMark/>
          </w:tcPr>
          <w:p w14:paraId="4A1D17DC" w14:textId="77777777" w:rsidR="00E8360B" w:rsidRPr="00E8360B" w:rsidRDefault="00E8360B" w:rsidP="00E8360B">
            <w:pPr>
              <w:spacing w:after="0" w:line="240" w:lineRule="auto"/>
              <w:jc w:val="center"/>
              <w:rPr>
                <w:ins w:id="2831" w:author="Author"/>
                <w:rFonts w:ascii="Times New Roman" w:eastAsia="Times New Roman" w:hAnsi="Times New Roman" w:cs="Times New Roman"/>
                <w:color w:val="000000"/>
                <w:kern w:val="0"/>
                <w:sz w:val="22"/>
                <w:szCs w:val="22"/>
                <w:lang w:eastAsia="en-AU"/>
                <w14:ligatures w14:val="none"/>
              </w:rPr>
            </w:pPr>
            <w:ins w:id="2832" w:author="Author">
              <w:r w:rsidRPr="00E8360B">
                <w:rPr>
                  <w:rFonts w:ascii="Times New Roman" w:eastAsia="Times New Roman" w:hAnsi="Times New Roman" w:cs="Times New Roman"/>
                  <w:color w:val="000000"/>
                  <w:kern w:val="0"/>
                  <w:sz w:val="22"/>
                  <w:szCs w:val="22"/>
                  <w:lang w:eastAsia="en-AU"/>
                  <w14:ligatures w14:val="none"/>
                </w:rPr>
                <w:t>0.99 – 1.00</w:t>
              </w:r>
            </w:ins>
          </w:p>
        </w:tc>
        <w:tc>
          <w:tcPr>
            <w:tcW w:w="836" w:type="dxa"/>
            <w:tcBorders>
              <w:top w:val="nil"/>
              <w:left w:val="nil"/>
              <w:bottom w:val="nil"/>
              <w:right w:val="nil"/>
            </w:tcBorders>
            <w:noWrap/>
            <w:vAlign w:val="bottom"/>
            <w:hideMark/>
          </w:tcPr>
          <w:p w14:paraId="59293AFF" w14:textId="77777777" w:rsidR="00E8360B" w:rsidRPr="00E8360B" w:rsidRDefault="00E8360B" w:rsidP="00E8360B">
            <w:pPr>
              <w:spacing w:after="0" w:line="240" w:lineRule="auto"/>
              <w:rPr>
                <w:ins w:id="2833" w:author="Author"/>
                <w:rFonts w:ascii="Times New Roman" w:eastAsia="Times New Roman" w:hAnsi="Times New Roman" w:cs="Times New Roman"/>
                <w:color w:val="000000"/>
                <w:kern w:val="0"/>
                <w:sz w:val="22"/>
                <w:szCs w:val="22"/>
                <w:lang w:eastAsia="en-AU"/>
                <w14:ligatures w14:val="none"/>
              </w:rPr>
            </w:pPr>
            <w:ins w:id="2834" w:author="Author">
              <w:r w:rsidRPr="00E8360B">
                <w:rPr>
                  <w:rFonts w:ascii="Times New Roman" w:eastAsia="Times New Roman" w:hAnsi="Times New Roman" w:cs="Times New Roman"/>
                  <w:color w:val="000000"/>
                  <w:kern w:val="0"/>
                  <w:sz w:val="22"/>
                  <w:szCs w:val="22"/>
                  <w:lang w:eastAsia="en-AU"/>
                  <w14:ligatures w14:val="none"/>
                </w:rPr>
                <w:t>&lt;0.001</w:t>
              </w:r>
            </w:ins>
          </w:p>
        </w:tc>
      </w:tr>
      <w:tr w:rsidR="00E8360B" w:rsidRPr="00E8360B" w14:paraId="53EC74A2" w14:textId="77777777" w:rsidTr="00E8360B">
        <w:trPr>
          <w:trHeight w:val="276"/>
          <w:ins w:id="2835" w:author="Author"/>
        </w:trPr>
        <w:tc>
          <w:tcPr>
            <w:tcW w:w="2430" w:type="dxa"/>
            <w:tcBorders>
              <w:top w:val="single" w:sz="4" w:space="0" w:color="auto"/>
              <w:left w:val="nil"/>
              <w:bottom w:val="nil"/>
              <w:right w:val="nil"/>
            </w:tcBorders>
            <w:noWrap/>
            <w:vAlign w:val="bottom"/>
            <w:hideMark/>
          </w:tcPr>
          <w:p w14:paraId="49F44034" w14:textId="77777777" w:rsidR="00E8360B" w:rsidRPr="00E8360B" w:rsidRDefault="00E8360B" w:rsidP="00E8360B">
            <w:pPr>
              <w:spacing w:after="0" w:line="240" w:lineRule="auto"/>
              <w:rPr>
                <w:ins w:id="2836" w:author="Author"/>
                <w:rFonts w:ascii="Times New Roman" w:eastAsia="Times New Roman" w:hAnsi="Times New Roman" w:cs="Times New Roman"/>
                <w:b/>
                <w:bCs/>
                <w:color w:val="000000"/>
                <w:kern w:val="0"/>
                <w:sz w:val="22"/>
                <w:szCs w:val="22"/>
                <w:lang w:eastAsia="en-AU"/>
                <w14:ligatures w14:val="none"/>
              </w:rPr>
            </w:pPr>
            <w:ins w:id="2837" w:author="Author">
              <w:r w:rsidRPr="00E8360B">
                <w:rPr>
                  <w:rFonts w:ascii="Times New Roman" w:eastAsia="Times New Roman" w:hAnsi="Times New Roman" w:cs="Times New Roman"/>
                  <w:b/>
                  <w:bCs/>
                  <w:color w:val="000000"/>
                  <w:kern w:val="0"/>
                  <w:sz w:val="22"/>
                  <w:szCs w:val="22"/>
                  <w:lang w:eastAsia="en-AU"/>
                  <w14:ligatures w14:val="none"/>
                </w:rPr>
                <w:t>Observations</w:t>
              </w:r>
            </w:ins>
          </w:p>
        </w:tc>
        <w:tc>
          <w:tcPr>
            <w:tcW w:w="1256" w:type="dxa"/>
            <w:tcBorders>
              <w:top w:val="single" w:sz="4" w:space="0" w:color="auto"/>
              <w:left w:val="nil"/>
              <w:bottom w:val="nil"/>
              <w:right w:val="nil"/>
            </w:tcBorders>
            <w:noWrap/>
            <w:vAlign w:val="bottom"/>
            <w:hideMark/>
          </w:tcPr>
          <w:p w14:paraId="3A4FF9EF" w14:textId="7B71831B" w:rsidR="00E8360B" w:rsidRPr="00E8360B" w:rsidRDefault="00E8360B" w:rsidP="00E8360B">
            <w:pPr>
              <w:spacing w:after="0" w:line="240" w:lineRule="auto"/>
              <w:jc w:val="center"/>
              <w:rPr>
                <w:ins w:id="2838" w:author="Author"/>
                <w:rFonts w:ascii="Times New Roman" w:eastAsia="Times New Roman" w:hAnsi="Times New Roman" w:cs="Times New Roman"/>
                <w:b/>
                <w:bCs/>
                <w:color w:val="000000"/>
                <w:kern w:val="0"/>
                <w:sz w:val="22"/>
                <w:szCs w:val="22"/>
                <w:lang w:eastAsia="en-AU"/>
                <w14:ligatures w14:val="none"/>
              </w:rPr>
            </w:pPr>
            <w:ins w:id="2839" w:author="Author">
              <w:r w:rsidRPr="00E8360B">
                <w:rPr>
                  <w:rFonts w:ascii="Times New Roman" w:eastAsia="Times New Roman" w:hAnsi="Times New Roman" w:cs="Times New Roman"/>
                  <w:b/>
                  <w:bCs/>
                  <w:color w:val="000000"/>
                  <w:kern w:val="0"/>
                  <w:sz w:val="22"/>
                  <w:szCs w:val="22"/>
                  <w:lang w:eastAsia="en-AU"/>
                  <w14:ligatures w14:val="none"/>
                </w:rPr>
                <w:t>1</w:t>
              </w:r>
              <w:r>
                <w:rPr>
                  <w:rFonts w:ascii="Times New Roman" w:eastAsia="Times New Roman" w:hAnsi="Times New Roman" w:cs="Times New Roman"/>
                  <w:b/>
                  <w:bCs/>
                  <w:color w:val="000000"/>
                  <w:kern w:val="0"/>
                  <w:sz w:val="22"/>
                  <w:szCs w:val="22"/>
                  <w:lang w:eastAsia="en-AU"/>
                  <w14:ligatures w14:val="none"/>
                </w:rPr>
                <w:t>.</w:t>
              </w:r>
              <w:r w:rsidRPr="00E8360B">
                <w:rPr>
                  <w:rFonts w:ascii="Times New Roman" w:eastAsia="Times New Roman" w:hAnsi="Times New Roman" w:cs="Times New Roman"/>
                  <w:b/>
                  <w:bCs/>
                  <w:color w:val="000000"/>
                  <w:kern w:val="0"/>
                  <w:sz w:val="22"/>
                  <w:szCs w:val="22"/>
                  <w:lang w:eastAsia="en-AU"/>
                  <w14:ligatures w14:val="none"/>
                </w:rPr>
                <w:t>902</w:t>
              </w:r>
              <w:r>
                <w:rPr>
                  <w:rFonts w:ascii="Times New Roman" w:eastAsia="Times New Roman" w:hAnsi="Times New Roman" w:cs="Times New Roman"/>
                  <w:b/>
                  <w:bCs/>
                  <w:color w:val="000000"/>
                  <w:kern w:val="0"/>
                  <w:sz w:val="22"/>
                  <w:szCs w:val="22"/>
                  <w:lang w:eastAsia="en-AU"/>
                  <w14:ligatures w14:val="none"/>
                </w:rPr>
                <w:t>.</w:t>
              </w:r>
              <w:r w:rsidRPr="00E8360B">
                <w:rPr>
                  <w:rFonts w:ascii="Times New Roman" w:eastAsia="Times New Roman" w:hAnsi="Times New Roman" w:cs="Times New Roman"/>
                  <w:b/>
                  <w:bCs/>
                  <w:color w:val="000000"/>
                  <w:kern w:val="0"/>
                  <w:sz w:val="22"/>
                  <w:szCs w:val="22"/>
                  <w:lang w:eastAsia="en-AU"/>
                  <w14:ligatures w14:val="none"/>
                </w:rPr>
                <w:t>354</w:t>
              </w:r>
            </w:ins>
          </w:p>
        </w:tc>
        <w:tc>
          <w:tcPr>
            <w:tcW w:w="1714" w:type="dxa"/>
            <w:tcBorders>
              <w:top w:val="single" w:sz="4" w:space="0" w:color="auto"/>
              <w:left w:val="nil"/>
              <w:bottom w:val="nil"/>
              <w:right w:val="nil"/>
            </w:tcBorders>
            <w:noWrap/>
            <w:vAlign w:val="bottom"/>
            <w:hideMark/>
          </w:tcPr>
          <w:p w14:paraId="29342702" w14:textId="13C99499" w:rsidR="00E8360B" w:rsidRPr="00E8360B" w:rsidRDefault="00E8360B" w:rsidP="00E8360B">
            <w:pPr>
              <w:spacing w:after="0" w:line="240" w:lineRule="auto"/>
              <w:jc w:val="center"/>
              <w:rPr>
                <w:ins w:id="2840" w:author="Author"/>
                <w:rFonts w:ascii="Times New Roman" w:eastAsia="Times New Roman" w:hAnsi="Times New Roman" w:cs="Times New Roman"/>
                <w:b/>
                <w:bCs/>
                <w:color w:val="000000"/>
                <w:kern w:val="0"/>
                <w:sz w:val="22"/>
                <w:szCs w:val="22"/>
                <w:lang w:eastAsia="en-AU"/>
                <w14:ligatures w14:val="none"/>
              </w:rPr>
            </w:pPr>
          </w:p>
        </w:tc>
        <w:tc>
          <w:tcPr>
            <w:tcW w:w="836" w:type="dxa"/>
            <w:tcBorders>
              <w:top w:val="single" w:sz="4" w:space="0" w:color="auto"/>
              <w:left w:val="nil"/>
              <w:bottom w:val="nil"/>
              <w:right w:val="nil"/>
            </w:tcBorders>
            <w:noWrap/>
            <w:vAlign w:val="bottom"/>
            <w:hideMark/>
          </w:tcPr>
          <w:p w14:paraId="50C941C1" w14:textId="77777777" w:rsidR="00E8360B" w:rsidRPr="00E8360B" w:rsidRDefault="00E8360B" w:rsidP="00E8360B">
            <w:pPr>
              <w:spacing w:after="0" w:line="240" w:lineRule="auto"/>
              <w:rPr>
                <w:ins w:id="2841" w:author="Author"/>
                <w:rFonts w:ascii="Times New Roman" w:eastAsia="Times New Roman" w:hAnsi="Times New Roman" w:cs="Times New Roman"/>
                <w:b/>
                <w:bCs/>
                <w:color w:val="000000"/>
                <w:kern w:val="0"/>
                <w:sz w:val="22"/>
                <w:szCs w:val="22"/>
                <w:lang w:eastAsia="en-AU"/>
                <w14:ligatures w14:val="none"/>
              </w:rPr>
            </w:pPr>
            <w:ins w:id="2842" w:author="Author">
              <w:r w:rsidRPr="00E8360B">
                <w:rPr>
                  <w:rFonts w:ascii="Times New Roman" w:eastAsia="Times New Roman" w:hAnsi="Times New Roman" w:cs="Times New Roman"/>
                  <w:b/>
                  <w:bCs/>
                  <w:color w:val="000000"/>
                  <w:kern w:val="0"/>
                  <w:sz w:val="22"/>
                  <w:szCs w:val="22"/>
                  <w:lang w:eastAsia="en-AU"/>
                  <w14:ligatures w14:val="none"/>
                </w:rPr>
                <w:t> </w:t>
              </w:r>
            </w:ins>
          </w:p>
        </w:tc>
      </w:tr>
      <w:tr w:rsidR="00E8360B" w:rsidRPr="00E8360B" w14:paraId="1BFC7A52" w14:textId="77777777" w:rsidTr="00E8360B">
        <w:trPr>
          <w:trHeight w:val="288"/>
          <w:ins w:id="2843" w:author="Author"/>
        </w:trPr>
        <w:tc>
          <w:tcPr>
            <w:tcW w:w="2430" w:type="dxa"/>
            <w:tcBorders>
              <w:top w:val="nil"/>
              <w:left w:val="nil"/>
              <w:bottom w:val="single" w:sz="8" w:space="0" w:color="auto"/>
              <w:right w:val="nil"/>
            </w:tcBorders>
            <w:noWrap/>
            <w:vAlign w:val="bottom"/>
            <w:hideMark/>
          </w:tcPr>
          <w:p w14:paraId="31435DCB" w14:textId="77777777" w:rsidR="00E8360B" w:rsidRPr="00E8360B" w:rsidRDefault="00E8360B" w:rsidP="00E8360B">
            <w:pPr>
              <w:spacing w:after="0" w:line="240" w:lineRule="auto"/>
              <w:rPr>
                <w:ins w:id="2844" w:author="Author"/>
                <w:rFonts w:ascii="Times New Roman" w:eastAsia="Times New Roman" w:hAnsi="Times New Roman" w:cs="Times New Roman"/>
                <w:b/>
                <w:bCs/>
                <w:color w:val="000000"/>
                <w:kern w:val="0"/>
                <w:sz w:val="22"/>
                <w:szCs w:val="22"/>
                <w:lang w:eastAsia="en-AU"/>
                <w14:ligatures w14:val="none"/>
              </w:rPr>
            </w:pPr>
            <w:ins w:id="2845" w:author="Author">
              <w:r w:rsidRPr="00E8360B">
                <w:rPr>
                  <w:rFonts w:ascii="Times New Roman" w:eastAsia="Times New Roman" w:hAnsi="Times New Roman" w:cs="Times New Roman"/>
                  <w:b/>
                  <w:bCs/>
                  <w:color w:val="000000"/>
                  <w:kern w:val="0"/>
                  <w:sz w:val="22"/>
                  <w:szCs w:val="22"/>
                  <w:lang w:eastAsia="en-AU"/>
                  <w14:ligatures w14:val="none"/>
                </w:rPr>
                <w:t>R2 Tjur</w:t>
              </w:r>
            </w:ins>
          </w:p>
        </w:tc>
        <w:tc>
          <w:tcPr>
            <w:tcW w:w="1256" w:type="dxa"/>
            <w:tcBorders>
              <w:top w:val="nil"/>
              <w:left w:val="nil"/>
              <w:bottom w:val="single" w:sz="8" w:space="0" w:color="auto"/>
              <w:right w:val="nil"/>
            </w:tcBorders>
            <w:noWrap/>
            <w:vAlign w:val="bottom"/>
            <w:hideMark/>
          </w:tcPr>
          <w:p w14:paraId="007200A7" w14:textId="77777777" w:rsidR="00E8360B" w:rsidRPr="00E8360B" w:rsidRDefault="00E8360B" w:rsidP="00E8360B">
            <w:pPr>
              <w:spacing w:after="0" w:line="240" w:lineRule="auto"/>
              <w:jc w:val="center"/>
              <w:rPr>
                <w:ins w:id="2846" w:author="Author"/>
                <w:rFonts w:ascii="Times New Roman" w:eastAsia="Times New Roman" w:hAnsi="Times New Roman" w:cs="Times New Roman"/>
                <w:b/>
                <w:bCs/>
                <w:color w:val="000000"/>
                <w:kern w:val="0"/>
                <w:sz w:val="22"/>
                <w:szCs w:val="22"/>
                <w:lang w:eastAsia="en-AU"/>
                <w14:ligatures w14:val="none"/>
              </w:rPr>
            </w:pPr>
            <w:ins w:id="2847" w:author="Author">
              <w:r w:rsidRPr="00E8360B">
                <w:rPr>
                  <w:rFonts w:ascii="Times New Roman" w:eastAsia="Times New Roman" w:hAnsi="Times New Roman" w:cs="Times New Roman"/>
                  <w:b/>
                  <w:bCs/>
                  <w:color w:val="000000"/>
                  <w:kern w:val="0"/>
                  <w:sz w:val="22"/>
                  <w:szCs w:val="22"/>
                  <w:lang w:eastAsia="en-AU"/>
                  <w14:ligatures w14:val="none"/>
                </w:rPr>
                <w:t>0.069</w:t>
              </w:r>
            </w:ins>
          </w:p>
        </w:tc>
        <w:tc>
          <w:tcPr>
            <w:tcW w:w="1714" w:type="dxa"/>
            <w:tcBorders>
              <w:top w:val="nil"/>
              <w:left w:val="nil"/>
              <w:bottom w:val="single" w:sz="8" w:space="0" w:color="auto"/>
              <w:right w:val="nil"/>
            </w:tcBorders>
            <w:noWrap/>
            <w:vAlign w:val="bottom"/>
            <w:hideMark/>
          </w:tcPr>
          <w:p w14:paraId="308FBA38" w14:textId="37566A3B" w:rsidR="00E8360B" w:rsidRPr="00E8360B" w:rsidRDefault="00E8360B" w:rsidP="00E8360B">
            <w:pPr>
              <w:spacing w:after="0" w:line="240" w:lineRule="auto"/>
              <w:jc w:val="center"/>
              <w:rPr>
                <w:ins w:id="2848" w:author="Author"/>
                <w:rFonts w:ascii="Times New Roman" w:eastAsia="Times New Roman" w:hAnsi="Times New Roman" w:cs="Times New Roman"/>
                <w:b/>
                <w:bCs/>
                <w:color w:val="000000"/>
                <w:kern w:val="0"/>
                <w:sz w:val="22"/>
                <w:szCs w:val="22"/>
                <w:lang w:eastAsia="en-AU"/>
                <w14:ligatures w14:val="none"/>
              </w:rPr>
            </w:pPr>
          </w:p>
        </w:tc>
        <w:tc>
          <w:tcPr>
            <w:tcW w:w="836" w:type="dxa"/>
            <w:tcBorders>
              <w:top w:val="nil"/>
              <w:left w:val="nil"/>
              <w:bottom w:val="single" w:sz="8" w:space="0" w:color="auto"/>
              <w:right w:val="nil"/>
            </w:tcBorders>
            <w:noWrap/>
            <w:vAlign w:val="bottom"/>
            <w:hideMark/>
          </w:tcPr>
          <w:p w14:paraId="14E7CEFD" w14:textId="77777777" w:rsidR="00E8360B" w:rsidRPr="00E8360B" w:rsidRDefault="00E8360B" w:rsidP="00E8360B">
            <w:pPr>
              <w:spacing w:after="0" w:line="240" w:lineRule="auto"/>
              <w:rPr>
                <w:ins w:id="2849" w:author="Author"/>
                <w:rFonts w:ascii="Times New Roman" w:eastAsia="Times New Roman" w:hAnsi="Times New Roman" w:cs="Times New Roman"/>
                <w:b/>
                <w:bCs/>
                <w:color w:val="000000"/>
                <w:kern w:val="0"/>
                <w:sz w:val="22"/>
                <w:szCs w:val="22"/>
                <w:lang w:eastAsia="en-AU"/>
                <w14:ligatures w14:val="none"/>
              </w:rPr>
            </w:pPr>
            <w:ins w:id="2850" w:author="Author">
              <w:r w:rsidRPr="00E8360B">
                <w:rPr>
                  <w:rFonts w:ascii="Times New Roman" w:eastAsia="Times New Roman" w:hAnsi="Times New Roman" w:cs="Times New Roman"/>
                  <w:b/>
                  <w:bCs/>
                  <w:color w:val="000000"/>
                  <w:kern w:val="0"/>
                  <w:sz w:val="22"/>
                  <w:szCs w:val="22"/>
                  <w:lang w:eastAsia="en-AU"/>
                  <w14:ligatures w14:val="none"/>
                </w:rPr>
                <w:t> </w:t>
              </w:r>
            </w:ins>
          </w:p>
        </w:tc>
      </w:tr>
    </w:tbl>
    <w:p w14:paraId="03377004" w14:textId="23A1DDE0" w:rsidR="00E8360B" w:rsidRPr="00942F9A" w:rsidRDefault="00E8360B" w:rsidP="00E8360B">
      <w:pPr>
        <w:spacing w:after="0"/>
        <w:jc w:val="right"/>
        <w:rPr>
          <w:ins w:id="2851" w:author="Author"/>
          <w:rFonts w:ascii="Times New Roman" w:hAnsi="Times New Roman" w:cs="Times New Roman"/>
          <w:color w:val="000000" w:themeColor="text1"/>
        </w:rPr>
      </w:pPr>
      <w:ins w:id="2852" w:author="Autho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6</w:t>
        </w:r>
        <w:r w:rsidRPr="00942F9A">
          <w:rPr>
            <w:rFonts w:ascii="Times New Roman" w:hAnsi="Times New Roman" w:cs="Times New Roman"/>
            <w:color w:val="000000" w:themeColor="text1"/>
          </w:rPr>
          <w:t xml:space="preserve">: </w:t>
        </w:r>
        <w:r>
          <w:rPr>
            <w:rFonts w:ascii="Times New Roman" w:hAnsi="Times New Roman" w:cs="Times New Roman"/>
            <w:color w:val="000000" w:themeColor="text1"/>
          </w:rPr>
          <w:t>Full r</w:t>
        </w:r>
        <w:r w:rsidRPr="00942F9A">
          <w:rPr>
            <w:rFonts w:ascii="Times New Roman" w:hAnsi="Times New Roman" w:cs="Times New Roman"/>
            <w:color w:val="000000" w:themeColor="text1"/>
          </w:rPr>
          <w:t>esults of the fixed-effects logistic regression model</w:t>
        </w:r>
        <w:r>
          <w:rPr>
            <w:rFonts w:ascii="Times New Roman" w:hAnsi="Times New Roman" w:cs="Times New Roman"/>
            <w:color w:val="000000" w:themeColor="text1"/>
          </w:rPr>
          <w:t xml:space="preserve"> including non-significant levels (model formula: glm(</w:t>
        </w:r>
        <w:r w:rsidRPr="00E8360B">
          <w:rPr>
            <w:rFonts w:ascii="Times New Roman" w:hAnsi="Times New Roman" w:cs="Times New Roman"/>
            <w:color w:val="000000" w:themeColor="text1"/>
          </w:rPr>
          <w:t>vulgar ~ logfollowers + logfollowing + loglisted + topic +</w:t>
        </w:r>
        <w:r>
          <w:rPr>
            <w:rFonts w:ascii="Times New Roman" w:hAnsi="Times New Roman" w:cs="Times New Roman"/>
            <w:color w:val="000000" w:themeColor="text1"/>
          </w:rPr>
          <w:br/>
        </w:r>
        <w:r w:rsidRPr="00E8360B">
          <w:rPr>
            <w:rFonts w:ascii="Times New Roman" w:hAnsi="Times New Roman" w:cs="Times New Roman"/>
            <w:color w:val="000000" w:themeColor="text1"/>
          </w:rPr>
          <w:t xml:space="preserve"> usersince + logretweets + loglikes + logquotes + words, </w:t>
        </w:r>
        <w:r>
          <w:rPr>
            <w:rFonts w:ascii="Times New Roman" w:hAnsi="Times New Roman" w:cs="Times New Roman"/>
            <w:color w:val="000000" w:themeColor="text1"/>
          </w:rPr>
          <w:br/>
        </w:r>
        <w:r w:rsidRPr="00E8360B">
          <w:rPr>
            <w:rFonts w:ascii="Times New Roman" w:hAnsi="Times New Roman" w:cs="Times New Roman"/>
            <w:color w:val="000000" w:themeColor="text1"/>
          </w:rPr>
          <w:t>data = bdat, family = binomial</w:t>
        </w:r>
        <w:r>
          <w:rPr>
            <w:rFonts w:ascii="Times New Roman" w:hAnsi="Times New Roman" w:cs="Times New Roman"/>
            <w:color w:val="000000" w:themeColor="text1"/>
          </w:rPr>
          <w:t>)</w:t>
        </w:r>
        <w:r w:rsidRPr="00942F9A">
          <w:rPr>
            <w:rFonts w:ascii="Times New Roman" w:hAnsi="Times New Roman" w:cs="Times New Roman"/>
            <w:color w:val="000000" w:themeColor="text1"/>
          </w:rPr>
          <w:t>.</w:t>
        </w:r>
      </w:ins>
    </w:p>
    <w:p w14:paraId="0371D6A6" w14:textId="77777777" w:rsidR="00E8360B" w:rsidRPr="00942F9A" w:rsidRDefault="00E8360B" w:rsidP="00AA0C23">
      <w:pPr>
        <w:spacing w:after="0"/>
        <w:rPr>
          <w:rFonts w:ascii="Times New Roman" w:hAnsi="Times New Roman" w:cs="Times New Roman"/>
          <w:color w:val="000000" w:themeColor="text1"/>
        </w:rPr>
      </w:pPr>
    </w:p>
    <w:sectPr w:rsidR="00E8360B" w:rsidRPr="00942F9A" w:rsidSect="00004B27">
      <w:headerReference w:type="default" r:id="rId26"/>
      <w:footerReference w:type="defaul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68EF" w14:textId="77777777" w:rsidR="00652AA4" w:rsidRDefault="00652AA4" w:rsidP="00C90778">
      <w:pPr>
        <w:spacing w:after="0" w:line="240" w:lineRule="auto"/>
      </w:pPr>
      <w:r>
        <w:separator/>
      </w:r>
    </w:p>
  </w:endnote>
  <w:endnote w:type="continuationSeparator" w:id="0">
    <w:p w14:paraId="67A60A44" w14:textId="77777777" w:rsidR="00652AA4" w:rsidRDefault="00652AA4" w:rsidP="00C9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72428"/>
      <w:docPartObj>
        <w:docPartGallery w:val="Page Numbers (Bottom of Page)"/>
        <w:docPartUnique/>
      </w:docPartObj>
    </w:sdtPr>
    <w:sdtEndPr>
      <w:rPr>
        <w:rFonts w:ascii="Times New Roman" w:hAnsi="Times New Roman" w:cs="Times New Roman"/>
        <w:noProof/>
      </w:rPr>
    </w:sdtEndPr>
    <w:sdtContent>
      <w:p w14:paraId="01F06089" w14:textId="50C0AA0B" w:rsidR="006E4E0C" w:rsidRPr="00AA0C23" w:rsidRDefault="006E4E0C" w:rsidP="00AA0C23">
        <w:pPr>
          <w:pStyle w:val="Footer"/>
          <w:jc w:val="center"/>
          <w:rPr>
            <w:rFonts w:ascii="Times New Roman" w:hAnsi="Times New Roman" w:cs="Times New Roman"/>
          </w:rPr>
        </w:pPr>
        <w:r w:rsidRPr="00AA0C23">
          <w:rPr>
            <w:rFonts w:ascii="Times New Roman" w:hAnsi="Times New Roman" w:cs="Times New Roman"/>
          </w:rPr>
          <w:fldChar w:fldCharType="begin"/>
        </w:r>
        <w:r w:rsidRPr="00AA0C23">
          <w:rPr>
            <w:rFonts w:ascii="Times New Roman" w:hAnsi="Times New Roman" w:cs="Times New Roman"/>
          </w:rPr>
          <w:instrText xml:space="preserve"> PAGE   \* MERGEFORMAT </w:instrText>
        </w:r>
        <w:r w:rsidRPr="00AA0C23">
          <w:rPr>
            <w:rFonts w:ascii="Times New Roman" w:hAnsi="Times New Roman" w:cs="Times New Roman"/>
          </w:rPr>
          <w:fldChar w:fldCharType="separate"/>
        </w:r>
        <w:r w:rsidRPr="00AA0C23">
          <w:rPr>
            <w:rFonts w:ascii="Times New Roman" w:hAnsi="Times New Roman" w:cs="Times New Roman"/>
            <w:noProof/>
          </w:rPr>
          <w:t>2</w:t>
        </w:r>
        <w:r w:rsidRPr="00AA0C23">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8718" w14:textId="77777777" w:rsidR="00652AA4" w:rsidRDefault="00652AA4" w:rsidP="00C90778">
      <w:pPr>
        <w:spacing w:after="0" w:line="240" w:lineRule="auto"/>
      </w:pPr>
      <w:r>
        <w:separator/>
      </w:r>
    </w:p>
  </w:footnote>
  <w:footnote w:type="continuationSeparator" w:id="0">
    <w:p w14:paraId="25CF7AEF" w14:textId="77777777" w:rsidR="00652AA4" w:rsidRDefault="00652AA4" w:rsidP="00C90778">
      <w:pPr>
        <w:spacing w:after="0" w:line="240" w:lineRule="auto"/>
      </w:pPr>
      <w:r>
        <w:continuationSeparator/>
      </w:r>
    </w:p>
  </w:footnote>
  <w:footnote w:id="1">
    <w:p w14:paraId="7797BD00" w14:textId="368A0B55" w:rsidR="001F0CB0" w:rsidRPr="007E0DDF" w:rsidRDefault="001F0CB0">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A </w:t>
      </w:r>
      <w:r w:rsidR="00C45DB4" w:rsidRPr="007E0DDF">
        <w:rPr>
          <w:rFonts w:ascii="Times New Roman" w:hAnsi="Times New Roman" w:cs="Times New Roman"/>
        </w:rPr>
        <w:t>notable</w:t>
      </w:r>
      <w:r w:rsidRPr="007E0DDF">
        <w:rPr>
          <w:rFonts w:ascii="Times New Roman" w:hAnsi="Times New Roman" w:cs="Times New Roman"/>
        </w:rPr>
        <w:t xml:space="preserve"> exception is Schweinberger and </w:t>
      </w:r>
      <w:r w:rsidR="00C45DB4" w:rsidRPr="007E0DDF">
        <w:rPr>
          <w:rFonts w:ascii="Times New Roman" w:hAnsi="Times New Roman" w:cs="Times New Roman"/>
        </w:rPr>
        <w:t>Burridge</w:t>
      </w:r>
      <w:r w:rsidRPr="007E0DDF">
        <w:rPr>
          <w:rFonts w:ascii="Times New Roman" w:hAnsi="Times New Roman" w:cs="Times New Roman"/>
        </w:rPr>
        <w:t xml:space="preserve"> (</w:t>
      </w:r>
      <w:del w:id="11" w:author="Author">
        <w:r w:rsidRPr="007E0DDF">
          <w:rPr>
            <w:rFonts w:ascii="Times New Roman" w:hAnsi="Times New Roman" w:cs="Times New Roman"/>
          </w:rPr>
          <w:delText>fc</w:delText>
        </w:r>
      </w:del>
      <w:ins w:id="12" w:author="Author">
        <w:r w:rsidR="0050638C">
          <w:rPr>
            <w:rFonts w:ascii="Times New Roman" w:hAnsi="Times New Roman" w:cs="Times New Roman"/>
          </w:rPr>
          <w:t>2025</w:t>
        </w:r>
      </w:ins>
      <w:r w:rsidRPr="007E0DDF">
        <w:rPr>
          <w:rFonts w:ascii="Times New Roman" w:hAnsi="Times New Roman" w:cs="Times New Roman"/>
        </w:rPr>
        <w:t xml:space="preserve">) </w:t>
      </w:r>
      <w:r w:rsidR="00294AB5" w:rsidRPr="007E0DDF">
        <w:rPr>
          <w:rFonts w:ascii="Times New Roman" w:hAnsi="Times New Roman" w:cs="Times New Roman"/>
        </w:rPr>
        <w:t>which</w:t>
      </w:r>
      <w:r w:rsidR="00C45DB4" w:rsidRPr="007E0DDF">
        <w:rPr>
          <w:rFonts w:ascii="Times New Roman" w:hAnsi="Times New Roman" w:cs="Times New Roman"/>
        </w:rPr>
        <w:t xml:space="preserve"> analyses the use of vulgar language </w:t>
      </w:r>
      <w:r w:rsidR="00D641F0" w:rsidRPr="007E0DDF">
        <w:rPr>
          <w:rFonts w:ascii="Times New Roman" w:hAnsi="Times New Roman" w:cs="Times New Roman"/>
        </w:rPr>
        <w:t xml:space="preserve">in </w:t>
      </w:r>
      <w:del w:id="13" w:author="Author">
        <w:r w:rsidR="00D641F0" w:rsidRPr="007E0DDF">
          <w:rPr>
            <w:rFonts w:ascii="Times New Roman" w:hAnsi="Times New Roman" w:cs="Times New Roman"/>
          </w:rPr>
          <w:delText>online</w:delText>
        </w:r>
      </w:del>
      <w:ins w:id="14" w:author="Author">
        <w:r w:rsidR="000D62F3">
          <w:rPr>
            <w:rFonts w:ascii="Times New Roman" w:hAnsi="Times New Roman" w:cs="Times New Roman"/>
          </w:rPr>
          <w:t>web-based</w:t>
        </w:r>
      </w:ins>
      <w:r w:rsidR="000D62F3">
        <w:rPr>
          <w:rFonts w:ascii="Times New Roman" w:hAnsi="Times New Roman" w:cs="Times New Roman"/>
        </w:rPr>
        <w:t xml:space="preserve"> </w:t>
      </w:r>
      <w:r w:rsidR="00D641F0" w:rsidRPr="007E0DDF">
        <w:rPr>
          <w:rFonts w:ascii="Times New Roman" w:hAnsi="Times New Roman" w:cs="Times New Roman"/>
        </w:rPr>
        <w:t>data from</w:t>
      </w:r>
      <w:r w:rsidR="00C45DB4" w:rsidRPr="007E0DDF">
        <w:rPr>
          <w:rFonts w:ascii="Times New Roman" w:hAnsi="Times New Roman" w:cs="Times New Roman"/>
        </w:rPr>
        <w:t xml:space="preserve"> 20 English-speaking regions</w:t>
      </w:r>
      <w:del w:id="15" w:author="Author">
        <w:r w:rsidR="00D641F0" w:rsidRPr="007E0DDF">
          <w:rPr>
            <w:rFonts w:ascii="Times New Roman" w:hAnsi="Times New Roman" w:cs="Times New Roman"/>
          </w:rPr>
          <w:delText xml:space="preserve">, finding that vulgar language is most common in the </w:delText>
        </w:r>
        <w:r w:rsidR="00642DF8" w:rsidRPr="007E0DDF">
          <w:rPr>
            <w:rFonts w:ascii="Times New Roman" w:hAnsi="Times New Roman" w:cs="Times New Roman"/>
          </w:rPr>
          <w:delText>US and that speakers from inner circle and L1</w:delText>
        </w:r>
        <w:r w:rsidR="00DE732A" w:rsidRPr="007E0DDF">
          <w:rPr>
            <w:rFonts w:ascii="Times New Roman" w:hAnsi="Times New Roman" w:cs="Times New Roman"/>
          </w:rPr>
          <w:delText xml:space="preserve">-English </w:delText>
        </w:r>
        <w:r w:rsidR="00642DF8" w:rsidRPr="007E0DDF">
          <w:rPr>
            <w:rFonts w:ascii="Times New Roman" w:hAnsi="Times New Roman" w:cs="Times New Roman"/>
          </w:rPr>
          <w:delText xml:space="preserve">varieties use more </w:delText>
        </w:r>
        <w:r w:rsidR="00D641F0" w:rsidRPr="007E0DDF">
          <w:rPr>
            <w:rFonts w:ascii="Times New Roman" w:hAnsi="Times New Roman" w:cs="Times New Roman"/>
          </w:rPr>
          <w:delText xml:space="preserve">vulgar </w:delText>
        </w:r>
        <w:r w:rsidR="00642DF8" w:rsidRPr="007E0DDF">
          <w:rPr>
            <w:rFonts w:ascii="Times New Roman" w:hAnsi="Times New Roman" w:cs="Times New Roman"/>
          </w:rPr>
          <w:delText>language compared to outer circle and L</w:delText>
        </w:r>
        <w:r w:rsidR="00DE732A" w:rsidRPr="007E0DDF">
          <w:rPr>
            <w:rFonts w:ascii="Times New Roman" w:hAnsi="Times New Roman" w:cs="Times New Roman"/>
          </w:rPr>
          <w:delText>n varieties</w:delText>
        </w:r>
      </w:del>
      <w:r w:rsidR="00DE732A" w:rsidRPr="007E0DDF">
        <w:rPr>
          <w:rFonts w:ascii="Times New Roman" w:hAnsi="Times New Roman" w:cs="Times New Roman"/>
        </w:rPr>
        <w:t>.</w:t>
      </w:r>
    </w:p>
  </w:footnote>
  <w:footnote w:id="2">
    <w:p w14:paraId="60D8796F" w14:textId="77777777" w:rsidR="00682378" w:rsidRPr="007E0DDF" w:rsidRDefault="00682378" w:rsidP="00682378">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w:t>
      </w:r>
      <w:r w:rsidRPr="007E0DDF">
        <w:rPr>
          <w:rFonts w:ascii="Times New Roman" w:eastAsia="Times New Roman" w:hAnsi="Times New Roman" w:cs="Times New Roman"/>
          <w:color w:val="000000" w:themeColor="text1"/>
        </w:rPr>
        <w:t>For example, tweets have been carefully harvested to ensure account holders are genuine users, not hot bots, and that the use of vulgar language by celebrities is largely excluded in order to avoid introducing potential bias due to the idiosyncrasies of very prolific public figures.</w:t>
      </w:r>
    </w:p>
  </w:footnote>
  <w:footnote w:id="3">
    <w:p w14:paraId="5DA92695" w14:textId="440D1571" w:rsidR="003E6A09" w:rsidRPr="003E6A09" w:rsidRDefault="003E6A09">
      <w:pPr>
        <w:pStyle w:val="FootnoteText"/>
        <w:rPr>
          <w:rFonts w:ascii="Times New Roman" w:hAnsi="Times New Roman" w:cs="Times New Roman"/>
        </w:rPr>
      </w:pPr>
      <w:ins w:id="26" w:author="Author">
        <w:r w:rsidRPr="003E6A09">
          <w:rPr>
            <w:rStyle w:val="FootnoteReference"/>
            <w:rFonts w:ascii="Times New Roman" w:hAnsi="Times New Roman" w:cs="Times New Roman"/>
          </w:rPr>
          <w:footnoteRef/>
        </w:r>
        <w:r w:rsidRPr="003E6A09">
          <w:rPr>
            <w:rFonts w:ascii="Times New Roman" w:hAnsi="Times New Roman" w:cs="Times New Roman"/>
          </w:rPr>
          <w:t xml:space="preserve"> </w:t>
        </w:r>
        <w:r w:rsidRPr="003E6A09">
          <w:rPr>
            <w:rFonts w:ascii="Times New Roman" w:hAnsi="Times New Roman" w:cs="Times New Roman"/>
            <w:color w:val="000000" w:themeColor="text1"/>
          </w:rPr>
          <w:t>Allan and Burridge (2006) refer to this as the “middle-class politeness criterion”</w:t>
        </w:r>
        <w:r w:rsidR="00363E35">
          <w:rPr>
            <w:rFonts w:ascii="Times New Roman" w:hAnsi="Times New Roman" w:cs="Times New Roman"/>
            <w:color w:val="000000" w:themeColor="text1"/>
          </w:rPr>
          <w:t xml:space="preserve"> in recognition of the fact that </w:t>
        </w:r>
        <w:r w:rsidR="00E92169">
          <w:rPr>
            <w:rFonts w:ascii="Times New Roman" w:hAnsi="Times New Roman" w:cs="Times New Roman"/>
            <w:color w:val="000000" w:themeColor="text1"/>
          </w:rPr>
          <w:t>vulgar language is perceived as such according to middle class mores</w:t>
        </w:r>
        <w:r w:rsidR="00626BFD">
          <w:rPr>
            <w:rFonts w:ascii="Times New Roman" w:hAnsi="Times New Roman" w:cs="Times New Roman"/>
            <w:color w:val="000000" w:themeColor="text1"/>
          </w:rPr>
          <w:t xml:space="preserve"> (and so not necessarily all speakers of a language variety)</w:t>
        </w:r>
        <w:r>
          <w:rPr>
            <w:rFonts w:ascii="Times New Roman" w:hAnsi="Times New Roman" w:cs="Times New Roman"/>
            <w:color w:val="000000" w:themeColor="text1"/>
          </w:rPr>
          <w:t>.</w:t>
        </w:r>
      </w:ins>
    </w:p>
  </w:footnote>
  <w:footnote w:id="4">
    <w:p w14:paraId="101ED0A4" w14:textId="2F351A36" w:rsidR="00A46554" w:rsidRPr="00DA7C1F" w:rsidRDefault="00A46554">
      <w:pPr>
        <w:pStyle w:val="FootnoteText"/>
        <w:rPr>
          <w:rFonts w:ascii="Times New Roman" w:hAnsi="Times New Roman" w:cs="Times New Roman"/>
        </w:rPr>
      </w:pPr>
      <w:r w:rsidRPr="00DA7C1F">
        <w:rPr>
          <w:rStyle w:val="FootnoteReference"/>
          <w:rFonts w:ascii="Times New Roman" w:hAnsi="Times New Roman" w:cs="Times New Roman"/>
        </w:rPr>
        <w:footnoteRef/>
      </w:r>
      <w:r w:rsidRPr="00DA7C1F">
        <w:rPr>
          <w:rFonts w:ascii="Times New Roman" w:hAnsi="Times New Roman" w:cs="Times New Roman"/>
        </w:rPr>
        <w:t xml:space="preserve"> The rendered notebooks detailing all steps of the analysis</w:t>
      </w:r>
      <w:r w:rsidR="007D78D0">
        <w:rPr>
          <w:rFonts w:ascii="Times New Roman" w:hAnsi="Times New Roman" w:cs="Times New Roman"/>
        </w:rPr>
        <w:t xml:space="preserve">, including </w:t>
      </w:r>
      <w:r w:rsidR="007D78D0" w:rsidRPr="00DA7C1F">
        <w:rPr>
          <w:rFonts w:ascii="Times New Roman" w:hAnsi="Times New Roman" w:cs="Times New Roman"/>
          <w:color w:val="000000" w:themeColor="text1"/>
        </w:rPr>
        <w:t>data processing and refinement are available in the accompanying analysis notebooks [link anonymised].</w:t>
      </w:r>
    </w:p>
  </w:footnote>
  <w:footnote w:id="5">
    <w:p w14:paraId="1C88CE57" w14:textId="1C34FD55" w:rsidR="00E24E1A" w:rsidRPr="00E24E1A" w:rsidRDefault="00E24E1A">
      <w:pPr>
        <w:pStyle w:val="FootnoteText"/>
      </w:pPr>
      <w:ins w:id="82" w:author="Author">
        <w:r>
          <w:rPr>
            <w:rStyle w:val="FootnoteReference"/>
          </w:rPr>
          <w:footnoteRef/>
        </w:r>
        <w:r>
          <w:t xml:space="preserve"> </w:t>
        </w:r>
        <w:r w:rsidRPr="001C1313">
          <w:rPr>
            <w:rFonts w:ascii="Times New Roman" w:hAnsi="Times New Roman" w:cs="Times New Roman"/>
          </w:rPr>
          <w:t>Given that online communication is transnational, the method does not result in a perfectly balanced or geographically restricted dataset. In similar social media datasets collected using identical methods, the proportions of other users (nodes) connected to the seeds (egos) who have geolocation enabled, and who are in the same country as the ego, range</w:t>
        </w:r>
        <w:r w:rsidR="00AA2A4F">
          <w:rPr>
            <w:rFonts w:ascii="Times New Roman" w:hAnsi="Times New Roman" w:cs="Times New Roman"/>
          </w:rPr>
          <w:t xml:space="preserve"> from</w:t>
        </w:r>
        <w:r w:rsidRPr="001C1313">
          <w:rPr>
            <w:rFonts w:ascii="Times New Roman" w:hAnsi="Times New Roman" w:cs="Times New Roman"/>
          </w:rPr>
          <w:t xml:space="preserve"> between 3</w:t>
        </w:r>
        <w:r>
          <w:rPr>
            <w:rFonts w:ascii="Times New Roman" w:hAnsi="Times New Roman" w:cs="Times New Roman"/>
          </w:rPr>
          <w:t>8</w:t>
        </w:r>
        <w:r w:rsidRPr="001C1313">
          <w:rPr>
            <w:rFonts w:ascii="Times New Roman" w:hAnsi="Times New Roman" w:cs="Times New Roman"/>
          </w:rPr>
          <w:t>%</w:t>
        </w:r>
        <w:r>
          <w:rPr>
            <w:rFonts w:ascii="Times New Roman" w:hAnsi="Times New Roman" w:cs="Times New Roman"/>
          </w:rPr>
          <w:t xml:space="preserve"> in Australia</w:t>
        </w:r>
        <w:r w:rsidR="00AA2A4F">
          <w:rPr>
            <w:rFonts w:ascii="Times New Roman" w:hAnsi="Times New Roman" w:cs="Times New Roman"/>
          </w:rPr>
          <w:t xml:space="preserve"> to </w:t>
        </w:r>
        <w:r>
          <w:rPr>
            <w:rFonts w:ascii="Times New Roman" w:hAnsi="Times New Roman" w:cs="Times New Roman"/>
          </w:rPr>
          <w:t xml:space="preserve">76% in the UK, </w:t>
        </w:r>
        <w:r w:rsidRPr="001C1313">
          <w:rPr>
            <w:rFonts w:ascii="Times New Roman" w:hAnsi="Times New Roman" w:cs="Times New Roman"/>
          </w:rPr>
          <w:t xml:space="preserve">and 88% </w:t>
        </w:r>
        <w:r>
          <w:rPr>
            <w:rFonts w:ascii="Times New Roman" w:hAnsi="Times New Roman" w:cs="Times New Roman"/>
          </w:rPr>
          <w:t xml:space="preserve">in the US </w:t>
        </w:r>
        <w:r w:rsidRPr="001C1313">
          <w:rPr>
            <w:rFonts w:ascii="Times New Roman" w:hAnsi="Times New Roman" w:cs="Times New Roman"/>
          </w:rPr>
          <w:t>(Laitinen et al., 2025).</w:t>
        </w:r>
      </w:ins>
    </w:p>
  </w:footnote>
  <w:footnote w:id="6">
    <w:p w14:paraId="291BFE52" w14:textId="367038B6" w:rsidR="00AA2A4F" w:rsidRPr="00AA2A4F" w:rsidRDefault="00AA2A4F">
      <w:pPr>
        <w:pStyle w:val="FootnoteText"/>
        <w:rPr>
          <w:rFonts w:ascii="Times New Roman" w:hAnsi="Times New Roman" w:cs="Times New Roman"/>
        </w:rPr>
      </w:pPr>
      <w:ins w:id="87" w:author="Author">
        <w:r w:rsidRPr="00AA2A4F">
          <w:rPr>
            <w:rStyle w:val="FootnoteReference"/>
            <w:rFonts w:ascii="Times New Roman" w:hAnsi="Times New Roman" w:cs="Times New Roman"/>
          </w:rPr>
          <w:footnoteRef/>
        </w:r>
        <w:r w:rsidRPr="00AA2A4F">
          <w:rPr>
            <w:rFonts w:ascii="Times New Roman" w:hAnsi="Times New Roman" w:cs="Times New Roman"/>
          </w:rPr>
          <w:t xml:space="preserve"> This data is not shown</w:t>
        </w:r>
        <w:r>
          <w:rPr>
            <w:rFonts w:ascii="Times New Roman" w:hAnsi="Times New Roman" w:cs="Times New Roman"/>
          </w:rPr>
          <w:t xml:space="preserve"> for reasons of space,</w:t>
        </w:r>
        <w:r w:rsidRPr="00AA2A4F">
          <w:rPr>
            <w:rFonts w:ascii="Times New Roman" w:hAnsi="Times New Roman" w:cs="Times New Roman"/>
          </w:rPr>
          <w:t xml:space="preserve"> but is available on request from the first author.</w:t>
        </w:r>
      </w:ins>
    </w:p>
  </w:footnote>
  <w:footnote w:id="7">
    <w:p w14:paraId="5875D966" w14:textId="4C6CCCD9" w:rsidR="006212C2" w:rsidRPr="006212C2" w:rsidRDefault="006212C2">
      <w:pPr>
        <w:pStyle w:val="FootnoteText"/>
        <w:rPr>
          <w:rFonts w:ascii="Times New Roman" w:hAnsi="Times New Roman" w:cs="Times New Roman"/>
        </w:rPr>
      </w:pPr>
      <w:ins w:id="241" w:author="Author">
        <w:r w:rsidRPr="006212C2">
          <w:rPr>
            <w:rStyle w:val="FootnoteReference"/>
            <w:rFonts w:ascii="Times New Roman" w:hAnsi="Times New Roman" w:cs="Times New Roman"/>
          </w:rPr>
          <w:footnoteRef/>
        </w:r>
        <w:r w:rsidRPr="006212C2">
          <w:rPr>
            <w:rFonts w:ascii="Times New Roman" w:hAnsi="Times New Roman" w:cs="Times New Roman"/>
          </w:rPr>
          <w:t xml:space="preserve"> </w:t>
        </w:r>
        <w:r w:rsidRPr="006212C2">
          <w:rPr>
            <w:rFonts w:ascii="Times New Roman" w:eastAsia="Times New Roman" w:hAnsi="Times New Roman" w:cs="Times New Roman"/>
            <w:color w:val="000000" w:themeColor="text1"/>
          </w:rPr>
          <w:t>The most common location strings are directly aligned with each region.</w:t>
        </w:r>
      </w:ins>
    </w:p>
  </w:footnote>
  <w:footnote w:id="8">
    <w:p w14:paraId="32ED590B" w14:textId="21D70EFE" w:rsidR="0075754C" w:rsidRPr="0075754C" w:rsidRDefault="0075754C">
      <w:pPr>
        <w:pStyle w:val="FootnoteText"/>
      </w:pPr>
      <w:ins w:id="377" w:author="Author">
        <w:r>
          <w:rPr>
            <w:rStyle w:val="FootnoteReference"/>
          </w:rPr>
          <w:footnoteRef/>
        </w:r>
        <w:r>
          <w:t xml:space="preserve"> </w:t>
        </w:r>
        <w:r w:rsidRPr="00DA7C1F">
          <w:rPr>
            <w:rFonts w:ascii="Times New Roman" w:hAnsi="Times New Roman" w:cs="Times New Roman"/>
          </w:rPr>
          <w:t>The rendered notebooks detailing all steps of the analysis</w:t>
        </w:r>
        <w:r>
          <w:rPr>
            <w:rFonts w:ascii="Times New Roman" w:hAnsi="Times New Roman" w:cs="Times New Roman"/>
          </w:rPr>
          <w:t xml:space="preserve">, including </w:t>
        </w:r>
        <w:r w:rsidRPr="00DA7C1F">
          <w:rPr>
            <w:rFonts w:ascii="Times New Roman" w:hAnsi="Times New Roman" w:cs="Times New Roman"/>
            <w:color w:val="000000" w:themeColor="text1"/>
          </w:rPr>
          <w:t>data processing and refinement are available in the accompanying analysis notebooks [link anonymised].</w:t>
        </w:r>
      </w:ins>
    </w:p>
  </w:footnote>
  <w:footnote w:id="9">
    <w:p w14:paraId="1E65618E" w14:textId="1E909FCB" w:rsidR="00B4241D" w:rsidRPr="001E2B51" w:rsidRDefault="00B4241D" w:rsidP="00B4241D">
      <w:pPr>
        <w:pStyle w:val="FootnoteText"/>
        <w:rPr>
          <w:rFonts w:ascii="Times New Roman" w:hAnsi="Times New Roman" w:cs="Times New Roman"/>
        </w:rPr>
      </w:pPr>
      <w:r w:rsidRPr="001E2B51">
        <w:rPr>
          <w:rStyle w:val="FootnoteReference"/>
          <w:rFonts w:ascii="Times New Roman" w:hAnsi="Times New Roman" w:cs="Times New Roman"/>
        </w:rPr>
        <w:footnoteRef/>
      </w:r>
      <w:r w:rsidRPr="001E2B51">
        <w:rPr>
          <w:rFonts w:ascii="Times New Roman" w:hAnsi="Times New Roman" w:cs="Times New Roman"/>
        </w:rPr>
        <w:t xml:space="preserve"> The inclusion of racial slurs is for the purposes linguistic analysis only, and our quotation of the</w:t>
      </w:r>
      <w:r w:rsidR="00EF13EC" w:rsidRPr="001E2B51">
        <w:rPr>
          <w:rFonts w:ascii="Times New Roman" w:hAnsi="Times New Roman" w:cs="Times New Roman"/>
        </w:rPr>
        <w:t>ir use in tweets</w:t>
      </w:r>
      <w:r w:rsidRPr="001E2B51">
        <w:rPr>
          <w:rFonts w:ascii="Times New Roman" w:hAnsi="Times New Roman" w:cs="Times New Roman"/>
        </w:rPr>
        <w:t xml:space="preserve"> does not in any way reflect endorsement by the authors of their continued use.</w:t>
      </w:r>
    </w:p>
  </w:footnote>
  <w:footnote w:id="10">
    <w:p w14:paraId="3976DE75" w14:textId="5653B6AB" w:rsidR="00627E78" w:rsidRPr="00BF01B4" w:rsidRDefault="00627E78">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del w:id="483" w:author="Author">
        <w:r w:rsidRPr="00BF01B4">
          <w:rPr>
            <w:rFonts w:ascii="Times New Roman" w:hAnsi="Times New Roman" w:cs="Times New Roman"/>
            <w:color w:val="000000" w:themeColor="text1"/>
          </w:rPr>
          <w:delText>Online</w:delText>
        </w:r>
      </w:del>
      <w:ins w:id="484" w:author="Author">
        <w:r w:rsidR="00C97569">
          <w:rPr>
            <w:rFonts w:ascii="Times New Roman" w:hAnsi="Times New Roman" w:cs="Times New Roman"/>
          </w:rPr>
          <w:t>‘</w:t>
        </w:r>
        <w:r w:rsidRPr="00BF01B4">
          <w:rPr>
            <w:rFonts w:ascii="Times New Roman" w:hAnsi="Times New Roman" w:cs="Times New Roman"/>
            <w:color w:val="000000" w:themeColor="text1"/>
          </w:rPr>
          <w:t>Online</w:t>
        </w:r>
        <w:r w:rsidR="00C97569">
          <w:rPr>
            <w:rFonts w:ascii="Times New Roman" w:hAnsi="Times New Roman" w:cs="Times New Roman"/>
            <w:color w:val="000000" w:themeColor="text1"/>
          </w:rPr>
          <w:t>’</w:t>
        </w:r>
      </w:ins>
      <w:r w:rsidRPr="00BF01B4">
        <w:rPr>
          <w:rFonts w:ascii="Times New Roman" w:hAnsi="Times New Roman" w:cs="Times New Roman"/>
          <w:color w:val="000000" w:themeColor="text1"/>
        </w:rPr>
        <w:t xml:space="preserve"> refers to acronyms commonly used in online conversation such as ‘wft’ (what-the-fuck), ‘</w:t>
      </w:r>
      <w:r w:rsidR="004928F7">
        <w:rPr>
          <w:rFonts w:ascii="Times New Roman" w:hAnsi="Times New Roman" w:cs="Times New Roman"/>
          <w:color w:val="000000" w:themeColor="text1"/>
        </w:rPr>
        <w:t>lmao</w:t>
      </w:r>
      <w:r w:rsidR="004928F7" w:rsidRPr="00BF01B4">
        <w:rPr>
          <w:rFonts w:ascii="Times New Roman" w:hAnsi="Times New Roman" w:cs="Times New Roman"/>
          <w:color w:val="000000" w:themeColor="text1"/>
        </w:rPr>
        <w:t xml:space="preserve">’ </w:t>
      </w:r>
      <w:r w:rsidRPr="00BF01B4">
        <w:rPr>
          <w:rFonts w:ascii="Times New Roman" w:hAnsi="Times New Roman" w:cs="Times New Roman"/>
          <w:color w:val="000000" w:themeColor="text1"/>
        </w:rPr>
        <w:t>(laughing-my-ass-off), or ‘af’ (as-fuck), while ‘other’ refers to all low-frequency forms combined.</w:t>
      </w:r>
    </w:p>
  </w:footnote>
  <w:footnote w:id="11">
    <w:p w14:paraId="02B05E1A" w14:textId="0846EE6A" w:rsidR="00D27CBA" w:rsidRPr="00BF01B4" w:rsidRDefault="00D27CBA">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Pr="00BF01B4">
        <w:rPr>
          <w:rFonts w:ascii="Times New Roman" w:hAnsi="Times New Roman" w:cs="Times New Roman"/>
          <w:color w:val="000000" w:themeColor="text1"/>
        </w:rPr>
        <w:t xml:space="preserve">Following Cohen (1988), phi-coefficient ranges from -1 (perfect negative correlation) to 1 (perfect positive correlation). Phi-coefficients between 0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are considered very small (very weak effect size) and phi-coefficients between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0.2 are considered small (weak). However, given the type of analyses which do not test </w:t>
      </w:r>
      <w:r w:rsidR="007B75D7" w:rsidRPr="00BF01B4">
        <w:rPr>
          <w:rFonts w:ascii="Times New Roman" w:hAnsi="Times New Roman" w:cs="Times New Roman"/>
          <w:color w:val="000000" w:themeColor="text1"/>
        </w:rPr>
        <w:t xml:space="preserve">binary alternations and the </w:t>
      </w:r>
      <w:r w:rsidRPr="00BF01B4">
        <w:rPr>
          <w:rFonts w:ascii="Times New Roman" w:hAnsi="Times New Roman" w:cs="Times New Roman"/>
          <w:color w:val="000000" w:themeColor="text1"/>
        </w:rPr>
        <w:t xml:space="preserve">nature of textual data </w:t>
      </w:r>
      <w:r w:rsidR="007B75D7" w:rsidRPr="00BF01B4">
        <w:rPr>
          <w:rFonts w:ascii="Times New Roman" w:hAnsi="Times New Roman" w:cs="Times New Roman"/>
          <w:color w:val="000000" w:themeColor="text1"/>
        </w:rPr>
        <w:t>very small effect sizes are not only common but to be expected.</w:t>
      </w:r>
      <w:r w:rsidRPr="00BF01B4">
        <w:rPr>
          <w:rFonts w:ascii="Times New Roman" w:hAnsi="Times New Roman" w:cs="Times New Roman"/>
          <w:color w:val="000000" w:themeColor="text1"/>
        </w:rPr>
        <w:t xml:space="preserve"> </w:t>
      </w:r>
    </w:p>
  </w:footnote>
  <w:footnote w:id="12">
    <w:p w14:paraId="30D01FC9" w14:textId="7BDC87D3" w:rsidR="001F6711" w:rsidRPr="00BF01B4" w:rsidRDefault="001F6711" w:rsidP="001F6711">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The full table of the regression results is provided in </w:t>
      </w:r>
      <w:del w:id="616" w:author="Author">
        <w:r w:rsidRPr="00BF01B4">
          <w:rPr>
            <w:rFonts w:ascii="Times New Roman" w:hAnsi="Times New Roman" w:cs="Times New Roman"/>
          </w:rPr>
          <w:delText xml:space="preserve">the </w:delText>
        </w:r>
      </w:del>
      <w:r w:rsidRPr="00BF01B4">
        <w:rPr>
          <w:rFonts w:ascii="Times New Roman" w:hAnsi="Times New Roman" w:cs="Times New Roman"/>
        </w:rPr>
        <w:t>Appendix</w:t>
      </w:r>
      <w:ins w:id="617" w:author="Author">
        <w:r w:rsidR="002D029C">
          <w:rPr>
            <w:rFonts w:ascii="Times New Roman" w:hAnsi="Times New Roman" w:cs="Times New Roman"/>
          </w:rPr>
          <w:t xml:space="preserve"> 3</w:t>
        </w:r>
      </w:ins>
      <w:r w:rsidRPr="00BF01B4">
        <w:rPr>
          <w:rFonts w:ascii="Times New Roman" w:hAnsi="Times New Roman" w:cs="Times New Roman"/>
        </w:rPr>
        <w:t>.</w:t>
      </w:r>
    </w:p>
  </w:footnote>
  <w:footnote w:id="13">
    <w:p w14:paraId="0C8BC218" w14:textId="49D599D7" w:rsidR="00855A65" w:rsidRPr="00855A65" w:rsidRDefault="00855A65">
      <w:pPr>
        <w:pStyle w:val="FootnoteText"/>
        <w:rPr>
          <w:rFonts w:ascii="Times New Roman" w:hAnsi="Times New Roman" w:cs="Times New Roman"/>
        </w:rPr>
      </w:pPr>
      <w:ins w:id="1331" w:author="Author">
        <w:r w:rsidRPr="00855A65">
          <w:rPr>
            <w:rStyle w:val="FootnoteReference"/>
            <w:rFonts w:ascii="Times New Roman" w:hAnsi="Times New Roman" w:cs="Times New Roman"/>
          </w:rPr>
          <w:footnoteRef/>
        </w:r>
        <w:r w:rsidRPr="00855A65">
          <w:rPr>
            <w:rFonts w:ascii="Times New Roman" w:hAnsi="Times New Roman" w:cs="Times New Roman"/>
          </w:rPr>
          <w:t xml:space="preserve"> </w:t>
        </w:r>
        <w:r w:rsidRPr="00855A65">
          <w:rPr>
            <w:rFonts w:ascii="Times New Roman" w:hAnsi="Times New Roman" w:cs="Times New Roman"/>
            <w:color w:val="000000" w:themeColor="text1"/>
          </w:rPr>
          <w:t>Tweets with less than 5 words were removed for the purposes of this analysis.</w:t>
        </w:r>
      </w:ins>
    </w:p>
  </w:footnote>
  <w:footnote w:id="14">
    <w:p w14:paraId="08C969A3" w14:textId="4DAF3182" w:rsidR="00451529" w:rsidRPr="00B8757B" w:rsidRDefault="00451529">
      <w:pPr>
        <w:pStyle w:val="FootnoteText"/>
        <w:rPr>
          <w:rFonts w:ascii="Times New Roman" w:hAnsi="Times New Roman" w:cs="Times New Roman"/>
        </w:rPr>
      </w:pPr>
      <w:ins w:id="1387" w:author="Author">
        <w:r w:rsidRPr="00B8757B">
          <w:rPr>
            <w:rStyle w:val="FootnoteReference"/>
            <w:rFonts w:ascii="Times New Roman" w:hAnsi="Times New Roman" w:cs="Times New Roman"/>
          </w:rPr>
          <w:footnoteRef/>
        </w:r>
        <w:r w:rsidR="00B8757B" w:rsidRPr="00B8757B">
          <w:rPr>
            <w:rFonts w:ascii="Times New Roman" w:hAnsi="Times New Roman" w:cs="Times New Roman"/>
          </w:rPr>
          <w:t xml:space="preserve"> Lower associations with vulgarity were also found for tweets classified as</w:t>
        </w:r>
        <w:r w:rsidRPr="00B8757B">
          <w:rPr>
            <w:rFonts w:ascii="Times New Roman" w:hAnsi="Times New Roman" w:cs="Times New Roman"/>
          </w:rPr>
          <w:t xml:space="preserve"> </w:t>
        </w:r>
        <w:r w:rsidRPr="00B8757B">
          <w:rPr>
            <w:rFonts w:ascii="Times New Roman" w:hAnsi="Times New Roman" w:cs="Times New Roman"/>
            <w:i/>
            <w:iCs/>
            <w:color w:val="000000" w:themeColor="text1"/>
          </w:rPr>
          <w:t>no topic/uncategorized</w:t>
        </w:r>
        <w:r w:rsidRPr="00B8757B">
          <w:rPr>
            <w:rFonts w:ascii="Times New Roman" w:hAnsi="Times New Roman" w:cs="Times New Roman"/>
            <w:color w:val="000000" w:themeColor="text1"/>
          </w:rPr>
          <w:t xml:space="preserve"> (OR = 0.35)</w:t>
        </w:r>
        <w:r w:rsidR="00B8757B" w:rsidRPr="00B8757B">
          <w:rPr>
            <w:rFonts w:ascii="Times New Roman" w:hAnsi="Times New Roman" w:cs="Times New Roman"/>
            <w:color w:val="000000" w:themeColor="text1"/>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8ACC" w14:textId="77777777" w:rsidR="00652AA4" w:rsidRDefault="00652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F3C"/>
    <w:multiLevelType w:val="multilevel"/>
    <w:tmpl w:val="4D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6BA"/>
    <w:multiLevelType w:val="multilevel"/>
    <w:tmpl w:val="0F8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71A"/>
    <w:multiLevelType w:val="multilevel"/>
    <w:tmpl w:val="28C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7DA6"/>
    <w:multiLevelType w:val="multilevel"/>
    <w:tmpl w:val="33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80C"/>
    <w:multiLevelType w:val="multilevel"/>
    <w:tmpl w:val="9F7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92A1D"/>
    <w:multiLevelType w:val="multilevel"/>
    <w:tmpl w:val="304AE25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C844B98"/>
    <w:multiLevelType w:val="multilevel"/>
    <w:tmpl w:val="964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86D2B"/>
    <w:multiLevelType w:val="multilevel"/>
    <w:tmpl w:val="D7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06C13"/>
    <w:multiLevelType w:val="multilevel"/>
    <w:tmpl w:val="B9A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A6F53"/>
    <w:multiLevelType w:val="multilevel"/>
    <w:tmpl w:val="95ECFFB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91CC8"/>
    <w:multiLevelType w:val="multilevel"/>
    <w:tmpl w:val="A2E475E8"/>
    <w:lvl w:ilvl="0">
      <w:start w:val="4"/>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65D5717"/>
    <w:multiLevelType w:val="multilevel"/>
    <w:tmpl w:val="A3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391">
    <w:abstractNumId w:val="4"/>
  </w:num>
  <w:num w:numId="2" w16cid:durableId="44722873">
    <w:abstractNumId w:val="11"/>
  </w:num>
  <w:num w:numId="3" w16cid:durableId="1326787109">
    <w:abstractNumId w:val="3"/>
  </w:num>
  <w:num w:numId="4" w16cid:durableId="286009575">
    <w:abstractNumId w:val="1"/>
  </w:num>
  <w:num w:numId="5" w16cid:durableId="730233803">
    <w:abstractNumId w:val="8"/>
  </w:num>
  <w:num w:numId="6" w16cid:durableId="1699812044">
    <w:abstractNumId w:val="2"/>
  </w:num>
  <w:num w:numId="7" w16cid:durableId="1102992461">
    <w:abstractNumId w:val="9"/>
  </w:num>
  <w:num w:numId="8" w16cid:durableId="882866163">
    <w:abstractNumId w:val="7"/>
  </w:num>
  <w:num w:numId="9" w16cid:durableId="197012359">
    <w:abstractNumId w:val="5"/>
  </w:num>
  <w:num w:numId="10" w16cid:durableId="1544251850">
    <w:abstractNumId w:val="10"/>
  </w:num>
  <w:num w:numId="11" w16cid:durableId="715741378">
    <w:abstractNumId w:val="6"/>
  </w:num>
  <w:num w:numId="12" w16cid:durableId="163278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56"/>
    <w:rsid w:val="00001135"/>
    <w:rsid w:val="00004B27"/>
    <w:rsid w:val="000059F8"/>
    <w:rsid w:val="00010C54"/>
    <w:rsid w:val="00016451"/>
    <w:rsid w:val="00021E7A"/>
    <w:rsid w:val="00024C21"/>
    <w:rsid w:val="000356A7"/>
    <w:rsid w:val="00043CDE"/>
    <w:rsid w:val="00043E3E"/>
    <w:rsid w:val="000453A6"/>
    <w:rsid w:val="000476DF"/>
    <w:rsid w:val="00052086"/>
    <w:rsid w:val="000527F6"/>
    <w:rsid w:val="00054AAB"/>
    <w:rsid w:val="00054FB1"/>
    <w:rsid w:val="000571B8"/>
    <w:rsid w:val="0006081B"/>
    <w:rsid w:val="00061D92"/>
    <w:rsid w:val="00064343"/>
    <w:rsid w:val="000666F6"/>
    <w:rsid w:val="00071491"/>
    <w:rsid w:val="00071E0B"/>
    <w:rsid w:val="0007503D"/>
    <w:rsid w:val="00080257"/>
    <w:rsid w:val="00082113"/>
    <w:rsid w:val="000825E3"/>
    <w:rsid w:val="00082876"/>
    <w:rsid w:val="00083987"/>
    <w:rsid w:val="000839C0"/>
    <w:rsid w:val="00083BFB"/>
    <w:rsid w:val="00085622"/>
    <w:rsid w:val="000900D1"/>
    <w:rsid w:val="00090B89"/>
    <w:rsid w:val="000918A0"/>
    <w:rsid w:val="000930C5"/>
    <w:rsid w:val="00094B23"/>
    <w:rsid w:val="00097876"/>
    <w:rsid w:val="000A1DE8"/>
    <w:rsid w:val="000A1F98"/>
    <w:rsid w:val="000A266C"/>
    <w:rsid w:val="000A274F"/>
    <w:rsid w:val="000A3594"/>
    <w:rsid w:val="000B012B"/>
    <w:rsid w:val="000B3F61"/>
    <w:rsid w:val="000C29D7"/>
    <w:rsid w:val="000C4542"/>
    <w:rsid w:val="000C5F38"/>
    <w:rsid w:val="000C7147"/>
    <w:rsid w:val="000D2347"/>
    <w:rsid w:val="000D3D0A"/>
    <w:rsid w:val="000D5D61"/>
    <w:rsid w:val="000D62F3"/>
    <w:rsid w:val="000E142B"/>
    <w:rsid w:val="000E18FE"/>
    <w:rsid w:val="000E2AEB"/>
    <w:rsid w:val="000E3812"/>
    <w:rsid w:val="000F2F55"/>
    <w:rsid w:val="000F33B0"/>
    <w:rsid w:val="000F47DC"/>
    <w:rsid w:val="000F6EDA"/>
    <w:rsid w:val="00100C81"/>
    <w:rsid w:val="001031CA"/>
    <w:rsid w:val="001038B0"/>
    <w:rsid w:val="00107B01"/>
    <w:rsid w:val="00107D52"/>
    <w:rsid w:val="00110DED"/>
    <w:rsid w:val="00112881"/>
    <w:rsid w:val="00112B39"/>
    <w:rsid w:val="00115DB5"/>
    <w:rsid w:val="00124BBE"/>
    <w:rsid w:val="001301FB"/>
    <w:rsid w:val="001332AD"/>
    <w:rsid w:val="0013334F"/>
    <w:rsid w:val="00135987"/>
    <w:rsid w:val="00144293"/>
    <w:rsid w:val="00146293"/>
    <w:rsid w:val="00151DD6"/>
    <w:rsid w:val="00152F90"/>
    <w:rsid w:val="001537BB"/>
    <w:rsid w:val="0016408C"/>
    <w:rsid w:val="00174BB8"/>
    <w:rsid w:val="00176C43"/>
    <w:rsid w:val="0017721A"/>
    <w:rsid w:val="00184BE8"/>
    <w:rsid w:val="00187075"/>
    <w:rsid w:val="00187A05"/>
    <w:rsid w:val="00187F35"/>
    <w:rsid w:val="00192A51"/>
    <w:rsid w:val="00192AAD"/>
    <w:rsid w:val="00192B34"/>
    <w:rsid w:val="00192B9A"/>
    <w:rsid w:val="00194D8F"/>
    <w:rsid w:val="00195AA6"/>
    <w:rsid w:val="00196728"/>
    <w:rsid w:val="001A0ACB"/>
    <w:rsid w:val="001A2F20"/>
    <w:rsid w:val="001A42B2"/>
    <w:rsid w:val="001A44E9"/>
    <w:rsid w:val="001A6D1D"/>
    <w:rsid w:val="001C3971"/>
    <w:rsid w:val="001C53AF"/>
    <w:rsid w:val="001C59E0"/>
    <w:rsid w:val="001C7C0D"/>
    <w:rsid w:val="001D1993"/>
    <w:rsid w:val="001D3300"/>
    <w:rsid w:val="001D4505"/>
    <w:rsid w:val="001D7713"/>
    <w:rsid w:val="001D79F8"/>
    <w:rsid w:val="001E0026"/>
    <w:rsid w:val="001E157E"/>
    <w:rsid w:val="001E2B51"/>
    <w:rsid w:val="001E3CD1"/>
    <w:rsid w:val="001E6A12"/>
    <w:rsid w:val="001E7038"/>
    <w:rsid w:val="001E7B32"/>
    <w:rsid w:val="001F0CB0"/>
    <w:rsid w:val="001F3C50"/>
    <w:rsid w:val="001F4DDA"/>
    <w:rsid w:val="001F547E"/>
    <w:rsid w:val="001F54DD"/>
    <w:rsid w:val="001F591F"/>
    <w:rsid w:val="001F6711"/>
    <w:rsid w:val="001F7484"/>
    <w:rsid w:val="00200671"/>
    <w:rsid w:val="0021376D"/>
    <w:rsid w:val="00213888"/>
    <w:rsid w:val="002149AA"/>
    <w:rsid w:val="00216997"/>
    <w:rsid w:val="00217EC9"/>
    <w:rsid w:val="0022255E"/>
    <w:rsid w:val="00226D44"/>
    <w:rsid w:val="00226D8A"/>
    <w:rsid w:val="002303A8"/>
    <w:rsid w:val="0023061F"/>
    <w:rsid w:val="002314B1"/>
    <w:rsid w:val="00233FCC"/>
    <w:rsid w:val="002343E6"/>
    <w:rsid w:val="00235A08"/>
    <w:rsid w:val="00237728"/>
    <w:rsid w:val="00241C8F"/>
    <w:rsid w:val="00242036"/>
    <w:rsid w:val="00243A2D"/>
    <w:rsid w:val="002450FB"/>
    <w:rsid w:val="00245613"/>
    <w:rsid w:val="00246418"/>
    <w:rsid w:val="00250569"/>
    <w:rsid w:val="002508AD"/>
    <w:rsid w:val="00255169"/>
    <w:rsid w:val="002554B3"/>
    <w:rsid w:val="0025622B"/>
    <w:rsid w:val="0025648B"/>
    <w:rsid w:val="002571C5"/>
    <w:rsid w:val="002602F6"/>
    <w:rsid w:val="002606E1"/>
    <w:rsid w:val="00264EAB"/>
    <w:rsid w:val="002743FC"/>
    <w:rsid w:val="00276B86"/>
    <w:rsid w:val="00277F7F"/>
    <w:rsid w:val="00293F02"/>
    <w:rsid w:val="00294894"/>
    <w:rsid w:val="00294AB5"/>
    <w:rsid w:val="00295869"/>
    <w:rsid w:val="00296404"/>
    <w:rsid w:val="002A0070"/>
    <w:rsid w:val="002A20AF"/>
    <w:rsid w:val="002A5063"/>
    <w:rsid w:val="002A66AE"/>
    <w:rsid w:val="002A75D3"/>
    <w:rsid w:val="002B1BA7"/>
    <w:rsid w:val="002B2750"/>
    <w:rsid w:val="002B298C"/>
    <w:rsid w:val="002B3744"/>
    <w:rsid w:val="002B705B"/>
    <w:rsid w:val="002B75E9"/>
    <w:rsid w:val="002C0B9D"/>
    <w:rsid w:val="002C2BA8"/>
    <w:rsid w:val="002D029C"/>
    <w:rsid w:val="002D53BF"/>
    <w:rsid w:val="002D69FD"/>
    <w:rsid w:val="002E10C5"/>
    <w:rsid w:val="002E28CE"/>
    <w:rsid w:val="002E4F4E"/>
    <w:rsid w:val="002E5CA2"/>
    <w:rsid w:val="002E6FFB"/>
    <w:rsid w:val="002F4107"/>
    <w:rsid w:val="00302507"/>
    <w:rsid w:val="00302CE9"/>
    <w:rsid w:val="00304CE3"/>
    <w:rsid w:val="00307983"/>
    <w:rsid w:val="00307CD0"/>
    <w:rsid w:val="00310119"/>
    <w:rsid w:val="003112E7"/>
    <w:rsid w:val="00311DF8"/>
    <w:rsid w:val="003134FD"/>
    <w:rsid w:val="00313CFE"/>
    <w:rsid w:val="00320452"/>
    <w:rsid w:val="00322314"/>
    <w:rsid w:val="003232A2"/>
    <w:rsid w:val="00332509"/>
    <w:rsid w:val="003329F9"/>
    <w:rsid w:val="0034155F"/>
    <w:rsid w:val="00341A51"/>
    <w:rsid w:val="003429F4"/>
    <w:rsid w:val="00342C4C"/>
    <w:rsid w:val="00345371"/>
    <w:rsid w:val="00345D4A"/>
    <w:rsid w:val="0035027B"/>
    <w:rsid w:val="00350ECD"/>
    <w:rsid w:val="0035246C"/>
    <w:rsid w:val="00355A24"/>
    <w:rsid w:val="00356771"/>
    <w:rsid w:val="00363E35"/>
    <w:rsid w:val="00367702"/>
    <w:rsid w:val="00367833"/>
    <w:rsid w:val="0037099D"/>
    <w:rsid w:val="003728D2"/>
    <w:rsid w:val="003744ED"/>
    <w:rsid w:val="003756D1"/>
    <w:rsid w:val="003772D8"/>
    <w:rsid w:val="00381047"/>
    <w:rsid w:val="0038117D"/>
    <w:rsid w:val="003818EB"/>
    <w:rsid w:val="00383D5A"/>
    <w:rsid w:val="003850CF"/>
    <w:rsid w:val="00385443"/>
    <w:rsid w:val="00385FFE"/>
    <w:rsid w:val="0038672A"/>
    <w:rsid w:val="003874A7"/>
    <w:rsid w:val="003901E5"/>
    <w:rsid w:val="00391C40"/>
    <w:rsid w:val="003A10AF"/>
    <w:rsid w:val="003A29E0"/>
    <w:rsid w:val="003A2FAA"/>
    <w:rsid w:val="003A58FD"/>
    <w:rsid w:val="003A681B"/>
    <w:rsid w:val="003A71F3"/>
    <w:rsid w:val="003B0FD1"/>
    <w:rsid w:val="003B4E89"/>
    <w:rsid w:val="003B72F0"/>
    <w:rsid w:val="003B7403"/>
    <w:rsid w:val="003B7D11"/>
    <w:rsid w:val="003C0528"/>
    <w:rsid w:val="003C0532"/>
    <w:rsid w:val="003C07CD"/>
    <w:rsid w:val="003C1BED"/>
    <w:rsid w:val="003C4D77"/>
    <w:rsid w:val="003C5ECB"/>
    <w:rsid w:val="003C6274"/>
    <w:rsid w:val="003C7AB8"/>
    <w:rsid w:val="003D07C5"/>
    <w:rsid w:val="003D2AFD"/>
    <w:rsid w:val="003D5C59"/>
    <w:rsid w:val="003E001C"/>
    <w:rsid w:val="003E4FB9"/>
    <w:rsid w:val="003E6A09"/>
    <w:rsid w:val="003E795A"/>
    <w:rsid w:val="003F02AB"/>
    <w:rsid w:val="003F1B9D"/>
    <w:rsid w:val="003F1E7C"/>
    <w:rsid w:val="003F27DC"/>
    <w:rsid w:val="00401F46"/>
    <w:rsid w:val="00404568"/>
    <w:rsid w:val="00404BCD"/>
    <w:rsid w:val="004107D3"/>
    <w:rsid w:val="00413695"/>
    <w:rsid w:val="00415A86"/>
    <w:rsid w:val="00427312"/>
    <w:rsid w:val="004327EE"/>
    <w:rsid w:val="004353B8"/>
    <w:rsid w:val="004356DD"/>
    <w:rsid w:val="0043657D"/>
    <w:rsid w:val="00441A37"/>
    <w:rsid w:val="0044393F"/>
    <w:rsid w:val="0044460B"/>
    <w:rsid w:val="004503FC"/>
    <w:rsid w:val="00451529"/>
    <w:rsid w:val="0045233C"/>
    <w:rsid w:val="0046209B"/>
    <w:rsid w:val="004622FD"/>
    <w:rsid w:val="00462398"/>
    <w:rsid w:val="00464CC9"/>
    <w:rsid w:val="0046607B"/>
    <w:rsid w:val="004663D0"/>
    <w:rsid w:val="00467C32"/>
    <w:rsid w:val="00473E19"/>
    <w:rsid w:val="004751B0"/>
    <w:rsid w:val="0048098C"/>
    <w:rsid w:val="0048175E"/>
    <w:rsid w:val="00482276"/>
    <w:rsid w:val="004830B3"/>
    <w:rsid w:val="0048537D"/>
    <w:rsid w:val="00490492"/>
    <w:rsid w:val="0049109D"/>
    <w:rsid w:val="004919C5"/>
    <w:rsid w:val="00491D26"/>
    <w:rsid w:val="004922F9"/>
    <w:rsid w:val="004928F7"/>
    <w:rsid w:val="004936DE"/>
    <w:rsid w:val="004963BC"/>
    <w:rsid w:val="00496E7F"/>
    <w:rsid w:val="00497DE9"/>
    <w:rsid w:val="004A016F"/>
    <w:rsid w:val="004A29EE"/>
    <w:rsid w:val="004A4E3D"/>
    <w:rsid w:val="004A6253"/>
    <w:rsid w:val="004A68FA"/>
    <w:rsid w:val="004A79F2"/>
    <w:rsid w:val="004B13E6"/>
    <w:rsid w:val="004B3751"/>
    <w:rsid w:val="004B4399"/>
    <w:rsid w:val="004B470D"/>
    <w:rsid w:val="004B4F49"/>
    <w:rsid w:val="004B6B2B"/>
    <w:rsid w:val="004B7A2C"/>
    <w:rsid w:val="004B7B74"/>
    <w:rsid w:val="004C2A1B"/>
    <w:rsid w:val="004C3225"/>
    <w:rsid w:val="004C41C4"/>
    <w:rsid w:val="004C6735"/>
    <w:rsid w:val="004C709F"/>
    <w:rsid w:val="004C757D"/>
    <w:rsid w:val="004C7AEF"/>
    <w:rsid w:val="004D12CE"/>
    <w:rsid w:val="004D1710"/>
    <w:rsid w:val="004D1942"/>
    <w:rsid w:val="004D27E1"/>
    <w:rsid w:val="004D2AD6"/>
    <w:rsid w:val="004D4294"/>
    <w:rsid w:val="004D5DD9"/>
    <w:rsid w:val="004D6DDE"/>
    <w:rsid w:val="004D6FB5"/>
    <w:rsid w:val="004E1C96"/>
    <w:rsid w:val="004F0545"/>
    <w:rsid w:val="004F1610"/>
    <w:rsid w:val="004F1F56"/>
    <w:rsid w:val="00501242"/>
    <w:rsid w:val="0050594F"/>
    <w:rsid w:val="0050638C"/>
    <w:rsid w:val="00512D48"/>
    <w:rsid w:val="00512EFB"/>
    <w:rsid w:val="00513F30"/>
    <w:rsid w:val="00516150"/>
    <w:rsid w:val="00517798"/>
    <w:rsid w:val="00523FC6"/>
    <w:rsid w:val="00525F6B"/>
    <w:rsid w:val="005338FB"/>
    <w:rsid w:val="00535436"/>
    <w:rsid w:val="00541D96"/>
    <w:rsid w:val="00544489"/>
    <w:rsid w:val="0055148C"/>
    <w:rsid w:val="00552F07"/>
    <w:rsid w:val="005556F9"/>
    <w:rsid w:val="00555C35"/>
    <w:rsid w:val="00555E3D"/>
    <w:rsid w:val="005605A6"/>
    <w:rsid w:val="00572727"/>
    <w:rsid w:val="0058085A"/>
    <w:rsid w:val="00581304"/>
    <w:rsid w:val="005860F4"/>
    <w:rsid w:val="005902BF"/>
    <w:rsid w:val="005903FA"/>
    <w:rsid w:val="0059198C"/>
    <w:rsid w:val="00591A52"/>
    <w:rsid w:val="005923F9"/>
    <w:rsid w:val="00593AB3"/>
    <w:rsid w:val="005A342D"/>
    <w:rsid w:val="005A511F"/>
    <w:rsid w:val="005A6053"/>
    <w:rsid w:val="005A7174"/>
    <w:rsid w:val="005B0063"/>
    <w:rsid w:val="005B0092"/>
    <w:rsid w:val="005B10AB"/>
    <w:rsid w:val="005B36E5"/>
    <w:rsid w:val="005B5512"/>
    <w:rsid w:val="005B6C37"/>
    <w:rsid w:val="005B7F9C"/>
    <w:rsid w:val="005C04BE"/>
    <w:rsid w:val="005C07CD"/>
    <w:rsid w:val="005C437C"/>
    <w:rsid w:val="005C7A7B"/>
    <w:rsid w:val="005D0AC8"/>
    <w:rsid w:val="005D5D49"/>
    <w:rsid w:val="005E0179"/>
    <w:rsid w:val="005E165E"/>
    <w:rsid w:val="005E1831"/>
    <w:rsid w:val="005E1E5C"/>
    <w:rsid w:val="005E7580"/>
    <w:rsid w:val="005F0215"/>
    <w:rsid w:val="005F577A"/>
    <w:rsid w:val="005F63E3"/>
    <w:rsid w:val="00601C44"/>
    <w:rsid w:val="00602D42"/>
    <w:rsid w:val="006054DA"/>
    <w:rsid w:val="00605A44"/>
    <w:rsid w:val="00613BB0"/>
    <w:rsid w:val="00616AB0"/>
    <w:rsid w:val="0062090C"/>
    <w:rsid w:val="006212C2"/>
    <w:rsid w:val="006228E7"/>
    <w:rsid w:val="00623184"/>
    <w:rsid w:val="00623E94"/>
    <w:rsid w:val="006243FE"/>
    <w:rsid w:val="00626BFD"/>
    <w:rsid w:val="00627E78"/>
    <w:rsid w:val="00632F78"/>
    <w:rsid w:val="00637207"/>
    <w:rsid w:val="00641709"/>
    <w:rsid w:val="00642DF8"/>
    <w:rsid w:val="00642F95"/>
    <w:rsid w:val="006456B8"/>
    <w:rsid w:val="00646518"/>
    <w:rsid w:val="00647106"/>
    <w:rsid w:val="00652AA4"/>
    <w:rsid w:val="00655EAE"/>
    <w:rsid w:val="00657680"/>
    <w:rsid w:val="006602F7"/>
    <w:rsid w:val="006608A9"/>
    <w:rsid w:val="006649F8"/>
    <w:rsid w:val="00666138"/>
    <w:rsid w:val="0066732E"/>
    <w:rsid w:val="00673A98"/>
    <w:rsid w:val="00676798"/>
    <w:rsid w:val="00676CE8"/>
    <w:rsid w:val="00677A61"/>
    <w:rsid w:val="00682378"/>
    <w:rsid w:val="00683CD3"/>
    <w:rsid w:val="00684846"/>
    <w:rsid w:val="006859FF"/>
    <w:rsid w:val="00686724"/>
    <w:rsid w:val="00687B2D"/>
    <w:rsid w:val="00692576"/>
    <w:rsid w:val="006935E3"/>
    <w:rsid w:val="006956E0"/>
    <w:rsid w:val="00696656"/>
    <w:rsid w:val="006A0099"/>
    <w:rsid w:val="006A14AE"/>
    <w:rsid w:val="006A2261"/>
    <w:rsid w:val="006A4794"/>
    <w:rsid w:val="006A551B"/>
    <w:rsid w:val="006B0242"/>
    <w:rsid w:val="006B06BC"/>
    <w:rsid w:val="006C10DA"/>
    <w:rsid w:val="006C195E"/>
    <w:rsid w:val="006C42A5"/>
    <w:rsid w:val="006C42F2"/>
    <w:rsid w:val="006D00D0"/>
    <w:rsid w:val="006D55EB"/>
    <w:rsid w:val="006D7083"/>
    <w:rsid w:val="006E02D1"/>
    <w:rsid w:val="006E06AD"/>
    <w:rsid w:val="006E0A3C"/>
    <w:rsid w:val="006E4E0C"/>
    <w:rsid w:val="006F1224"/>
    <w:rsid w:val="006F39A3"/>
    <w:rsid w:val="006F76F5"/>
    <w:rsid w:val="0070159B"/>
    <w:rsid w:val="00701C35"/>
    <w:rsid w:val="00703F89"/>
    <w:rsid w:val="007040F6"/>
    <w:rsid w:val="00704B6C"/>
    <w:rsid w:val="007060DE"/>
    <w:rsid w:val="0070778F"/>
    <w:rsid w:val="00711662"/>
    <w:rsid w:val="00711A8C"/>
    <w:rsid w:val="00713D12"/>
    <w:rsid w:val="00714BD1"/>
    <w:rsid w:val="007231F3"/>
    <w:rsid w:val="00726C31"/>
    <w:rsid w:val="00730762"/>
    <w:rsid w:val="007319D7"/>
    <w:rsid w:val="00734947"/>
    <w:rsid w:val="0073690B"/>
    <w:rsid w:val="00737142"/>
    <w:rsid w:val="007412D3"/>
    <w:rsid w:val="00744E62"/>
    <w:rsid w:val="00745214"/>
    <w:rsid w:val="00750BA2"/>
    <w:rsid w:val="00750BEB"/>
    <w:rsid w:val="00751CB5"/>
    <w:rsid w:val="00751F2E"/>
    <w:rsid w:val="007530AE"/>
    <w:rsid w:val="007568B1"/>
    <w:rsid w:val="0075754C"/>
    <w:rsid w:val="00757891"/>
    <w:rsid w:val="007614F9"/>
    <w:rsid w:val="007633DF"/>
    <w:rsid w:val="00771F2C"/>
    <w:rsid w:val="00775F1F"/>
    <w:rsid w:val="007814EC"/>
    <w:rsid w:val="0078168A"/>
    <w:rsid w:val="00783591"/>
    <w:rsid w:val="00783D2F"/>
    <w:rsid w:val="007A4455"/>
    <w:rsid w:val="007A5DAE"/>
    <w:rsid w:val="007A5FC1"/>
    <w:rsid w:val="007A65C5"/>
    <w:rsid w:val="007A6CE6"/>
    <w:rsid w:val="007B098A"/>
    <w:rsid w:val="007B0A39"/>
    <w:rsid w:val="007B1392"/>
    <w:rsid w:val="007B2EF7"/>
    <w:rsid w:val="007B75D7"/>
    <w:rsid w:val="007C7BD3"/>
    <w:rsid w:val="007D0971"/>
    <w:rsid w:val="007D551D"/>
    <w:rsid w:val="007D58E9"/>
    <w:rsid w:val="007D78D0"/>
    <w:rsid w:val="007E0768"/>
    <w:rsid w:val="007E0DDF"/>
    <w:rsid w:val="007E125A"/>
    <w:rsid w:val="007E4868"/>
    <w:rsid w:val="007E4A63"/>
    <w:rsid w:val="007F10EA"/>
    <w:rsid w:val="007F112A"/>
    <w:rsid w:val="007F21EC"/>
    <w:rsid w:val="007F3B1B"/>
    <w:rsid w:val="007F6DD2"/>
    <w:rsid w:val="00800768"/>
    <w:rsid w:val="00800ED4"/>
    <w:rsid w:val="00801050"/>
    <w:rsid w:val="008013D7"/>
    <w:rsid w:val="00803A5A"/>
    <w:rsid w:val="00804554"/>
    <w:rsid w:val="008064C7"/>
    <w:rsid w:val="008065CE"/>
    <w:rsid w:val="008113DF"/>
    <w:rsid w:val="00812CE5"/>
    <w:rsid w:val="00812D80"/>
    <w:rsid w:val="00817787"/>
    <w:rsid w:val="008209F8"/>
    <w:rsid w:val="0082131F"/>
    <w:rsid w:val="00821BDC"/>
    <w:rsid w:val="00821CA1"/>
    <w:rsid w:val="00823A2A"/>
    <w:rsid w:val="00824A78"/>
    <w:rsid w:val="00830F08"/>
    <w:rsid w:val="0083387F"/>
    <w:rsid w:val="00836722"/>
    <w:rsid w:val="0083787C"/>
    <w:rsid w:val="00840DC2"/>
    <w:rsid w:val="00843FB4"/>
    <w:rsid w:val="00845E81"/>
    <w:rsid w:val="00847EFF"/>
    <w:rsid w:val="00847F8B"/>
    <w:rsid w:val="00851010"/>
    <w:rsid w:val="008517D7"/>
    <w:rsid w:val="00855A65"/>
    <w:rsid w:val="00855C72"/>
    <w:rsid w:val="008614D4"/>
    <w:rsid w:val="00862621"/>
    <w:rsid w:val="0086340F"/>
    <w:rsid w:val="008639C1"/>
    <w:rsid w:val="0086503D"/>
    <w:rsid w:val="00866E81"/>
    <w:rsid w:val="00871FBB"/>
    <w:rsid w:val="00872553"/>
    <w:rsid w:val="00873FA8"/>
    <w:rsid w:val="008837D4"/>
    <w:rsid w:val="00883D82"/>
    <w:rsid w:val="00885206"/>
    <w:rsid w:val="008870D3"/>
    <w:rsid w:val="00890A33"/>
    <w:rsid w:val="00892CB6"/>
    <w:rsid w:val="00893796"/>
    <w:rsid w:val="008953B6"/>
    <w:rsid w:val="00895B9A"/>
    <w:rsid w:val="00895F8A"/>
    <w:rsid w:val="008A2EC7"/>
    <w:rsid w:val="008A34E7"/>
    <w:rsid w:val="008A3C5E"/>
    <w:rsid w:val="008A4F86"/>
    <w:rsid w:val="008A7026"/>
    <w:rsid w:val="008B23A1"/>
    <w:rsid w:val="008B28B4"/>
    <w:rsid w:val="008B2C0A"/>
    <w:rsid w:val="008B3EF7"/>
    <w:rsid w:val="008B4761"/>
    <w:rsid w:val="008B47F9"/>
    <w:rsid w:val="008B5A07"/>
    <w:rsid w:val="008C250E"/>
    <w:rsid w:val="008C265C"/>
    <w:rsid w:val="008C4CD8"/>
    <w:rsid w:val="008C51B4"/>
    <w:rsid w:val="008D362D"/>
    <w:rsid w:val="008D4B5E"/>
    <w:rsid w:val="008D736B"/>
    <w:rsid w:val="008E20DF"/>
    <w:rsid w:val="008E2861"/>
    <w:rsid w:val="008E3D63"/>
    <w:rsid w:val="008F0F52"/>
    <w:rsid w:val="009005DB"/>
    <w:rsid w:val="009024DB"/>
    <w:rsid w:val="00905118"/>
    <w:rsid w:val="009109C8"/>
    <w:rsid w:val="009113E9"/>
    <w:rsid w:val="0091221F"/>
    <w:rsid w:val="00913CE9"/>
    <w:rsid w:val="00916648"/>
    <w:rsid w:val="0092293B"/>
    <w:rsid w:val="00925C63"/>
    <w:rsid w:val="00930631"/>
    <w:rsid w:val="00932A65"/>
    <w:rsid w:val="00935D54"/>
    <w:rsid w:val="009366DB"/>
    <w:rsid w:val="0093722E"/>
    <w:rsid w:val="00940B99"/>
    <w:rsid w:val="00942F9A"/>
    <w:rsid w:val="0094584C"/>
    <w:rsid w:val="00946C51"/>
    <w:rsid w:val="0095036E"/>
    <w:rsid w:val="00950987"/>
    <w:rsid w:val="009513F4"/>
    <w:rsid w:val="009574E1"/>
    <w:rsid w:val="00957F95"/>
    <w:rsid w:val="00960219"/>
    <w:rsid w:val="00965312"/>
    <w:rsid w:val="00965451"/>
    <w:rsid w:val="0096736A"/>
    <w:rsid w:val="00971C7A"/>
    <w:rsid w:val="009721B1"/>
    <w:rsid w:val="009739B9"/>
    <w:rsid w:val="00984F89"/>
    <w:rsid w:val="009902BC"/>
    <w:rsid w:val="00990AF3"/>
    <w:rsid w:val="00990C22"/>
    <w:rsid w:val="009939FA"/>
    <w:rsid w:val="00995290"/>
    <w:rsid w:val="009A02B6"/>
    <w:rsid w:val="009A2F0F"/>
    <w:rsid w:val="009A425F"/>
    <w:rsid w:val="009A6AE5"/>
    <w:rsid w:val="009B0F13"/>
    <w:rsid w:val="009B441D"/>
    <w:rsid w:val="009B455F"/>
    <w:rsid w:val="009B4DA7"/>
    <w:rsid w:val="009B6F48"/>
    <w:rsid w:val="009C299A"/>
    <w:rsid w:val="009C3940"/>
    <w:rsid w:val="009C3FF2"/>
    <w:rsid w:val="009C636E"/>
    <w:rsid w:val="009C692E"/>
    <w:rsid w:val="009D2A94"/>
    <w:rsid w:val="009D2B95"/>
    <w:rsid w:val="009D389F"/>
    <w:rsid w:val="009E186A"/>
    <w:rsid w:val="009E64DF"/>
    <w:rsid w:val="009F3AED"/>
    <w:rsid w:val="009F4B22"/>
    <w:rsid w:val="009F4EFE"/>
    <w:rsid w:val="009F5356"/>
    <w:rsid w:val="009F5F7D"/>
    <w:rsid w:val="009F6FD6"/>
    <w:rsid w:val="00A00867"/>
    <w:rsid w:val="00A00DF3"/>
    <w:rsid w:val="00A024BA"/>
    <w:rsid w:val="00A04E89"/>
    <w:rsid w:val="00A06FD7"/>
    <w:rsid w:val="00A07407"/>
    <w:rsid w:val="00A1029C"/>
    <w:rsid w:val="00A10F8B"/>
    <w:rsid w:val="00A11856"/>
    <w:rsid w:val="00A12AA2"/>
    <w:rsid w:val="00A138EC"/>
    <w:rsid w:val="00A1482B"/>
    <w:rsid w:val="00A20A12"/>
    <w:rsid w:val="00A21C08"/>
    <w:rsid w:val="00A23304"/>
    <w:rsid w:val="00A23C6D"/>
    <w:rsid w:val="00A243CD"/>
    <w:rsid w:val="00A36038"/>
    <w:rsid w:val="00A4368D"/>
    <w:rsid w:val="00A437C1"/>
    <w:rsid w:val="00A43D0A"/>
    <w:rsid w:val="00A442DF"/>
    <w:rsid w:val="00A45791"/>
    <w:rsid w:val="00A46554"/>
    <w:rsid w:val="00A5024C"/>
    <w:rsid w:val="00A542AA"/>
    <w:rsid w:val="00A54BA6"/>
    <w:rsid w:val="00A55928"/>
    <w:rsid w:val="00A57610"/>
    <w:rsid w:val="00A60914"/>
    <w:rsid w:val="00A726A1"/>
    <w:rsid w:val="00A741C1"/>
    <w:rsid w:val="00A75A22"/>
    <w:rsid w:val="00A76869"/>
    <w:rsid w:val="00A7703E"/>
    <w:rsid w:val="00A77988"/>
    <w:rsid w:val="00A8723A"/>
    <w:rsid w:val="00A90280"/>
    <w:rsid w:val="00A9342F"/>
    <w:rsid w:val="00A96C73"/>
    <w:rsid w:val="00A9704A"/>
    <w:rsid w:val="00A97419"/>
    <w:rsid w:val="00AA0C23"/>
    <w:rsid w:val="00AA0DEF"/>
    <w:rsid w:val="00AA12C6"/>
    <w:rsid w:val="00AA2A4F"/>
    <w:rsid w:val="00AA4AE4"/>
    <w:rsid w:val="00AA5BA6"/>
    <w:rsid w:val="00AA64E8"/>
    <w:rsid w:val="00AB44A4"/>
    <w:rsid w:val="00AB68D8"/>
    <w:rsid w:val="00AB7666"/>
    <w:rsid w:val="00AB7872"/>
    <w:rsid w:val="00AC3EDC"/>
    <w:rsid w:val="00AC5E54"/>
    <w:rsid w:val="00AC6AE6"/>
    <w:rsid w:val="00AC6D51"/>
    <w:rsid w:val="00AD0573"/>
    <w:rsid w:val="00AD0A01"/>
    <w:rsid w:val="00AD4BB8"/>
    <w:rsid w:val="00AD731A"/>
    <w:rsid w:val="00AD7E97"/>
    <w:rsid w:val="00AE09D0"/>
    <w:rsid w:val="00AE7902"/>
    <w:rsid w:val="00AE7B4B"/>
    <w:rsid w:val="00AF00A2"/>
    <w:rsid w:val="00AF116A"/>
    <w:rsid w:val="00AF5F15"/>
    <w:rsid w:val="00B02E09"/>
    <w:rsid w:val="00B045B8"/>
    <w:rsid w:val="00B055F7"/>
    <w:rsid w:val="00B07899"/>
    <w:rsid w:val="00B106C1"/>
    <w:rsid w:val="00B1457F"/>
    <w:rsid w:val="00B148A8"/>
    <w:rsid w:val="00B15251"/>
    <w:rsid w:val="00B16525"/>
    <w:rsid w:val="00B2045C"/>
    <w:rsid w:val="00B21696"/>
    <w:rsid w:val="00B23407"/>
    <w:rsid w:val="00B26783"/>
    <w:rsid w:val="00B278C4"/>
    <w:rsid w:val="00B32AF4"/>
    <w:rsid w:val="00B34829"/>
    <w:rsid w:val="00B3543C"/>
    <w:rsid w:val="00B37F69"/>
    <w:rsid w:val="00B4241D"/>
    <w:rsid w:val="00B43257"/>
    <w:rsid w:val="00B44761"/>
    <w:rsid w:val="00B449EA"/>
    <w:rsid w:val="00B45009"/>
    <w:rsid w:val="00B45262"/>
    <w:rsid w:val="00B51F7B"/>
    <w:rsid w:val="00B535CA"/>
    <w:rsid w:val="00B5592A"/>
    <w:rsid w:val="00B57082"/>
    <w:rsid w:val="00B62735"/>
    <w:rsid w:val="00B629FE"/>
    <w:rsid w:val="00B62DB3"/>
    <w:rsid w:val="00B63A91"/>
    <w:rsid w:val="00B64601"/>
    <w:rsid w:val="00B70624"/>
    <w:rsid w:val="00B756A4"/>
    <w:rsid w:val="00B75C1D"/>
    <w:rsid w:val="00B75D06"/>
    <w:rsid w:val="00B763DD"/>
    <w:rsid w:val="00B767FC"/>
    <w:rsid w:val="00B76992"/>
    <w:rsid w:val="00B80541"/>
    <w:rsid w:val="00B867CA"/>
    <w:rsid w:val="00B86929"/>
    <w:rsid w:val="00B87377"/>
    <w:rsid w:val="00B8757B"/>
    <w:rsid w:val="00B907AD"/>
    <w:rsid w:val="00B94053"/>
    <w:rsid w:val="00BA2297"/>
    <w:rsid w:val="00BA74DD"/>
    <w:rsid w:val="00BB02BE"/>
    <w:rsid w:val="00BB03D4"/>
    <w:rsid w:val="00BB0E40"/>
    <w:rsid w:val="00BB6BA4"/>
    <w:rsid w:val="00BB6E07"/>
    <w:rsid w:val="00BC04A5"/>
    <w:rsid w:val="00BC3EDC"/>
    <w:rsid w:val="00BC4A1A"/>
    <w:rsid w:val="00BC611F"/>
    <w:rsid w:val="00BC719F"/>
    <w:rsid w:val="00BC7AC2"/>
    <w:rsid w:val="00BD2EB3"/>
    <w:rsid w:val="00BD3A75"/>
    <w:rsid w:val="00BD4C9F"/>
    <w:rsid w:val="00BD69A6"/>
    <w:rsid w:val="00BD78B4"/>
    <w:rsid w:val="00BE021C"/>
    <w:rsid w:val="00BE2519"/>
    <w:rsid w:val="00BE6D39"/>
    <w:rsid w:val="00BE7887"/>
    <w:rsid w:val="00BF01B4"/>
    <w:rsid w:val="00BF0257"/>
    <w:rsid w:val="00BF1A23"/>
    <w:rsid w:val="00BF7E97"/>
    <w:rsid w:val="00C04C5D"/>
    <w:rsid w:val="00C050A8"/>
    <w:rsid w:val="00C07ADC"/>
    <w:rsid w:val="00C07B2B"/>
    <w:rsid w:val="00C10570"/>
    <w:rsid w:val="00C12F55"/>
    <w:rsid w:val="00C15110"/>
    <w:rsid w:val="00C2042B"/>
    <w:rsid w:val="00C255EC"/>
    <w:rsid w:val="00C25C99"/>
    <w:rsid w:val="00C3018A"/>
    <w:rsid w:val="00C302B4"/>
    <w:rsid w:val="00C32C3F"/>
    <w:rsid w:val="00C3728A"/>
    <w:rsid w:val="00C44E25"/>
    <w:rsid w:val="00C4561D"/>
    <w:rsid w:val="00C45DB4"/>
    <w:rsid w:val="00C45DDA"/>
    <w:rsid w:val="00C517FE"/>
    <w:rsid w:val="00C51A21"/>
    <w:rsid w:val="00C52AF1"/>
    <w:rsid w:val="00C53218"/>
    <w:rsid w:val="00C55B84"/>
    <w:rsid w:val="00C6127E"/>
    <w:rsid w:val="00C653EF"/>
    <w:rsid w:val="00C67964"/>
    <w:rsid w:val="00C71752"/>
    <w:rsid w:val="00C71A32"/>
    <w:rsid w:val="00C77727"/>
    <w:rsid w:val="00C82AD2"/>
    <w:rsid w:val="00C84DD1"/>
    <w:rsid w:val="00C90778"/>
    <w:rsid w:val="00C91D6E"/>
    <w:rsid w:val="00C929BB"/>
    <w:rsid w:val="00C94FE4"/>
    <w:rsid w:val="00C97569"/>
    <w:rsid w:val="00CA1E86"/>
    <w:rsid w:val="00CA4E5C"/>
    <w:rsid w:val="00CA58B2"/>
    <w:rsid w:val="00CB17DA"/>
    <w:rsid w:val="00CB1A75"/>
    <w:rsid w:val="00CB2A23"/>
    <w:rsid w:val="00CB389F"/>
    <w:rsid w:val="00CC3470"/>
    <w:rsid w:val="00CC3DC4"/>
    <w:rsid w:val="00CD1E1F"/>
    <w:rsid w:val="00CD606A"/>
    <w:rsid w:val="00CE0FE9"/>
    <w:rsid w:val="00CE11F2"/>
    <w:rsid w:val="00CE63B6"/>
    <w:rsid w:val="00CE68CD"/>
    <w:rsid w:val="00CF073E"/>
    <w:rsid w:val="00CF0BC0"/>
    <w:rsid w:val="00CF20C5"/>
    <w:rsid w:val="00CF3894"/>
    <w:rsid w:val="00CF3C56"/>
    <w:rsid w:val="00CF77A6"/>
    <w:rsid w:val="00D070AA"/>
    <w:rsid w:val="00D13106"/>
    <w:rsid w:val="00D15319"/>
    <w:rsid w:val="00D15805"/>
    <w:rsid w:val="00D158BD"/>
    <w:rsid w:val="00D17224"/>
    <w:rsid w:val="00D17E0C"/>
    <w:rsid w:val="00D20EA1"/>
    <w:rsid w:val="00D212E8"/>
    <w:rsid w:val="00D22363"/>
    <w:rsid w:val="00D232C6"/>
    <w:rsid w:val="00D25404"/>
    <w:rsid w:val="00D27CBA"/>
    <w:rsid w:val="00D34C29"/>
    <w:rsid w:val="00D354CF"/>
    <w:rsid w:val="00D402C3"/>
    <w:rsid w:val="00D42EB0"/>
    <w:rsid w:val="00D44F14"/>
    <w:rsid w:val="00D51FA7"/>
    <w:rsid w:val="00D5396E"/>
    <w:rsid w:val="00D53E73"/>
    <w:rsid w:val="00D557F6"/>
    <w:rsid w:val="00D56AF6"/>
    <w:rsid w:val="00D6315B"/>
    <w:rsid w:val="00D632C4"/>
    <w:rsid w:val="00D63BBE"/>
    <w:rsid w:val="00D641F0"/>
    <w:rsid w:val="00D66CBE"/>
    <w:rsid w:val="00D67243"/>
    <w:rsid w:val="00D677A9"/>
    <w:rsid w:val="00D72382"/>
    <w:rsid w:val="00D8013B"/>
    <w:rsid w:val="00D8099C"/>
    <w:rsid w:val="00D814FF"/>
    <w:rsid w:val="00D82BB2"/>
    <w:rsid w:val="00D83453"/>
    <w:rsid w:val="00D84A4A"/>
    <w:rsid w:val="00D90CA8"/>
    <w:rsid w:val="00D92AFC"/>
    <w:rsid w:val="00D92B4D"/>
    <w:rsid w:val="00D93790"/>
    <w:rsid w:val="00D976A9"/>
    <w:rsid w:val="00DA0B12"/>
    <w:rsid w:val="00DA0CF6"/>
    <w:rsid w:val="00DA2863"/>
    <w:rsid w:val="00DA4299"/>
    <w:rsid w:val="00DA7C1F"/>
    <w:rsid w:val="00DB088F"/>
    <w:rsid w:val="00DB2292"/>
    <w:rsid w:val="00DB2FEA"/>
    <w:rsid w:val="00DB3E16"/>
    <w:rsid w:val="00DC28F4"/>
    <w:rsid w:val="00DC570B"/>
    <w:rsid w:val="00DC6E9B"/>
    <w:rsid w:val="00DD1CEF"/>
    <w:rsid w:val="00DD3D9E"/>
    <w:rsid w:val="00DD62B8"/>
    <w:rsid w:val="00DE2F11"/>
    <w:rsid w:val="00DE6DBF"/>
    <w:rsid w:val="00DE732A"/>
    <w:rsid w:val="00DF066C"/>
    <w:rsid w:val="00DF489A"/>
    <w:rsid w:val="00DF572D"/>
    <w:rsid w:val="00E025C8"/>
    <w:rsid w:val="00E0274D"/>
    <w:rsid w:val="00E117AA"/>
    <w:rsid w:val="00E125B5"/>
    <w:rsid w:val="00E14028"/>
    <w:rsid w:val="00E14D34"/>
    <w:rsid w:val="00E1634F"/>
    <w:rsid w:val="00E17809"/>
    <w:rsid w:val="00E2105B"/>
    <w:rsid w:val="00E2359D"/>
    <w:rsid w:val="00E24E1A"/>
    <w:rsid w:val="00E303CB"/>
    <w:rsid w:val="00E328FB"/>
    <w:rsid w:val="00E3378A"/>
    <w:rsid w:val="00E3563D"/>
    <w:rsid w:val="00E35B72"/>
    <w:rsid w:val="00E35D79"/>
    <w:rsid w:val="00E364EF"/>
    <w:rsid w:val="00E36DF2"/>
    <w:rsid w:val="00E40271"/>
    <w:rsid w:val="00E43572"/>
    <w:rsid w:val="00E463BE"/>
    <w:rsid w:val="00E46FA5"/>
    <w:rsid w:val="00E5042E"/>
    <w:rsid w:val="00E504D8"/>
    <w:rsid w:val="00E52597"/>
    <w:rsid w:val="00E530C5"/>
    <w:rsid w:val="00E576C5"/>
    <w:rsid w:val="00E57A03"/>
    <w:rsid w:val="00E61EA0"/>
    <w:rsid w:val="00E638ED"/>
    <w:rsid w:val="00E647CA"/>
    <w:rsid w:val="00E64E4D"/>
    <w:rsid w:val="00E65546"/>
    <w:rsid w:val="00E67914"/>
    <w:rsid w:val="00E67FF0"/>
    <w:rsid w:val="00E70509"/>
    <w:rsid w:val="00E730E0"/>
    <w:rsid w:val="00E746BD"/>
    <w:rsid w:val="00E76D4A"/>
    <w:rsid w:val="00E7789A"/>
    <w:rsid w:val="00E81EB1"/>
    <w:rsid w:val="00E8360B"/>
    <w:rsid w:val="00E841E5"/>
    <w:rsid w:val="00E86A8E"/>
    <w:rsid w:val="00E91577"/>
    <w:rsid w:val="00E92169"/>
    <w:rsid w:val="00E92EC9"/>
    <w:rsid w:val="00E933F6"/>
    <w:rsid w:val="00E96677"/>
    <w:rsid w:val="00EA1BD2"/>
    <w:rsid w:val="00EA3B21"/>
    <w:rsid w:val="00EA5428"/>
    <w:rsid w:val="00EA691E"/>
    <w:rsid w:val="00EA7EF4"/>
    <w:rsid w:val="00EB063D"/>
    <w:rsid w:val="00EB2456"/>
    <w:rsid w:val="00EB2EE7"/>
    <w:rsid w:val="00EB349C"/>
    <w:rsid w:val="00EB3CE7"/>
    <w:rsid w:val="00EB49F3"/>
    <w:rsid w:val="00EC30C9"/>
    <w:rsid w:val="00EC34DF"/>
    <w:rsid w:val="00EC5254"/>
    <w:rsid w:val="00EC76F9"/>
    <w:rsid w:val="00ED01CF"/>
    <w:rsid w:val="00ED4CED"/>
    <w:rsid w:val="00ED754C"/>
    <w:rsid w:val="00EE1F96"/>
    <w:rsid w:val="00EE5CBA"/>
    <w:rsid w:val="00EF0979"/>
    <w:rsid w:val="00EF13EC"/>
    <w:rsid w:val="00EF2A05"/>
    <w:rsid w:val="00EF38AB"/>
    <w:rsid w:val="00EF4A29"/>
    <w:rsid w:val="00EF5279"/>
    <w:rsid w:val="00EF769A"/>
    <w:rsid w:val="00F0385A"/>
    <w:rsid w:val="00F0651B"/>
    <w:rsid w:val="00F108F6"/>
    <w:rsid w:val="00F13E0B"/>
    <w:rsid w:val="00F14FBE"/>
    <w:rsid w:val="00F15DBE"/>
    <w:rsid w:val="00F2001B"/>
    <w:rsid w:val="00F22432"/>
    <w:rsid w:val="00F22662"/>
    <w:rsid w:val="00F249FC"/>
    <w:rsid w:val="00F26F7E"/>
    <w:rsid w:val="00F3046E"/>
    <w:rsid w:val="00F31907"/>
    <w:rsid w:val="00F31969"/>
    <w:rsid w:val="00F31DAF"/>
    <w:rsid w:val="00F339BA"/>
    <w:rsid w:val="00F34AEC"/>
    <w:rsid w:val="00F361B5"/>
    <w:rsid w:val="00F4625D"/>
    <w:rsid w:val="00F47422"/>
    <w:rsid w:val="00F47565"/>
    <w:rsid w:val="00F47ACE"/>
    <w:rsid w:val="00F54396"/>
    <w:rsid w:val="00F54C2C"/>
    <w:rsid w:val="00F54CD2"/>
    <w:rsid w:val="00F568C5"/>
    <w:rsid w:val="00F56BE6"/>
    <w:rsid w:val="00F616EB"/>
    <w:rsid w:val="00F64242"/>
    <w:rsid w:val="00F644D3"/>
    <w:rsid w:val="00F705C7"/>
    <w:rsid w:val="00F706C1"/>
    <w:rsid w:val="00F75272"/>
    <w:rsid w:val="00F8049D"/>
    <w:rsid w:val="00F81157"/>
    <w:rsid w:val="00F815B6"/>
    <w:rsid w:val="00F82393"/>
    <w:rsid w:val="00F85FD3"/>
    <w:rsid w:val="00F94448"/>
    <w:rsid w:val="00F953C4"/>
    <w:rsid w:val="00F9590A"/>
    <w:rsid w:val="00F95B5A"/>
    <w:rsid w:val="00F97DE2"/>
    <w:rsid w:val="00FA066E"/>
    <w:rsid w:val="00FA0D6F"/>
    <w:rsid w:val="00FA27C5"/>
    <w:rsid w:val="00FA2F5B"/>
    <w:rsid w:val="00FA34BC"/>
    <w:rsid w:val="00FA382B"/>
    <w:rsid w:val="00FB06E9"/>
    <w:rsid w:val="00FB4142"/>
    <w:rsid w:val="00FC28E3"/>
    <w:rsid w:val="00FD1906"/>
    <w:rsid w:val="00FD451C"/>
    <w:rsid w:val="00FD71AE"/>
    <w:rsid w:val="00FD780E"/>
    <w:rsid w:val="00FD7AA3"/>
    <w:rsid w:val="00FE010B"/>
    <w:rsid w:val="00FE302A"/>
    <w:rsid w:val="00FE35B0"/>
    <w:rsid w:val="00FE48B5"/>
    <w:rsid w:val="00FE5C87"/>
    <w:rsid w:val="00FE6440"/>
    <w:rsid w:val="00FE6B79"/>
    <w:rsid w:val="00FE70E7"/>
    <w:rsid w:val="00FF0DF1"/>
    <w:rsid w:val="00FF2613"/>
    <w:rsid w:val="00FF2C4A"/>
    <w:rsid w:val="00FF466C"/>
    <w:rsid w:val="00FF66E0"/>
    <w:rsid w:val="00FF6CB4"/>
    <w:rsid w:val="00FF7DBE"/>
    <w:rsid w:val="00FF7EE9"/>
    <w:rsid w:val="03F19D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56"/>
    <w:rPr>
      <w:rFonts w:eastAsiaTheme="majorEastAsia" w:cstheme="majorBidi"/>
      <w:color w:val="272727" w:themeColor="text1" w:themeTint="D8"/>
    </w:rPr>
  </w:style>
  <w:style w:type="paragraph" w:styleId="Title">
    <w:name w:val="Title"/>
    <w:basedOn w:val="Normal"/>
    <w:next w:val="Normal"/>
    <w:link w:val="TitleChar"/>
    <w:uiPriority w:val="10"/>
    <w:qFormat/>
    <w:rsid w:val="00CF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F3C56"/>
    <w:rPr>
      <w:i/>
      <w:iCs/>
      <w:color w:val="404040" w:themeColor="text1" w:themeTint="BF"/>
    </w:rPr>
  </w:style>
  <w:style w:type="paragraph" w:styleId="ListParagraph">
    <w:name w:val="List Paragraph"/>
    <w:basedOn w:val="Normal"/>
    <w:uiPriority w:val="34"/>
    <w:qFormat/>
    <w:rsid w:val="00CF3C56"/>
    <w:pPr>
      <w:ind w:left="720"/>
      <w:contextualSpacing/>
    </w:pPr>
  </w:style>
  <w:style w:type="character" w:styleId="IntenseEmphasis">
    <w:name w:val="Intense Emphasis"/>
    <w:basedOn w:val="DefaultParagraphFont"/>
    <w:uiPriority w:val="21"/>
    <w:qFormat/>
    <w:rsid w:val="00CF3C56"/>
    <w:rPr>
      <w:i/>
      <w:iCs/>
      <w:color w:val="0F4761" w:themeColor="accent1" w:themeShade="BF"/>
    </w:rPr>
  </w:style>
  <w:style w:type="paragraph" w:styleId="IntenseQuote">
    <w:name w:val="Intense Quote"/>
    <w:basedOn w:val="Normal"/>
    <w:next w:val="Normal"/>
    <w:link w:val="IntenseQuoteChar"/>
    <w:uiPriority w:val="30"/>
    <w:qFormat/>
    <w:rsid w:val="00CF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C56"/>
    <w:rPr>
      <w:i/>
      <w:iCs/>
      <w:color w:val="0F4761" w:themeColor="accent1" w:themeShade="BF"/>
    </w:rPr>
  </w:style>
  <w:style w:type="character" w:styleId="IntenseReference">
    <w:name w:val="Intense Reference"/>
    <w:basedOn w:val="DefaultParagraphFont"/>
    <w:uiPriority w:val="32"/>
    <w:qFormat/>
    <w:rsid w:val="00CF3C56"/>
    <w:rPr>
      <w:b/>
      <w:bCs/>
      <w:smallCaps/>
      <w:color w:val="0F4761" w:themeColor="accent1" w:themeShade="BF"/>
      <w:spacing w:val="5"/>
    </w:rPr>
  </w:style>
  <w:style w:type="character" w:styleId="Hyperlink">
    <w:name w:val="Hyperlink"/>
    <w:basedOn w:val="DefaultParagraphFont"/>
    <w:uiPriority w:val="99"/>
    <w:unhideWhenUsed/>
    <w:rsid w:val="00CF3C56"/>
    <w:rPr>
      <w:color w:val="467886" w:themeColor="hyperlink"/>
      <w:u w:val="single"/>
    </w:rPr>
  </w:style>
  <w:style w:type="character" w:styleId="UnresolvedMention">
    <w:name w:val="Unresolved Mention"/>
    <w:basedOn w:val="DefaultParagraphFont"/>
    <w:uiPriority w:val="99"/>
    <w:semiHidden/>
    <w:unhideWhenUsed/>
    <w:rsid w:val="00CF3C56"/>
    <w:rPr>
      <w:color w:val="605E5C"/>
      <w:shd w:val="clear" w:color="auto" w:fill="E1DFDD"/>
    </w:rPr>
  </w:style>
  <w:style w:type="paragraph" w:styleId="Caption">
    <w:name w:val="caption"/>
    <w:basedOn w:val="Normal"/>
    <w:next w:val="Normal"/>
    <w:uiPriority w:val="35"/>
    <w:unhideWhenUsed/>
    <w:qFormat/>
    <w:rsid w:val="00CF3C56"/>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004B27"/>
  </w:style>
  <w:style w:type="character" w:customStyle="1" w:styleId="CommentTextChar">
    <w:name w:val="Comment Text Char"/>
    <w:basedOn w:val="DefaultParagraphFont"/>
    <w:link w:val="CommentText"/>
    <w:uiPriority w:val="99"/>
    <w:qFormat/>
    <w:rsid w:val="00ED4CED"/>
    <w:rPr>
      <w:sz w:val="20"/>
      <w:szCs w:val="20"/>
    </w:rPr>
  </w:style>
  <w:style w:type="character" w:styleId="CommentReference">
    <w:name w:val="annotation reference"/>
    <w:basedOn w:val="DefaultParagraphFont"/>
    <w:uiPriority w:val="99"/>
    <w:semiHidden/>
    <w:unhideWhenUsed/>
    <w:qFormat/>
    <w:rsid w:val="00ED4CED"/>
    <w:rPr>
      <w:sz w:val="16"/>
      <w:szCs w:val="16"/>
    </w:rPr>
  </w:style>
  <w:style w:type="paragraph" w:styleId="CommentText">
    <w:name w:val="annotation text"/>
    <w:basedOn w:val="Normal"/>
    <w:link w:val="CommentTextChar"/>
    <w:uiPriority w:val="99"/>
    <w:unhideWhenUsed/>
    <w:rsid w:val="00ED4CED"/>
    <w:pPr>
      <w:suppressAutoHyphens/>
      <w:spacing w:line="240" w:lineRule="auto"/>
    </w:pPr>
    <w:rPr>
      <w:sz w:val="20"/>
      <w:szCs w:val="20"/>
    </w:rPr>
  </w:style>
  <w:style w:type="character" w:customStyle="1" w:styleId="CommentTextChar1">
    <w:name w:val="Comment Text Char1"/>
    <w:basedOn w:val="DefaultParagraphFont"/>
    <w:uiPriority w:val="99"/>
    <w:semiHidden/>
    <w:rsid w:val="00ED4CED"/>
    <w:rPr>
      <w:sz w:val="20"/>
      <w:szCs w:val="20"/>
    </w:rPr>
  </w:style>
  <w:style w:type="paragraph" w:styleId="NormalWeb">
    <w:name w:val="Normal (Web)"/>
    <w:basedOn w:val="Normal"/>
    <w:uiPriority w:val="99"/>
    <w:semiHidden/>
    <w:unhideWhenUsed/>
    <w:rsid w:val="009F5F7D"/>
    <w:rPr>
      <w:rFonts w:ascii="Times New Roman" w:hAnsi="Times New Roman" w:cs="Times New Roman"/>
    </w:rPr>
  </w:style>
  <w:style w:type="table" w:styleId="TableGrid">
    <w:name w:val="Table Grid"/>
    <w:basedOn w:val="TableNormal"/>
    <w:uiPriority w:val="39"/>
    <w:rsid w:val="00A10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0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778"/>
    <w:rPr>
      <w:sz w:val="20"/>
      <w:szCs w:val="20"/>
    </w:rPr>
  </w:style>
  <w:style w:type="character" w:styleId="EndnoteReference">
    <w:name w:val="endnote reference"/>
    <w:basedOn w:val="DefaultParagraphFont"/>
    <w:uiPriority w:val="99"/>
    <w:semiHidden/>
    <w:unhideWhenUsed/>
    <w:rsid w:val="00C90778"/>
    <w:rPr>
      <w:vertAlign w:val="superscript"/>
    </w:rPr>
  </w:style>
  <w:style w:type="paragraph" w:styleId="FootnoteText">
    <w:name w:val="footnote text"/>
    <w:basedOn w:val="Normal"/>
    <w:link w:val="FootnoteTextChar"/>
    <w:uiPriority w:val="99"/>
    <w:semiHidden/>
    <w:unhideWhenUsed/>
    <w:rsid w:val="00C90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778"/>
    <w:rPr>
      <w:sz w:val="20"/>
      <w:szCs w:val="20"/>
    </w:rPr>
  </w:style>
  <w:style w:type="character" w:styleId="FootnoteReference">
    <w:name w:val="footnote reference"/>
    <w:basedOn w:val="DefaultParagraphFont"/>
    <w:uiPriority w:val="99"/>
    <w:semiHidden/>
    <w:unhideWhenUsed/>
    <w:rsid w:val="00C90778"/>
    <w:rPr>
      <w:vertAlign w:val="superscript"/>
    </w:rPr>
  </w:style>
  <w:style w:type="paragraph" w:styleId="Header">
    <w:name w:val="header"/>
    <w:basedOn w:val="Normal"/>
    <w:link w:val="HeaderChar"/>
    <w:uiPriority w:val="99"/>
    <w:unhideWhenUsed/>
    <w:rsid w:val="006E4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E0C"/>
  </w:style>
  <w:style w:type="paragraph" w:styleId="Footer">
    <w:name w:val="footer"/>
    <w:basedOn w:val="Normal"/>
    <w:link w:val="FooterChar"/>
    <w:uiPriority w:val="99"/>
    <w:unhideWhenUsed/>
    <w:rsid w:val="006E4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E0C"/>
  </w:style>
  <w:style w:type="paragraph" w:styleId="HTMLPreformatted">
    <w:name w:val="HTML Preformatted"/>
    <w:basedOn w:val="Normal"/>
    <w:link w:val="HTMLPreformattedChar"/>
    <w:uiPriority w:val="99"/>
    <w:semiHidden/>
    <w:unhideWhenUsed/>
    <w:rsid w:val="004904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492"/>
    <w:rPr>
      <w:rFonts w:ascii="Consolas" w:hAnsi="Consolas"/>
      <w:sz w:val="20"/>
      <w:szCs w:val="20"/>
    </w:rPr>
  </w:style>
  <w:style w:type="paragraph" w:styleId="CommentSubject">
    <w:name w:val="annotation subject"/>
    <w:basedOn w:val="CommentText"/>
    <w:next w:val="CommentText"/>
    <w:link w:val="CommentSubjectChar"/>
    <w:uiPriority w:val="99"/>
    <w:semiHidden/>
    <w:unhideWhenUsed/>
    <w:rsid w:val="00D976A9"/>
    <w:pPr>
      <w:suppressAutoHyphens w:val="0"/>
    </w:pPr>
    <w:rPr>
      <w:b/>
      <w:bCs/>
    </w:rPr>
  </w:style>
  <w:style w:type="character" w:customStyle="1" w:styleId="CommentSubjectChar">
    <w:name w:val="Comment Subject Char"/>
    <w:basedOn w:val="CommentTextChar"/>
    <w:link w:val="CommentSubject"/>
    <w:uiPriority w:val="99"/>
    <w:semiHidden/>
    <w:rsid w:val="00D976A9"/>
    <w:rPr>
      <w:b/>
      <w:bCs/>
      <w:sz w:val="20"/>
      <w:szCs w:val="20"/>
    </w:rPr>
  </w:style>
  <w:style w:type="paragraph" w:styleId="Revision">
    <w:name w:val="Revision"/>
    <w:hidden/>
    <w:uiPriority w:val="99"/>
    <w:semiHidden/>
    <w:rsid w:val="00B234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47193501">
      <w:bodyDiv w:val="1"/>
      <w:marLeft w:val="0"/>
      <w:marRight w:val="0"/>
      <w:marTop w:val="0"/>
      <w:marBottom w:val="0"/>
      <w:divBdr>
        <w:top w:val="none" w:sz="0" w:space="0" w:color="auto"/>
        <w:left w:val="none" w:sz="0" w:space="0" w:color="auto"/>
        <w:bottom w:val="none" w:sz="0" w:space="0" w:color="auto"/>
        <w:right w:val="none" w:sz="0" w:space="0" w:color="auto"/>
      </w:divBdr>
      <w:divsChild>
        <w:div w:id="755176796">
          <w:marLeft w:val="0"/>
          <w:marRight w:val="0"/>
          <w:marTop w:val="0"/>
          <w:marBottom w:val="0"/>
          <w:divBdr>
            <w:top w:val="none" w:sz="0" w:space="0" w:color="auto"/>
            <w:left w:val="none" w:sz="0" w:space="0" w:color="auto"/>
            <w:bottom w:val="none" w:sz="0" w:space="0" w:color="auto"/>
            <w:right w:val="none" w:sz="0" w:space="0" w:color="auto"/>
          </w:divBdr>
        </w:div>
      </w:divsChild>
    </w:div>
    <w:div w:id="110562218">
      <w:bodyDiv w:val="1"/>
      <w:marLeft w:val="0"/>
      <w:marRight w:val="0"/>
      <w:marTop w:val="0"/>
      <w:marBottom w:val="0"/>
      <w:divBdr>
        <w:top w:val="none" w:sz="0" w:space="0" w:color="auto"/>
        <w:left w:val="none" w:sz="0" w:space="0" w:color="auto"/>
        <w:bottom w:val="none" w:sz="0" w:space="0" w:color="auto"/>
        <w:right w:val="none" w:sz="0" w:space="0" w:color="auto"/>
      </w:divBdr>
      <w:divsChild>
        <w:div w:id="523129341">
          <w:marLeft w:val="0"/>
          <w:marRight w:val="0"/>
          <w:marTop w:val="0"/>
          <w:marBottom w:val="0"/>
          <w:divBdr>
            <w:top w:val="none" w:sz="0" w:space="0" w:color="auto"/>
            <w:left w:val="none" w:sz="0" w:space="0" w:color="auto"/>
            <w:bottom w:val="none" w:sz="0" w:space="0" w:color="auto"/>
            <w:right w:val="none" w:sz="0" w:space="0" w:color="auto"/>
          </w:divBdr>
        </w:div>
      </w:divsChild>
    </w:div>
    <w:div w:id="134494310">
      <w:bodyDiv w:val="1"/>
      <w:marLeft w:val="0"/>
      <w:marRight w:val="0"/>
      <w:marTop w:val="0"/>
      <w:marBottom w:val="0"/>
      <w:divBdr>
        <w:top w:val="none" w:sz="0" w:space="0" w:color="auto"/>
        <w:left w:val="none" w:sz="0" w:space="0" w:color="auto"/>
        <w:bottom w:val="none" w:sz="0" w:space="0" w:color="auto"/>
        <w:right w:val="none" w:sz="0" w:space="0" w:color="auto"/>
      </w:divBdr>
    </w:div>
    <w:div w:id="246237009">
      <w:bodyDiv w:val="1"/>
      <w:marLeft w:val="0"/>
      <w:marRight w:val="0"/>
      <w:marTop w:val="0"/>
      <w:marBottom w:val="0"/>
      <w:divBdr>
        <w:top w:val="none" w:sz="0" w:space="0" w:color="auto"/>
        <w:left w:val="none" w:sz="0" w:space="0" w:color="auto"/>
        <w:bottom w:val="none" w:sz="0" w:space="0" w:color="auto"/>
        <w:right w:val="none" w:sz="0" w:space="0" w:color="auto"/>
      </w:divBdr>
    </w:div>
    <w:div w:id="287273740">
      <w:bodyDiv w:val="1"/>
      <w:marLeft w:val="0"/>
      <w:marRight w:val="0"/>
      <w:marTop w:val="0"/>
      <w:marBottom w:val="0"/>
      <w:divBdr>
        <w:top w:val="none" w:sz="0" w:space="0" w:color="auto"/>
        <w:left w:val="none" w:sz="0" w:space="0" w:color="auto"/>
        <w:bottom w:val="none" w:sz="0" w:space="0" w:color="auto"/>
        <w:right w:val="none" w:sz="0" w:space="0" w:color="auto"/>
      </w:divBdr>
    </w:div>
    <w:div w:id="305399639">
      <w:bodyDiv w:val="1"/>
      <w:marLeft w:val="0"/>
      <w:marRight w:val="0"/>
      <w:marTop w:val="0"/>
      <w:marBottom w:val="0"/>
      <w:divBdr>
        <w:top w:val="none" w:sz="0" w:space="0" w:color="auto"/>
        <w:left w:val="none" w:sz="0" w:space="0" w:color="auto"/>
        <w:bottom w:val="none" w:sz="0" w:space="0" w:color="auto"/>
        <w:right w:val="none" w:sz="0" w:space="0" w:color="auto"/>
      </w:divBdr>
      <w:divsChild>
        <w:div w:id="1423600411">
          <w:marLeft w:val="0"/>
          <w:marRight w:val="0"/>
          <w:marTop w:val="0"/>
          <w:marBottom w:val="0"/>
          <w:divBdr>
            <w:top w:val="none" w:sz="0" w:space="0" w:color="auto"/>
            <w:left w:val="none" w:sz="0" w:space="0" w:color="auto"/>
            <w:bottom w:val="none" w:sz="0" w:space="0" w:color="auto"/>
            <w:right w:val="none" w:sz="0" w:space="0" w:color="auto"/>
          </w:divBdr>
        </w:div>
      </w:divsChild>
    </w:div>
    <w:div w:id="470054605">
      <w:bodyDiv w:val="1"/>
      <w:marLeft w:val="0"/>
      <w:marRight w:val="0"/>
      <w:marTop w:val="0"/>
      <w:marBottom w:val="0"/>
      <w:divBdr>
        <w:top w:val="none" w:sz="0" w:space="0" w:color="auto"/>
        <w:left w:val="none" w:sz="0" w:space="0" w:color="auto"/>
        <w:bottom w:val="none" w:sz="0" w:space="0" w:color="auto"/>
        <w:right w:val="none" w:sz="0" w:space="0" w:color="auto"/>
      </w:divBdr>
    </w:div>
    <w:div w:id="471143319">
      <w:bodyDiv w:val="1"/>
      <w:marLeft w:val="0"/>
      <w:marRight w:val="0"/>
      <w:marTop w:val="0"/>
      <w:marBottom w:val="0"/>
      <w:divBdr>
        <w:top w:val="none" w:sz="0" w:space="0" w:color="auto"/>
        <w:left w:val="none" w:sz="0" w:space="0" w:color="auto"/>
        <w:bottom w:val="none" w:sz="0" w:space="0" w:color="auto"/>
        <w:right w:val="none" w:sz="0" w:space="0" w:color="auto"/>
      </w:divBdr>
      <w:divsChild>
        <w:div w:id="1857618037">
          <w:marLeft w:val="0"/>
          <w:marRight w:val="0"/>
          <w:marTop w:val="0"/>
          <w:marBottom w:val="0"/>
          <w:divBdr>
            <w:top w:val="none" w:sz="0" w:space="0" w:color="auto"/>
            <w:left w:val="none" w:sz="0" w:space="0" w:color="auto"/>
            <w:bottom w:val="none" w:sz="0" w:space="0" w:color="auto"/>
            <w:right w:val="none" w:sz="0" w:space="0" w:color="auto"/>
          </w:divBdr>
        </w:div>
      </w:divsChild>
    </w:div>
    <w:div w:id="493109806">
      <w:bodyDiv w:val="1"/>
      <w:marLeft w:val="0"/>
      <w:marRight w:val="0"/>
      <w:marTop w:val="0"/>
      <w:marBottom w:val="0"/>
      <w:divBdr>
        <w:top w:val="none" w:sz="0" w:space="0" w:color="auto"/>
        <w:left w:val="none" w:sz="0" w:space="0" w:color="auto"/>
        <w:bottom w:val="none" w:sz="0" w:space="0" w:color="auto"/>
        <w:right w:val="none" w:sz="0" w:space="0" w:color="auto"/>
      </w:divBdr>
    </w:div>
    <w:div w:id="497039794">
      <w:bodyDiv w:val="1"/>
      <w:marLeft w:val="0"/>
      <w:marRight w:val="0"/>
      <w:marTop w:val="0"/>
      <w:marBottom w:val="0"/>
      <w:divBdr>
        <w:top w:val="none" w:sz="0" w:space="0" w:color="auto"/>
        <w:left w:val="none" w:sz="0" w:space="0" w:color="auto"/>
        <w:bottom w:val="none" w:sz="0" w:space="0" w:color="auto"/>
        <w:right w:val="none" w:sz="0" w:space="0" w:color="auto"/>
      </w:divBdr>
    </w:div>
    <w:div w:id="531840169">
      <w:bodyDiv w:val="1"/>
      <w:marLeft w:val="0"/>
      <w:marRight w:val="0"/>
      <w:marTop w:val="0"/>
      <w:marBottom w:val="0"/>
      <w:divBdr>
        <w:top w:val="none" w:sz="0" w:space="0" w:color="auto"/>
        <w:left w:val="none" w:sz="0" w:space="0" w:color="auto"/>
        <w:bottom w:val="none" w:sz="0" w:space="0" w:color="auto"/>
        <w:right w:val="none" w:sz="0" w:space="0" w:color="auto"/>
      </w:divBdr>
      <w:divsChild>
        <w:div w:id="1357536347">
          <w:marLeft w:val="0"/>
          <w:marRight w:val="0"/>
          <w:marTop w:val="0"/>
          <w:marBottom w:val="0"/>
          <w:divBdr>
            <w:top w:val="none" w:sz="0" w:space="0" w:color="auto"/>
            <w:left w:val="none" w:sz="0" w:space="0" w:color="auto"/>
            <w:bottom w:val="none" w:sz="0" w:space="0" w:color="auto"/>
            <w:right w:val="none" w:sz="0" w:space="0" w:color="auto"/>
          </w:divBdr>
        </w:div>
      </w:divsChild>
    </w:div>
    <w:div w:id="548298108">
      <w:bodyDiv w:val="1"/>
      <w:marLeft w:val="0"/>
      <w:marRight w:val="0"/>
      <w:marTop w:val="0"/>
      <w:marBottom w:val="0"/>
      <w:divBdr>
        <w:top w:val="none" w:sz="0" w:space="0" w:color="auto"/>
        <w:left w:val="none" w:sz="0" w:space="0" w:color="auto"/>
        <w:bottom w:val="none" w:sz="0" w:space="0" w:color="auto"/>
        <w:right w:val="none" w:sz="0" w:space="0" w:color="auto"/>
      </w:divBdr>
    </w:div>
    <w:div w:id="560752142">
      <w:bodyDiv w:val="1"/>
      <w:marLeft w:val="0"/>
      <w:marRight w:val="0"/>
      <w:marTop w:val="0"/>
      <w:marBottom w:val="0"/>
      <w:divBdr>
        <w:top w:val="none" w:sz="0" w:space="0" w:color="auto"/>
        <w:left w:val="none" w:sz="0" w:space="0" w:color="auto"/>
        <w:bottom w:val="none" w:sz="0" w:space="0" w:color="auto"/>
        <w:right w:val="none" w:sz="0" w:space="0" w:color="auto"/>
      </w:divBdr>
      <w:divsChild>
        <w:div w:id="279844990">
          <w:marLeft w:val="0"/>
          <w:marRight w:val="0"/>
          <w:marTop w:val="0"/>
          <w:marBottom w:val="0"/>
          <w:divBdr>
            <w:top w:val="none" w:sz="0" w:space="0" w:color="auto"/>
            <w:left w:val="none" w:sz="0" w:space="0" w:color="auto"/>
            <w:bottom w:val="none" w:sz="0" w:space="0" w:color="auto"/>
            <w:right w:val="none" w:sz="0" w:space="0" w:color="auto"/>
          </w:divBdr>
        </w:div>
      </w:divsChild>
    </w:div>
    <w:div w:id="594677003">
      <w:bodyDiv w:val="1"/>
      <w:marLeft w:val="0"/>
      <w:marRight w:val="0"/>
      <w:marTop w:val="0"/>
      <w:marBottom w:val="0"/>
      <w:divBdr>
        <w:top w:val="none" w:sz="0" w:space="0" w:color="auto"/>
        <w:left w:val="none" w:sz="0" w:space="0" w:color="auto"/>
        <w:bottom w:val="none" w:sz="0" w:space="0" w:color="auto"/>
        <w:right w:val="none" w:sz="0" w:space="0" w:color="auto"/>
      </w:divBdr>
    </w:div>
    <w:div w:id="639462622">
      <w:bodyDiv w:val="1"/>
      <w:marLeft w:val="0"/>
      <w:marRight w:val="0"/>
      <w:marTop w:val="0"/>
      <w:marBottom w:val="0"/>
      <w:divBdr>
        <w:top w:val="none" w:sz="0" w:space="0" w:color="auto"/>
        <w:left w:val="none" w:sz="0" w:space="0" w:color="auto"/>
        <w:bottom w:val="none" w:sz="0" w:space="0" w:color="auto"/>
        <w:right w:val="none" w:sz="0" w:space="0" w:color="auto"/>
      </w:divBdr>
      <w:divsChild>
        <w:div w:id="409276158">
          <w:marLeft w:val="0"/>
          <w:marRight w:val="0"/>
          <w:marTop w:val="0"/>
          <w:marBottom w:val="0"/>
          <w:divBdr>
            <w:top w:val="none" w:sz="0" w:space="0" w:color="auto"/>
            <w:left w:val="none" w:sz="0" w:space="0" w:color="auto"/>
            <w:bottom w:val="none" w:sz="0" w:space="0" w:color="auto"/>
            <w:right w:val="none" w:sz="0" w:space="0" w:color="auto"/>
          </w:divBdr>
        </w:div>
      </w:divsChild>
    </w:div>
    <w:div w:id="723023740">
      <w:bodyDiv w:val="1"/>
      <w:marLeft w:val="0"/>
      <w:marRight w:val="0"/>
      <w:marTop w:val="0"/>
      <w:marBottom w:val="0"/>
      <w:divBdr>
        <w:top w:val="none" w:sz="0" w:space="0" w:color="auto"/>
        <w:left w:val="none" w:sz="0" w:space="0" w:color="auto"/>
        <w:bottom w:val="none" w:sz="0" w:space="0" w:color="auto"/>
        <w:right w:val="none" w:sz="0" w:space="0" w:color="auto"/>
      </w:divBdr>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839151490">
      <w:bodyDiv w:val="1"/>
      <w:marLeft w:val="0"/>
      <w:marRight w:val="0"/>
      <w:marTop w:val="0"/>
      <w:marBottom w:val="0"/>
      <w:divBdr>
        <w:top w:val="none" w:sz="0" w:space="0" w:color="auto"/>
        <w:left w:val="none" w:sz="0" w:space="0" w:color="auto"/>
        <w:bottom w:val="none" w:sz="0" w:space="0" w:color="auto"/>
        <w:right w:val="none" w:sz="0" w:space="0" w:color="auto"/>
      </w:divBdr>
    </w:div>
    <w:div w:id="840966893">
      <w:bodyDiv w:val="1"/>
      <w:marLeft w:val="0"/>
      <w:marRight w:val="0"/>
      <w:marTop w:val="0"/>
      <w:marBottom w:val="0"/>
      <w:divBdr>
        <w:top w:val="none" w:sz="0" w:space="0" w:color="auto"/>
        <w:left w:val="none" w:sz="0" w:space="0" w:color="auto"/>
        <w:bottom w:val="none" w:sz="0" w:space="0" w:color="auto"/>
        <w:right w:val="none" w:sz="0" w:space="0" w:color="auto"/>
      </w:divBdr>
    </w:div>
    <w:div w:id="877859585">
      <w:bodyDiv w:val="1"/>
      <w:marLeft w:val="0"/>
      <w:marRight w:val="0"/>
      <w:marTop w:val="0"/>
      <w:marBottom w:val="0"/>
      <w:divBdr>
        <w:top w:val="none" w:sz="0" w:space="0" w:color="auto"/>
        <w:left w:val="none" w:sz="0" w:space="0" w:color="auto"/>
        <w:bottom w:val="none" w:sz="0" w:space="0" w:color="auto"/>
        <w:right w:val="none" w:sz="0" w:space="0" w:color="auto"/>
      </w:divBdr>
    </w:div>
    <w:div w:id="905535267">
      <w:bodyDiv w:val="1"/>
      <w:marLeft w:val="0"/>
      <w:marRight w:val="0"/>
      <w:marTop w:val="0"/>
      <w:marBottom w:val="0"/>
      <w:divBdr>
        <w:top w:val="none" w:sz="0" w:space="0" w:color="auto"/>
        <w:left w:val="none" w:sz="0" w:space="0" w:color="auto"/>
        <w:bottom w:val="none" w:sz="0" w:space="0" w:color="auto"/>
        <w:right w:val="none" w:sz="0" w:space="0" w:color="auto"/>
      </w:divBdr>
    </w:div>
    <w:div w:id="928347285">
      <w:bodyDiv w:val="1"/>
      <w:marLeft w:val="0"/>
      <w:marRight w:val="0"/>
      <w:marTop w:val="0"/>
      <w:marBottom w:val="0"/>
      <w:divBdr>
        <w:top w:val="none" w:sz="0" w:space="0" w:color="auto"/>
        <w:left w:val="none" w:sz="0" w:space="0" w:color="auto"/>
        <w:bottom w:val="none" w:sz="0" w:space="0" w:color="auto"/>
        <w:right w:val="none" w:sz="0" w:space="0" w:color="auto"/>
      </w:divBdr>
    </w:div>
    <w:div w:id="940651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6794">
          <w:marLeft w:val="0"/>
          <w:marRight w:val="0"/>
          <w:marTop w:val="0"/>
          <w:marBottom w:val="0"/>
          <w:divBdr>
            <w:top w:val="none" w:sz="0" w:space="0" w:color="auto"/>
            <w:left w:val="none" w:sz="0" w:space="0" w:color="auto"/>
            <w:bottom w:val="none" w:sz="0" w:space="0" w:color="auto"/>
            <w:right w:val="none" w:sz="0" w:space="0" w:color="auto"/>
          </w:divBdr>
          <w:divsChild>
            <w:div w:id="1161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378">
      <w:bodyDiv w:val="1"/>
      <w:marLeft w:val="0"/>
      <w:marRight w:val="0"/>
      <w:marTop w:val="0"/>
      <w:marBottom w:val="0"/>
      <w:divBdr>
        <w:top w:val="none" w:sz="0" w:space="0" w:color="auto"/>
        <w:left w:val="none" w:sz="0" w:space="0" w:color="auto"/>
        <w:bottom w:val="none" w:sz="0" w:space="0" w:color="auto"/>
        <w:right w:val="none" w:sz="0" w:space="0" w:color="auto"/>
      </w:divBdr>
      <w:divsChild>
        <w:div w:id="515659550">
          <w:marLeft w:val="0"/>
          <w:marRight w:val="0"/>
          <w:marTop w:val="0"/>
          <w:marBottom w:val="0"/>
          <w:divBdr>
            <w:top w:val="none" w:sz="0" w:space="0" w:color="auto"/>
            <w:left w:val="none" w:sz="0" w:space="0" w:color="auto"/>
            <w:bottom w:val="none" w:sz="0" w:space="0" w:color="auto"/>
            <w:right w:val="none" w:sz="0" w:space="0" w:color="auto"/>
          </w:divBdr>
          <w:divsChild>
            <w:div w:id="1094279553">
              <w:marLeft w:val="0"/>
              <w:marRight w:val="0"/>
              <w:marTop w:val="0"/>
              <w:marBottom w:val="0"/>
              <w:divBdr>
                <w:top w:val="none" w:sz="0" w:space="0" w:color="auto"/>
                <w:left w:val="none" w:sz="0" w:space="0" w:color="auto"/>
                <w:bottom w:val="none" w:sz="0" w:space="0" w:color="auto"/>
                <w:right w:val="none" w:sz="0" w:space="0" w:color="auto"/>
              </w:divBdr>
            </w:div>
            <w:div w:id="10691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96303">
      <w:bodyDiv w:val="1"/>
      <w:marLeft w:val="0"/>
      <w:marRight w:val="0"/>
      <w:marTop w:val="0"/>
      <w:marBottom w:val="0"/>
      <w:divBdr>
        <w:top w:val="none" w:sz="0" w:space="0" w:color="auto"/>
        <w:left w:val="none" w:sz="0" w:space="0" w:color="auto"/>
        <w:bottom w:val="none" w:sz="0" w:space="0" w:color="auto"/>
        <w:right w:val="none" w:sz="0" w:space="0" w:color="auto"/>
      </w:divBdr>
    </w:div>
    <w:div w:id="1048188701">
      <w:bodyDiv w:val="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
      </w:divsChild>
    </w:div>
    <w:div w:id="1074618812">
      <w:bodyDiv w:val="1"/>
      <w:marLeft w:val="0"/>
      <w:marRight w:val="0"/>
      <w:marTop w:val="0"/>
      <w:marBottom w:val="0"/>
      <w:divBdr>
        <w:top w:val="none" w:sz="0" w:space="0" w:color="auto"/>
        <w:left w:val="none" w:sz="0" w:space="0" w:color="auto"/>
        <w:bottom w:val="none" w:sz="0" w:space="0" w:color="auto"/>
        <w:right w:val="none" w:sz="0" w:space="0" w:color="auto"/>
      </w:divBdr>
    </w:div>
    <w:div w:id="1148322536">
      <w:bodyDiv w:val="1"/>
      <w:marLeft w:val="0"/>
      <w:marRight w:val="0"/>
      <w:marTop w:val="0"/>
      <w:marBottom w:val="0"/>
      <w:divBdr>
        <w:top w:val="none" w:sz="0" w:space="0" w:color="auto"/>
        <w:left w:val="none" w:sz="0" w:space="0" w:color="auto"/>
        <w:bottom w:val="none" w:sz="0" w:space="0" w:color="auto"/>
        <w:right w:val="none" w:sz="0" w:space="0" w:color="auto"/>
      </w:divBdr>
    </w:div>
    <w:div w:id="1166899975">
      <w:bodyDiv w:val="1"/>
      <w:marLeft w:val="0"/>
      <w:marRight w:val="0"/>
      <w:marTop w:val="0"/>
      <w:marBottom w:val="0"/>
      <w:divBdr>
        <w:top w:val="none" w:sz="0" w:space="0" w:color="auto"/>
        <w:left w:val="none" w:sz="0" w:space="0" w:color="auto"/>
        <w:bottom w:val="none" w:sz="0" w:space="0" w:color="auto"/>
        <w:right w:val="none" w:sz="0" w:space="0" w:color="auto"/>
      </w:divBdr>
    </w:div>
    <w:div w:id="1179659620">
      <w:bodyDiv w:val="1"/>
      <w:marLeft w:val="0"/>
      <w:marRight w:val="0"/>
      <w:marTop w:val="0"/>
      <w:marBottom w:val="0"/>
      <w:divBdr>
        <w:top w:val="none" w:sz="0" w:space="0" w:color="auto"/>
        <w:left w:val="none" w:sz="0" w:space="0" w:color="auto"/>
        <w:bottom w:val="none" w:sz="0" w:space="0" w:color="auto"/>
        <w:right w:val="none" w:sz="0" w:space="0" w:color="auto"/>
      </w:divBdr>
      <w:divsChild>
        <w:div w:id="2035155913">
          <w:marLeft w:val="0"/>
          <w:marRight w:val="0"/>
          <w:marTop w:val="0"/>
          <w:marBottom w:val="0"/>
          <w:divBdr>
            <w:top w:val="none" w:sz="0" w:space="0" w:color="auto"/>
            <w:left w:val="none" w:sz="0" w:space="0" w:color="auto"/>
            <w:bottom w:val="none" w:sz="0" w:space="0" w:color="auto"/>
            <w:right w:val="none" w:sz="0" w:space="0" w:color="auto"/>
          </w:divBdr>
        </w:div>
      </w:divsChild>
    </w:div>
    <w:div w:id="1195077035">
      <w:bodyDiv w:val="1"/>
      <w:marLeft w:val="0"/>
      <w:marRight w:val="0"/>
      <w:marTop w:val="0"/>
      <w:marBottom w:val="0"/>
      <w:divBdr>
        <w:top w:val="none" w:sz="0" w:space="0" w:color="auto"/>
        <w:left w:val="none" w:sz="0" w:space="0" w:color="auto"/>
        <w:bottom w:val="none" w:sz="0" w:space="0" w:color="auto"/>
        <w:right w:val="none" w:sz="0" w:space="0" w:color="auto"/>
      </w:divBdr>
      <w:divsChild>
        <w:div w:id="703752541">
          <w:marLeft w:val="0"/>
          <w:marRight w:val="0"/>
          <w:marTop w:val="0"/>
          <w:marBottom w:val="0"/>
          <w:divBdr>
            <w:top w:val="none" w:sz="0" w:space="0" w:color="auto"/>
            <w:left w:val="none" w:sz="0" w:space="0" w:color="auto"/>
            <w:bottom w:val="none" w:sz="0" w:space="0" w:color="auto"/>
            <w:right w:val="none" w:sz="0" w:space="0" w:color="auto"/>
          </w:divBdr>
          <w:divsChild>
            <w:div w:id="618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943">
      <w:bodyDiv w:val="1"/>
      <w:marLeft w:val="0"/>
      <w:marRight w:val="0"/>
      <w:marTop w:val="0"/>
      <w:marBottom w:val="0"/>
      <w:divBdr>
        <w:top w:val="none" w:sz="0" w:space="0" w:color="auto"/>
        <w:left w:val="none" w:sz="0" w:space="0" w:color="auto"/>
        <w:bottom w:val="none" w:sz="0" w:space="0" w:color="auto"/>
        <w:right w:val="none" w:sz="0" w:space="0" w:color="auto"/>
      </w:divBdr>
    </w:div>
    <w:div w:id="1377970325">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sChild>
        <w:div w:id="1772241787">
          <w:marLeft w:val="0"/>
          <w:marRight w:val="0"/>
          <w:marTop w:val="0"/>
          <w:marBottom w:val="0"/>
          <w:divBdr>
            <w:top w:val="none" w:sz="0" w:space="0" w:color="auto"/>
            <w:left w:val="none" w:sz="0" w:space="0" w:color="auto"/>
            <w:bottom w:val="none" w:sz="0" w:space="0" w:color="auto"/>
            <w:right w:val="none" w:sz="0" w:space="0" w:color="auto"/>
          </w:divBdr>
          <w:divsChild>
            <w:div w:id="1628320506">
              <w:marLeft w:val="0"/>
              <w:marRight w:val="0"/>
              <w:marTop w:val="0"/>
              <w:marBottom w:val="0"/>
              <w:divBdr>
                <w:top w:val="none" w:sz="0" w:space="0" w:color="auto"/>
                <w:left w:val="none" w:sz="0" w:space="0" w:color="auto"/>
                <w:bottom w:val="none" w:sz="0" w:space="0" w:color="auto"/>
                <w:right w:val="none" w:sz="0" w:space="0" w:color="auto"/>
              </w:divBdr>
            </w:div>
            <w:div w:id="10891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05">
      <w:bodyDiv w:val="1"/>
      <w:marLeft w:val="0"/>
      <w:marRight w:val="0"/>
      <w:marTop w:val="0"/>
      <w:marBottom w:val="0"/>
      <w:divBdr>
        <w:top w:val="none" w:sz="0" w:space="0" w:color="auto"/>
        <w:left w:val="none" w:sz="0" w:space="0" w:color="auto"/>
        <w:bottom w:val="none" w:sz="0" w:space="0" w:color="auto"/>
        <w:right w:val="none" w:sz="0" w:space="0" w:color="auto"/>
      </w:divBdr>
      <w:divsChild>
        <w:div w:id="518592142">
          <w:marLeft w:val="0"/>
          <w:marRight w:val="0"/>
          <w:marTop w:val="0"/>
          <w:marBottom w:val="0"/>
          <w:divBdr>
            <w:top w:val="none" w:sz="0" w:space="0" w:color="auto"/>
            <w:left w:val="none" w:sz="0" w:space="0" w:color="auto"/>
            <w:bottom w:val="none" w:sz="0" w:space="0" w:color="auto"/>
            <w:right w:val="none" w:sz="0" w:space="0" w:color="auto"/>
          </w:divBdr>
        </w:div>
      </w:divsChild>
    </w:div>
    <w:div w:id="1474566523">
      <w:bodyDiv w:val="1"/>
      <w:marLeft w:val="0"/>
      <w:marRight w:val="0"/>
      <w:marTop w:val="0"/>
      <w:marBottom w:val="0"/>
      <w:divBdr>
        <w:top w:val="none" w:sz="0" w:space="0" w:color="auto"/>
        <w:left w:val="none" w:sz="0" w:space="0" w:color="auto"/>
        <w:bottom w:val="none" w:sz="0" w:space="0" w:color="auto"/>
        <w:right w:val="none" w:sz="0" w:space="0" w:color="auto"/>
      </w:divBdr>
      <w:divsChild>
        <w:div w:id="1029644489">
          <w:marLeft w:val="0"/>
          <w:marRight w:val="0"/>
          <w:marTop w:val="0"/>
          <w:marBottom w:val="0"/>
          <w:divBdr>
            <w:top w:val="none" w:sz="0" w:space="0" w:color="auto"/>
            <w:left w:val="none" w:sz="0" w:space="0" w:color="auto"/>
            <w:bottom w:val="none" w:sz="0" w:space="0" w:color="auto"/>
            <w:right w:val="none" w:sz="0" w:space="0" w:color="auto"/>
          </w:divBdr>
        </w:div>
      </w:divsChild>
    </w:div>
    <w:div w:id="1508442194">
      <w:bodyDiv w:val="1"/>
      <w:marLeft w:val="0"/>
      <w:marRight w:val="0"/>
      <w:marTop w:val="0"/>
      <w:marBottom w:val="0"/>
      <w:divBdr>
        <w:top w:val="none" w:sz="0" w:space="0" w:color="auto"/>
        <w:left w:val="none" w:sz="0" w:space="0" w:color="auto"/>
        <w:bottom w:val="none" w:sz="0" w:space="0" w:color="auto"/>
        <w:right w:val="none" w:sz="0" w:space="0" w:color="auto"/>
      </w:divBdr>
    </w:div>
    <w:div w:id="1571697466">
      <w:bodyDiv w:val="1"/>
      <w:marLeft w:val="0"/>
      <w:marRight w:val="0"/>
      <w:marTop w:val="0"/>
      <w:marBottom w:val="0"/>
      <w:divBdr>
        <w:top w:val="none" w:sz="0" w:space="0" w:color="auto"/>
        <w:left w:val="none" w:sz="0" w:space="0" w:color="auto"/>
        <w:bottom w:val="none" w:sz="0" w:space="0" w:color="auto"/>
        <w:right w:val="none" w:sz="0" w:space="0" w:color="auto"/>
      </w:divBdr>
      <w:divsChild>
        <w:div w:id="1691492894">
          <w:marLeft w:val="0"/>
          <w:marRight w:val="0"/>
          <w:marTop w:val="0"/>
          <w:marBottom w:val="0"/>
          <w:divBdr>
            <w:top w:val="none" w:sz="0" w:space="0" w:color="auto"/>
            <w:left w:val="none" w:sz="0" w:space="0" w:color="auto"/>
            <w:bottom w:val="none" w:sz="0" w:space="0" w:color="auto"/>
            <w:right w:val="none" w:sz="0" w:space="0" w:color="auto"/>
          </w:divBdr>
        </w:div>
      </w:divsChild>
    </w:div>
    <w:div w:id="1577284598">
      <w:bodyDiv w:val="1"/>
      <w:marLeft w:val="0"/>
      <w:marRight w:val="0"/>
      <w:marTop w:val="0"/>
      <w:marBottom w:val="0"/>
      <w:divBdr>
        <w:top w:val="none" w:sz="0" w:space="0" w:color="auto"/>
        <w:left w:val="none" w:sz="0" w:space="0" w:color="auto"/>
        <w:bottom w:val="none" w:sz="0" w:space="0" w:color="auto"/>
        <w:right w:val="none" w:sz="0" w:space="0" w:color="auto"/>
      </w:divBdr>
    </w:div>
    <w:div w:id="1586525258">
      <w:bodyDiv w:val="1"/>
      <w:marLeft w:val="0"/>
      <w:marRight w:val="0"/>
      <w:marTop w:val="0"/>
      <w:marBottom w:val="0"/>
      <w:divBdr>
        <w:top w:val="none" w:sz="0" w:space="0" w:color="auto"/>
        <w:left w:val="none" w:sz="0" w:space="0" w:color="auto"/>
        <w:bottom w:val="none" w:sz="0" w:space="0" w:color="auto"/>
        <w:right w:val="none" w:sz="0" w:space="0" w:color="auto"/>
      </w:divBdr>
    </w:div>
    <w:div w:id="1588928048">
      <w:bodyDiv w:val="1"/>
      <w:marLeft w:val="0"/>
      <w:marRight w:val="0"/>
      <w:marTop w:val="0"/>
      <w:marBottom w:val="0"/>
      <w:divBdr>
        <w:top w:val="none" w:sz="0" w:space="0" w:color="auto"/>
        <w:left w:val="none" w:sz="0" w:space="0" w:color="auto"/>
        <w:bottom w:val="none" w:sz="0" w:space="0" w:color="auto"/>
        <w:right w:val="none" w:sz="0" w:space="0" w:color="auto"/>
      </w:divBdr>
    </w:div>
    <w:div w:id="1700156548">
      <w:bodyDiv w:val="1"/>
      <w:marLeft w:val="0"/>
      <w:marRight w:val="0"/>
      <w:marTop w:val="0"/>
      <w:marBottom w:val="0"/>
      <w:divBdr>
        <w:top w:val="none" w:sz="0" w:space="0" w:color="auto"/>
        <w:left w:val="none" w:sz="0" w:space="0" w:color="auto"/>
        <w:bottom w:val="none" w:sz="0" w:space="0" w:color="auto"/>
        <w:right w:val="none" w:sz="0" w:space="0" w:color="auto"/>
      </w:divBdr>
    </w:div>
    <w:div w:id="1726103392">
      <w:bodyDiv w:val="1"/>
      <w:marLeft w:val="0"/>
      <w:marRight w:val="0"/>
      <w:marTop w:val="0"/>
      <w:marBottom w:val="0"/>
      <w:divBdr>
        <w:top w:val="none" w:sz="0" w:space="0" w:color="auto"/>
        <w:left w:val="none" w:sz="0" w:space="0" w:color="auto"/>
        <w:bottom w:val="none" w:sz="0" w:space="0" w:color="auto"/>
        <w:right w:val="none" w:sz="0" w:space="0" w:color="auto"/>
      </w:divBdr>
    </w:div>
    <w:div w:id="1731613926">
      <w:bodyDiv w:val="1"/>
      <w:marLeft w:val="0"/>
      <w:marRight w:val="0"/>
      <w:marTop w:val="0"/>
      <w:marBottom w:val="0"/>
      <w:divBdr>
        <w:top w:val="none" w:sz="0" w:space="0" w:color="auto"/>
        <w:left w:val="none" w:sz="0" w:space="0" w:color="auto"/>
        <w:bottom w:val="none" w:sz="0" w:space="0" w:color="auto"/>
        <w:right w:val="none" w:sz="0" w:space="0" w:color="auto"/>
      </w:divBdr>
    </w:div>
    <w:div w:id="1786844283">
      <w:bodyDiv w:val="1"/>
      <w:marLeft w:val="0"/>
      <w:marRight w:val="0"/>
      <w:marTop w:val="0"/>
      <w:marBottom w:val="0"/>
      <w:divBdr>
        <w:top w:val="none" w:sz="0" w:space="0" w:color="auto"/>
        <w:left w:val="none" w:sz="0" w:space="0" w:color="auto"/>
        <w:bottom w:val="none" w:sz="0" w:space="0" w:color="auto"/>
        <w:right w:val="none" w:sz="0" w:space="0" w:color="auto"/>
      </w:divBdr>
    </w:div>
    <w:div w:id="1791901350">
      <w:bodyDiv w:val="1"/>
      <w:marLeft w:val="0"/>
      <w:marRight w:val="0"/>
      <w:marTop w:val="0"/>
      <w:marBottom w:val="0"/>
      <w:divBdr>
        <w:top w:val="none" w:sz="0" w:space="0" w:color="auto"/>
        <w:left w:val="none" w:sz="0" w:space="0" w:color="auto"/>
        <w:bottom w:val="none" w:sz="0" w:space="0" w:color="auto"/>
        <w:right w:val="none" w:sz="0" w:space="0" w:color="auto"/>
      </w:divBdr>
    </w:div>
    <w:div w:id="1866626216">
      <w:bodyDiv w:val="1"/>
      <w:marLeft w:val="0"/>
      <w:marRight w:val="0"/>
      <w:marTop w:val="0"/>
      <w:marBottom w:val="0"/>
      <w:divBdr>
        <w:top w:val="none" w:sz="0" w:space="0" w:color="auto"/>
        <w:left w:val="none" w:sz="0" w:space="0" w:color="auto"/>
        <w:bottom w:val="none" w:sz="0" w:space="0" w:color="auto"/>
        <w:right w:val="none" w:sz="0" w:space="0" w:color="auto"/>
      </w:divBdr>
    </w:div>
    <w:div w:id="1991670541">
      <w:bodyDiv w:val="1"/>
      <w:marLeft w:val="0"/>
      <w:marRight w:val="0"/>
      <w:marTop w:val="0"/>
      <w:marBottom w:val="0"/>
      <w:divBdr>
        <w:top w:val="none" w:sz="0" w:space="0" w:color="auto"/>
        <w:left w:val="none" w:sz="0" w:space="0" w:color="auto"/>
        <w:bottom w:val="none" w:sz="0" w:space="0" w:color="auto"/>
        <w:right w:val="none" w:sz="0" w:space="0" w:color="auto"/>
      </w:divBdr>
    </w:div>
    <w:div w:id="202107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chweinberger@uq.edu.au"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65/kq2v-9g52"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mailto:sam.hames@uq.edu.a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paula.rautionaho@uef.fi"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21545-5895-4212-A9E7-A01918292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15447</Words>
  <Characters>88048</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2025-09-30T06:49:00Z</dcterms:created>
  <dcterms:modified xsi:type="dcterms:W3CDTF">2025-10-02T07:10:00Z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2025-09-29T22:29:25Z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fdbe9f36-63e3-4753-bc57-269696ecb6ba</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